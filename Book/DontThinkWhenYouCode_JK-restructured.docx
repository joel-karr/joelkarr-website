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288039353"/>
        <w:docPartObj>
          <w:docPartGallery w:val="Cover Pages"/>
          <w:docPartUnique/>
        </w:docPartObj>
      </w:sdtPr>
      <w:sdtEndPr>
        <w:rPr>
          <w:color w:val="auto"/>
        </w:rPr>
      </w:sdtEndPr>
      <w:sdtContent>
        <w:p w14:paraId="0EE167C2" w14:textId="7DF92215" w:rsidR="00374B0B" w:rsidRDefault="00374B0B">
          <w:pPr>
            <w:pStyle w:val="NoSpacing"/>
            <w:spacing w:before="1540" w:after="240"/>
            <w:jc w:val="center"/>
            <w:rPr>
              <w:color w:val="156082" w:themeColor="accent1"/>
            </w:rPr>
          </w:pPr>
          <w:r>
            <w:rPr>
              <w:noProof/>
              <w:color w:val="156082" w:themeColor="accent1"/>
            </w:rPr>
            <w:drawing>
              <wp:inline distT="0" distB="0" distL="0" distR="0" wp14:anchorId="76D0528A" wp14:editId="30FB5E1D">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56"/>
              <w:szCs w:val="56"/>
            </w:rPr>
            <w:alias w:val="Title"/>
            <w:tag w:val=""/>
            <w:id w:val="1735040861"/>
            <w:placeholder>
              <w:docPart w:val="693348071E4D4C99A7168DB19FDF65CE"/>
            </w:placeholder>
            <w:dataBinding w:prefixMappings="xmlns:ns0='http://purl.org/dc/elements/1.1/' xmlns:ns1='http://schemas.openxmlformats.org/package/2006/metadata/core-properties' " w:xpath="/ns1:coreProperties[1]/ns0:title[1]" w:storeItemID="{6C3C8BC8-F283-45AE-878A-BAB7291924A1}"/>
            <w:text/>
          </w:sdtPr>
          <w:sdtContent>
            <w:p w14:paraId="785631D9" w14:textId="07837212" w:rsidR="00374B0B" w:rsidRPr="00374B0B" w:rsidRDefault="00374B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56"/>
                  <w:szCs w:val="56"/>
                </w:rPr>
              </w:pPr>
              <w:r>
                <w:rPr>
                  <w:rFonts w:asciiTheme="majorHAnsi" w:eastAsiaTheme="majorEastAsia" w:hAnsiTheme="majorHAnsi" w:cstheme="majorBidi"/>
                  <w:caps/>
                  <w:color w:val="156082" w:themeColor="accent1"/>
                  <w:sz w:val="56"/>
                  <w:szCs w:val="56"/>
                </w:rPr>
                <w:t>Don’t Think When You Code</w:t>
              </w:r>
            </w:p>
          </w:sdtContent>
        </w:sdt>
        <w:sdt>
          <w:sdtPr>
            <w:rPr>
              <w:color w:val="156082" w:themeColor="accent1"/>
              <w:sz w:val="28"/>
              <w:szCs w:val="28"/>
            </w:rPr>
            <w:alias w:val="Subtitle"/>
            <w:tag w:val=""/>
            <w:id w:val="328029620"/>
            <w:placeholder>
              <w:docPart w:val="1CF1B6F120F34272A89F9B49C6DC6927"/>
            </w:placeholder>
            <w:dataBinding w:prefixMappings="xmlns:ns0='http://purl.org/dc/elements/1.1/' xmlns:ns1='http://schemas.openxmlformats.org/package/2006/metadata/core-properties' " w:xpath="/ns1:coreProperties[1]/ns0:subject[1]" w:storeItemID="{6C3C8BC8-F283-45AE-878A-BAB7291924A1}"/>
            <w:text/>
          </w:sdtPr>
          <w:sdtContent>
            <w:p w14:paraId="1DC350C3" w14:textId="7811D246" w:rsidR="00374B0B" w:rsidRDefault="00A524F1">
              <w:pPr>
                <w:pStyle w:val="NoSpacing"/>
                <w:jc w:val="center"/>
                <w:rPr>
                  <w:color w:val="156082" w:themeColor="accent1"/>
                  <w:sz w:val="28"/>
                  <w:szCs w:val="28"/>
                </w:rPr>
              </w:pPr>
              <w:r>
                <w:rPr>
                  <w:color w:val="156082" w:themeColor="accent1"/>
                  <w:sz w:val="28"/>
                  <w:szCs w:val="28"/>
                </w:rPr>
                <w:t>By Joel Karr</w:t>
              </w:r>
            </w:p>
          </w:sdtContent>
        </w:sdt>
        <w:p w14:paraId="68FE174A" w14:textId="473455BA" w:rsidR="00374B0B" w:rsidRDefault="00374B0B">
          <w:pPr>
            <w:pStyle w:val="NoSpacing"/>
            <w:spacing w:before="480"/>
            <w:jc w:val="center"/>
            <w:rPr>
              <w:color w:val="156082" w:themeColor="accent1"/>
            </w:rPr>
          </w:pPr>
          <w:r>
            <w:rPr>
              <w:noProof/>
              <w:color w:val="156082" w:themeColor="accent1"/>
            </w:rPr>
            <w:drawing>
              <wp:inline distT="0" distB="0" distL="0" distR="0" wp14:anchorId="63EC8833" wp14:editId="3DC995B0">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FAE8326" w14:textId="0BF0C17F" w:rsidR="00374B0B" w:rsidRDefault="00374B0B">
          <w:pPr>
            <w:rPr>
              <w:rFonts w:asciiTheme="majorHAnsi" w:eastAsiaTheme="majorEastAsia" w:hAnsiTheme="majorHAnsi" w:cstheme="majorBidi"/>
              <w:color w:val="0F4761" w:themeColor="accent1" w:themeShade="BF"/>
              <w:sz w:val="32"/>
              <w:szCs w:val="32"/>
            </w:rPr>
          </w:pPr>
          <w:r>
            <w:br w:type="page"/>
          </w:r>
        </w:p>
      </w:sdtContent>
    </w:sdt>
    <w:p w14:paraId="54032943" w14:textId="77777777" w:rsidR="00374B0B" w:rsidRDefault="00374B0B" w:rsidP="00FA36F3">
      <w:pPr>
        <w:pStyle w:val="Heading2"/>
      </w:pPr>
    </w:p>
    <w:sdt>
      <w:sdtPr>
        <w:rPr>
          <w:rFonts w:asciiTheme="minorHAnsi" w:eastAsiaTheme="minorHAnsi" w:hAnsiTheme="minorHAnsi" w:cstheme="minorBidi"/>
          <w:color w:val="auto"/>
          <w:kern w:val="2"/>
          <w:sz w:val="24"/>
          <w:szCs w:val="24"/>
          <w14:ligatures w14:val="standardContextual"/>
        </w:rPr>
        <w:id w:val="1041626623"/>
        <w:docPartObj>
          <w:docPartGallery w:val="Table of Contents"/>
          <w:docPartUnique/>
        </w:docPartObj>
      </w:sdtPr>
      <w:sdtEndPr>
        <w:rPr>
          <w:b/>
          <w:bCs/>
          <w:noProof/>
        </w:rPr>
      </w:sdtEndPr>
      <w:sdtContent>
        <w:p w14:paraId="130C964B" w14:textId="5B45C7B1" w:rsidR="00AA1049" w:rsidRDefault="00AA1049">
          <w:pPr>
            <w:pStyle w:val="TOCHeading"/>
          </w:pPr>
          <w:r>
            <w:t>Contents</w:t>
          </w:r>
        </w:p>
        <w:p w14:paraId="5FE8B76A" w14:textId="51FDBEFB" w:rsidR="004A722F" w:rsidRDefault="00AA1049">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24480551" w:history="1">
            <w:r w:rsidR="004A722F" w:rsidRPr="00CD5FD2">
              <w:rPr>
                <w:rStyle w:val="Hyperlink"/>
                <w:noProof/>
              </w:rPr>
              <w:t xml:space="preserve">Introduction </w:t>
            </w:r>
            <w:r w:rsidR="004A722F">
              <w:rPr>
                <w:noProof/>
                <w:webHidden/>
              </w:rPr>
              <w:tab/>
            </w:r>
            <w:r w:rsidR="004A722F">
              <w:rPr>
                <w:noProof/>
                <w:webHidden/>
              </w:rPr>
              <w:fldChar w:fldCharType="begin"/>
            </w:r>
            <w:r w:rsidR="004A722F">
              <w:rPr>
                <w:noProof/>
                <w:webHidden/>
              </w:rPr>
              <w:instrText xml:space="preserve"> PAGEREF _Toc224480551 \h </w:instrText>
            </w:r>
            <w:r w:rsidR="004A722F">
              <w:rPr>
                <w:noProof/>
                <w:webHidden/>
              </w:rPr>
            </w:r>
            <w:r w:rsidR="004A722F">
              <w:rPr>
                <w:noProof/>
                <w:webHidden/>
              </w:rPr>
              <w:fldChar w:fldCharType="separate"/>
            </w:r>
            <w:r w:rsidR="004A722F">
              <w:rPr>
                <w:noProof/>
                <w:webHidden/>
              </w:rPr>
              <w:t>11</w:t>
            </w:r>
            <w:r w:rsidR="004A722F">
              <w:rPr>
                <w:noProof/>
                <w:webHidden/>
              </w:rPr>
              <w:fldChar w:fldCharType="end"/>
            </w:r>
          </w:hyperlink>
        </w:p>
        <w:p w14:paraId="7DD13D56" w14:textId="728175DB" w:rsidR="004A722F" w:rsidRDefault="004A722F">
          <w:pPr>
            <w:pStyle w:val="TOC2"/>
            <w:tabs>
              <w:tab w:val="right" w:leader="dot" w:pos="9350"/>
            </w:tabs>
            <w:rPr>
              <w:rFonts w:eastAsiaTheme="minorEastAsia"/>
              <w:noProof/>
            </w:rPr>
          </w:pPr>
          <w:hyperlink w:anchor="_Toc224480552" w:history="1">
            <w:r w:rsidRPr="00CD5FD2">
              <w:rPr>
                <w:rStyle w:val="Hyperlink"/>
                <w:noProof/>
              </w:rPr>
              <w:t>One</w:t>
            </w:r>
            <w:r>
              <w:rPr>
                <w:noProof/>
                <w:webHidden/>
              </w:rPr>
              <w:tab/>
            </w:r>
            <w:r>
              <w:rPr>
                <w:noProof/>
                <w:webHidden/>
              </w:rPr>
              <w:fldChar w:fldCharType="begin"/>
            </w:r>
            <w:r>
              <w:rPr>
                <w:noProof/>
                <w:webHidden/>
              </w:rPr>
              <w:instrText xml:space="preserve"> PAGEREF _Toc224480552 \h </w:instrText>
            </w:r>
            <w:r>
              <w:rPr>
                <w:noProof/>
                <w:webHidden/>
              </w:rPr>
            </w:r>
            <w:r>
              <w:rPr>
                <w:noProof/>
                <w:webHidden/>
              </w:rPr>
              <w:fldChar w:fldCharType="separate"/>
            </w:r>
            <w:r>
              <w:rPr>
                <w:noProof/>
                <w:webHidden/>
              </w:rPr>
              <w:t>14</w:t>
            </w:r>
            <w:r>
              <w:rPr>
                <w:noProof/>
                <w:webHidden/>
              </w:rPr>
              <w:fldChar w:fldCharType="end"/>
            </w:r>
          </w:hyperlink>
        </w:p>
        <w:p w14:paraId="5F2B18A8" w14:textId="0D08FE1B" w:rsidR="004A722F" w:rsidRDefault="004A722F">
          <w:pPr>
            <w:pStyle w:val="TOC2"/>
            <w:tabs>
              <w:tab w:val="right" w:leader="dot" w:pos="9350"/>
            </w:tabs>
            <w:rPr>
              <w:rFonts w:eastAsiaTheme="minorEastAsia"/>
              <w:noProof/>
            </w:rPr>
          </w:pPr>
          <w:hyperlink w:anchor="_Toc224480553" w:history="1">
            <w:r w:rsidRPr="00CD5FD2">
              <w:rPr>
                <w:rStyle w:val="Hyperlink"/>
                <w:noProof/>
              </w:rPr>
              <w:t>When the Same Work Feels Different</w:t>
            </w:r>
            <w:r>
              <w:rPr>
                <w:noProof/>
                <w:webHidden/>
              </w:rPr>
              <w:tab/>
            </w:r>
            <w:r>
              <w:rPr>
                <w:noProof/>
                <w:webHidden/>
              </w:rPr>
              <w:fldChar w:fldCharType="begin"/>
            </w:r>
            <w:r>
              <w:rPr>
                <w:noProof/>
                <w:webHidden/>
              </w:rPr>
              <w:instrText xml:space="preserve"> PAGEREF _Toc224480553 \h </w:instrText>
            </w:r>
            <w:r>
              <w:rPr>
                <w:noProof/>
                <w:webHidden/>
              </w:rPr>
            </w:r>
            <w:r>
              <w:rPr>
                <w:noProof/>
                <w:webHidden/>
              </w:rPr>
              <w:fldChar w:fldCharType="separate"/>
            </w:r>
            <w:r>
              <w:rPr>
                <w:noProof/>
                <w:webHidden/>
              </w:rPr>
              <w:t>14</w:t>
            </w:r>
            <w:r>
              <w:rPr>
                <w:noProof/>
                <w:webHidden/>
              </w:rPr>
              <w:fldChar w:fldCharType="end"/>
            </w:r>
          </w:hyperlink>
        </w:p>
        <w:p w14:paraId="135DCE29" w14:textId="4F3C0642" w:rsidR="004A722F" w:rsidRDefault="004A722F">
          <w:pPr>
            <w:pStyle w:val="TOC3"/>
            <w:tabs>
              <w:tab w:val="right" w:leader="dot" w:pos="9350"/>
            </w:tabs>
            <w:rPr>
              <w:rFonts w:eastAsiaTheme="minorEastAsia"/>
              <w:noProof/>
            </w:rPr>
          </w:pPr>
          <w:hyperlink w:anchor="_Toc224480554" w:history="1">
            <w:r w:rsidRPr="00CD5FD2">
              <w:rPr>
                <w:rStyle w:val="Hyperlink"/>
                <w:noProof/>
              </w:rPr>
              <w:t>The Discovery of Flow</w:t>
            </w:r>
            <w:r>
              <w:rPr>
                <w:noProof/>
                <w:webHidden/>
              </w:rPr>
              <w:tab/>
            </w:r>
            <w:r>
              <w:rPr>
                <w:noProof/>
                <w:webHidden/>
              </w:rPr>
              <w:fldChar w:fldCharType="begin"/>
            </w:r>
            <w:r>
              <w:rPr>
                <w:noProof/>
                <w:webHidden/>
              </w:rPr>
              <w:instrText xml:space="preserve"> PAGEREF _Toc224480554 \h </w:instrText>
            </w:r>
            <w:r>
              <w:rPr>
                <w:noProof/>
                <w:webHidden/>
              </w:rPr>
            </w:r>
            <w:r>
              <w:rPr>
                <w:noProof/>
                <w:webHidden/>
              </w:rPr>
              <w:fldChar w:fldCharType="separate"/>
            </w:r>
            <w:r>
              <w:rPr>
                <w:noProof/>
                <w:webHidden/>
              </w:rPr>
              <w:t>16</w:t>
            </w:r>
            <w:r>
              <w:rPr>
                <w:noProof/>
                <w:webHidden/>
              </w:rPr>
              <w:fldChar w:fldCharType="end"/>
            </w:r>
          </w:hyperlink>
        </w:p>
        <w:p w14:paraId="10BAA84E" w14:textId="5475B24D" w:rsidR="004A722F" w:rsidRDefault="004A722F">
          <w:pPr>
            <w:pStyle w:val="TOC3"/>
            <w:tabs>
              <w:tab w:val="right" w:leader="dot" w:pos="9350"/>
            </w:tabs>
            <w:rPr>
              <w:rFonts w:eastAsiaTheme="minorEastAsia"/>
              <w:noProof/>
            </w:rPr>
          </w:pPr>
          <w:hyperlink w:anchor="_Toc224480555" w:history="1">
            <w:r w:rsidRPr="00CD5FD2">
              <w:rPr>
                <w:rStyle w:val="Hyperlink"/>
                <w:noProof/>
              </w:rPr>
              <w:t>Your Origin Story</w:t>
            </w:r>
            <w:r>
              <w:rPr>
                <w:noProof/>
                <w:webHidden/>
              </w:rPr>
              <w:tab/>
            </w:r>
            <w:r>
              <w:rPr>
                <w:noProof/>
                <w:webHidden/>
              </w:rPr>
              <w:fldChar w:fldCharType="begin"/>
            </w:r>
            <w:r>
              <w:rPr>
                <w:noProof/>
                <w:webHidden/>
              </w:rPr>
              <w:instrText xml:space="preserve"> PAGEREF _Toc224480555 \h </w:instrText>
            </w:r>
            <w:r>
              <w:rPr>
                <w:noProof/>
                <w:webHidden/>
              </w:rPr>
            </w:r>
            <w:r>
              <w:rPr>
                <w:noProof/>
                <w:webHidden/>
              </w:rPr>
              <w:fldChar w:fldCharType="separate"/>
            </w:r>
            <w:r>
              <w:rPr>
                <w:noProof/>
                <w:webHidden/>
              </w:rPr>
              <w:t>18</w:t>
            </w:r>
            <w:r>
              <w:rPr>
                <w:noProof/>
                <w:webHidden/>
              </w:rPr>
              <w:fldChar w:fldCharType="end"/>
            </w:r>
          </w:hyperlink>
        </w:p>
        <w:p w14:paraId="63D76EA8" w14:textId="1727983C" w:rsidR="004A722F" w:rsidRDefault="004A722F">
          <w:pPr>
            <w:pStyle w:val="TOC2"/>
            <w:tabs>
              <w:tab w:val="right" w:leader="dot" w:pos="9350"/>
            </w:tabs>
            <w:rPr>
              <w:rFonts w:eastAsiaTheme="minorEastAsia"/>
              <w:noProof/>
            </w:rPr>
          </w:pPr>
          <w:hyperlink w:anchor="_Toc224480556" w:history="1">
            <w:r w:rsidRPr="00CD5FD2">
              <w:rPr>
                <w:rStyle w:val="Hyperlink"/>
                <w:noProof/>
              </w:rPr>
              <w:t>Two</w:t>
            </w:r>
            <w:r>
              <w:rPr>
                <w:noProof/>
                <w:webHidden/>
              </w:rPr>
              <w:tab/>
            </w:r>
            <w:r>
              <w:rPr>
                <w:noProof/>
                <w:webHidden/>
              </w:rPr>
              <w:fldChar w:fldCharType="begin"/>
            </w:r>
            <w:r>
              <w:rPr>
                <w:noProof/>
                <w:webHidden/>
              </w:rPr>
              <w:instrText xml:space="preserve"> PAGEREF _Toc224480556 \h </w:instrText>
            </w:r>
            <w:r>
              <w:rPr>
                <w:noProof/>
                <w:webHidden/>
              </w:rPr>
            </w:r>
            <w:r>
              <w:rPr>
                <w:noProof/>
                <w:webHidden/>
              </w:rPr>
              <w:fldChar w:fldCharType="separate"/>
            </w:r>
            <w:r>
              <w:rPr>
                <w:noProof/>
                <w:webHidden/>
              </w:rPr>
              <w:t>20</w:t>
            </w:r>
            <w:r>
              <w:rPr>
                <w:noProof/>
                <w:webHidden/>
              </w:rPr>
              <w:fldChar w:fldCharType="end"/>
            </w:r>
          </w:hyperlink>
        </w:p>
        <w:p w14:paraId="5ABD1752" w14:textId="7BEEAFB3" w:rsidR="004A722F" w:rsidRDefault="004A722F">
          <w:pPr>
            <w:pStyle w:val="TOC2"/>
            <w:tabs>
              <w:tab w:val="right" w:leader="dot" w:pos="9350"/>
            </w:tabs>
            <w:rPr>
              <w:rFonts w:eastAsiaTheme="minorEastAsia"/>
              <w:noProof/>
            </w:rPr>
          </w:pPr>
          <w:hyperlink w:anchor="_Toc224480557" w:history="1">
            <w:r w:rsidRPr="00CD5FD2">
              <w:rPr>
                <w:rStyle w:val="Hyperlink"/>
                <w:noProof/>
              </w:rPr>
              <w:t>Why Experience, Without Deliberate Practice, Isn’t Enough</w:t>
            </w:r>
            <w:r>
              <w:rPr>
                <w:noProof/>
                <w:webHidden/>
              </w:rPr>
              <w:tab/>
            </w:r>
            <w:r>
              <w:rPr>
                <w:noProof/>
                <w:webHidden/>
              </w:rPr>
              <w:fldChar w:fldCharType="begin"/>
            </w:r>
            <w:r>
              <w:rPr>
                <w:noProof/>
                <w:webHidden/>
              </w:rPr>
              <w:instrText xml:space="preserve"> PAGEREF _Toc224480557 \h </w:instrText>
            </w:r>
            <w:r>
              <w:rPr>
                <w:noProof/>
                <w:webHidden/>
              </w:rPr>
            </w:r>
            <w:r>
              <w:rPr>
                <w:noProof/>
                <w:webHidden/>
              </w:rPr>
              <w:fldChar w:fldCharType="separate"/>
            </w:r>
            <w:r>
              <w:rPr>
                <w:noProof/>
                <w:webHidden/>
              </w:rPr>
              <w:t>20</w:t>
            </w:r>
            <w:r>
              <w:rPr>
                <w:noProof/>
                <w:webHidden/>
              </w:rPr>
              <w:fldChar w:fldCharType="end"/>
            </w:r>
          </w:hyperlink>
        </w:p>
        <w:p w14:paraId="23347B09" w14:textId="7A6820EF" w:rsidR="004A722F" w:rsidRDefault="004A722F">
          <w:pPr>
            <w:pStyle w:val="TOC3"/>
            <w:tabs>
              <w:tab w:val="right" w:leader="dot" w:pos="9350"/>
            </w:tabs>
            <w:rPr>
              <w:rFonts w:eastAsiaTheme="minorEastAsia"/>
              <w:noProof/>
            </w:rPr>
          </w:pPr>
          <w:hyperlink w:anchor="_Toc224480558" w:history="1">
            <w:r w:rsidRPr="00CD5FD2">
              <w:rPr>
                <w:rStyle w:val="Hyperlink"/>
                <w:noProof/>
              </w:rPr>
              <w:t>The Cloud Room</w:t>
            </w:r>
            <w:r>
              <w:rPr>
                <w:noProof/>
                <w:webHidden/>
              </w:rPr>
              <w:tab/>
            </w:r>
            <w:r>
              <w:rPr>
                <w:noProof/>
                <w:webHidden/>
              </w:rPr>
              <w:fldChar w:fldCharType="begin"/>
            </w:r>
            <w:r>
              <w:rPr>
                <w:noProof/>
                <w:webHidden/>
              </w:rPr>
              <w:instrText xml:space="preserve"> PAGEREF _Toc224480558 \h </w:instrText>
            </w:r>
            <w:r>
              <w:rPr>
                <w:noProof/>
                <w:webHidden/>
              </w:rPr>
            </w:r>
            <w:r>
              <w:rPr>
                <w:noProof/>
                <w:webHidden/>
              </w:rPr>
              <w:fldChar w:fldCharType="separate"/>
            </w:r>
            <w:r>
              <w:rPr>
                <w:noProof/>
                <w:webHidden/>
              </w:rPr>
              <w:t>21</w:t>
            </w:r>
            <w:r>
              <w:rPr>
                <w:noProof/>
                <w:webHidden/>
              </w:rPr>
              <w:fldChar w:fldCharType="end"/>
            </w:r>
          </w:hyperlink>
        </w:p>
        <w:p w14:paraId="2F60BE5E" w14:textId="146D9FAC" w:rsidR="004A722F" w:rsidRDefault="004A722F">
          <w:pPr>
            <w:pStyle w:val="TOC3"/>
            <w:tabs>
              <w:tab w:val="right" w:leader="dot" w:pos="9350"/>
            </w:tabs>
            <w:rPr>
              <w:rFonts w:eastAsiaTheme="minorEastAsia"/>
              <w:noProof/>
            </w:rPr>
          </w:pPr>
          <w:hyperlink w:anchor="_Toc224480559" w:history="1">
            <w:r w:rsidRPr="00CD5FD2">
              <w:rPr>
                <w:rStyle w:val="Hyperlink"/>
                <w:noProof/>
              </w:rPr>
              <w:t>The Training Journal Technique</w:t>
            </w:r>
            <w:r>
              <w:rPr>
                <w:noProof/>
                <w:webHidden/>
              </w:rPr>
              <w:tab/>
            </w:r>
            <w:r>
              <w:rPr>
                <w:noProof/>
                <w:webHidden/>
              </w:rPr>
              <w:fldChar w:fldCharType="begin"/>
            </w:r>
            <w:r>
              <w:rPr>
                <w:noProof/>
                <w:webHidden/>
              </w:rPr>
              <w:instrText xml:space="preserve"> PAGEREF _Toc224480559 \h </w:instrText>
            </w:r>
            <w:r>
              <w:rPr>
                <w:noProof/>
                <w:webHidden/>
              </w:rPr>
            </w:r>
            <w:r>
              <w:rPr>
                <w:noProof/>
                <w:webHidden/>
              </w:rPr>
              <w:fldChar w:fldCharType="separate"/>
            </w:r>
            <w:r>
              <w:rPr>
                <w:noProof/>
                <w:webHidden/>
              </w:rPr>
              <w:t>23</w:t>
            </w:r>
            <w:r>
              <w:rPr>
                <w:noProof/>
                <w:webHidden/>
              </w:rPr>
              <w:fldChar w:fldCharType="end"/>
            </w:r>
          </w:hyperlink>
        </w:p>
        <w:p w14:paraId="2D73FB89" w14:textId="48D58CAF" w:rsidR="004A722F" w:rsidRDefault="004A722F">
          <w:pPr>
            <w:pStyle w:val="TOC3"/>
            <w:tabs>
              <w:tab w:val="right" w:leader="dot" w:pos="9350"/>
            </w:tabs>
            <w:rPr>
              <w:rFonts w:eastAsiaTheme="minorEastAsia"/>
              <w:noProof/>
            </w:rPr>
          </w:pPr>
          <w:hyperlink w:anchor="_Toc224480560" w:history="1">
            <w:r w:rsidRPr="00CD5FD2">
              <w:rPr>
                <w:rStyle w:val="Hyperlink"/>
                <w:noProof/>
              </w:rPr>
              <w:t>Building Your Personal Training System</w:t>
            </w:r>
            <w:r>
              <w:rPr>
                <w:noProof/>
                <w:webHidden/>
              </w:rPr>
              <w:tab/>
            </w:r>
            <w:r>
              <w:rPr>
                <w:noProof/>
                <w:webHidden/>
              </w:rPr>
              <w:fldChar w:fldCharType="begin"/>
            </w:r>
            <w:r>
              <w:rPr>
                <w:noProof/>
                <w:webHidden/>
              </w:rPr>
              <w:instrText xml:space="preserve"> PAGEREF _Toc224480560 \h </w:instrText>
            </w:r>
            <w:r>
              <w:rPr>
                <w:noProof/>
                <w:webHidden/>
              </w:rPr>
            </w:r>
            <w:r>
              <w:rPr>
                <w:noProof/>
                <w:webHidden/>
              </w:rPr>
              <w:fldChar w:fldCharType="separate"/>
            </w:r>
            <w:r>
              <w:rPr>
                <w:noProof/>
                <w:webHidden/>
              </w:rPr>
              <w:t>24</w:t>
            </w:r>
            <w:r>
              <w:rPr>
                <w:noProof/>
                <w:webHidden/>
              </w:rPr>
              <w:fldChar w:fldCharType="end"/>
            </w:r>
          </w:hyperlink>
        </w:p>
        <w:p w14:paraId="55857303" w14:textId="118662EA" w:rsidR="004A722F" w:rsidRDefault="004A722F">
          <w:pPr>
            <w:pStyle w:val="TOC2"/>
            <w:tabs>
              <w:tab w:val="right" w:leader="dot" w:pos="9350"/>
            </w:tabs>
            <w:rPr>
              <w:rFonts w:eastAsiaTheme="minorEastAsia"/>
              <w:noProof/>
            </w:rPr>
          </w:pPr>
          <w:hyperlink w:anchor="_Toc224480561" w:history="1">
            <w:r w:rsidRPr="00CD5FD2">
              <w:rPr>
                <w:rStyle w:val="Hyperlink"/>
                <w:noProof/>
              </w:rPr>
              <w:t>Three</w:t>
            </w:r>
            <w:r>
              <w:rPr>
                <w:noProof/>
                <w:webHidden/>
              </w:rPr>
              <w:tab/>
            </w:r>
            <w:r>
              <w:rPr>
                <w:noProof/>
                <w:webHidden/>
              </w:rPr>
              <w:fldChar w:fldCharType="begin"/>
            </w:r>
            <w:r>
              <w:rPr>
                <w:noProof/>
                <w:webHidden/>
              </w:rPr>
              <w:instrText xml:space="preserve"> PAGEREF _Toc224480561 \h </w:instrText>
            </w:r>
            <w:r>
              <w:rPr>
                <w:noProof/>
                <w:webHidden/>
              </w:rPr>
            </w:r>
            <w:r>
              <w:rPr>
                <w:noProof/>
                <w:webHidden/>
              </w:rPr>
              <w:fldChar w:fldCharType="separate"/>
            </w:r>
            <w:r>
              <w:rPr>
                <w:noProof/>
                <w:webHidden/>
              </w:rPr>
              <w:t>27</w:t>
            </w:r>
            <w:r>
              <w:rPr>
                <w:noProof/>
                <w:webHidden/>
              </w:rPr>
              <w:fldChar w:fldCharType="end"/>
            </w:r>
          </w:hyperlink>
        </w:p>
        <w:p w14:paraId="7B9A156D" w14:textId="2BFB0F5D" w:rsidR="004A722F" w:rsidRDefault="004A722F">
          <w:pPr>
            <w:pStyle w:val="TOC2"/>
            <w:tabs>
              <w:tab w:val="right" w:leader="dot" w:pos="9350"/>
            </w:tabs>
            <w:rPr>
              <w:rFonts w:eastAsiaTheme="minorEastAsia"/>
              <w:noProof/>
            </w:rPr>
          </w:pPr>
          <w:hyperlink w:anchor="_Toc224480562" w:history="1">
            <w:r w:rsidRPr="00CD5FD2">
              <w:rPr>
                <w:rStyle w:val="Hyperlink"/>
                <w:noProof/>
              </w:rPr>
              <w:t>The Hidden Cost of Starting from Scratch</w:t>
            </w:r>
            <w:r>
              <w:rPr>
                <w:noProof/>
                <w:webHidden/>
              </w:rPr>
              <w:tab/>
            </w:r>
            <w:r>
              <w:rPr>
                <w:noProof/>
                <w:webHidden/>
              </w:rPr>
              <w:fldChar w:fldCharType="begin"/>
            </w:r>
            <w:r>
              <w:rPr>
                <w:noProof/>
                <w:webHidden/>
              </w:rPr>
              <w:instrText xml:space="preserve"> PAGEREF _Toc224480562 \h </w:instrText>
            </w:r>
            <w:r>
              <w:rPr>
                <w:noProof/>
                <w:webHidden/>
              </w:rPr>
            </w:r>
            <w:r>
              <w:rPr>
                <w:noProof/>
                <w:webHidden/>
              </w:rPr>
              <w:fldChar w:fldCharType="separate"/>
            </w:r>
            <w:r>
              <w:rPr>
                <w:noProof/>
                <w:webHidden/>
              </w:rPr>
              <w:t>27</w:t>
            </w:r>
            <w:r>
              <w:rPr>
                <w:noProof/>
                <w:webHidden/>
              </w:rPr>
              <w:fldChar w:fldCharType="end"/>
            </w:r>
          </w:hyperlink>
        </w:p>
        <w:p w14:paraId="6134E08B" w14:textId="7EA2F1EB" w:rsidR="004A722F" w:rsidRDefault="004A722F">
          <w:pPr>
            <w:pStyle w:val="TOC3"/>
            <w:tabs>
              <w:tab w:val="right" w:leader="dot" w:pos="9350"/>
            </w:tabs>
            <w:rPr>
              <w:rFonts w:eastAsiaTheme="minorEastAsia"/>
              <w:noProof/>
            </w:rPr>
          </w:pPr>
          <w:hyperlink w:anchor="_Toc224480563" w:history="1">
            <w:r w:rsidRPr="00CD5FD2">
              <w:rPr>
                <w:rStyle w:val="Hyperlink"/>
                <w:noProof/>
              </w:rPr>
              <w:t>Predictable Teams Move Faster</w:t>
            </w:r>
            <w:r>
              <w:rPr>
                <w:noProof/>
                <w:webHidden/>
              </w:rPr>
              <w:tab/>
            </w:r>
            <w:r>
              <w:rPr>
                <w:noProof/>
                <w:webHidden/>
              </w:rPr>
              <w:fldChar w:fldCharType="begin"/>
            </w:r>
            <w:r>
              <w:rPr>
                <w:noProof/>
                <w:webHidden/>
              </w:rPr>
              <w:instrText xml:space="preserve"> PAGEREF _Toc224480563 \h </w:instrText>
            </w:r>
            <w:r>
              <w:rPr>
                <w:noProof/>
                <w:webHidden/>
              </w:rPr>
            </w:r>
            <w:r>
              <w:rPr>
                <w:noProof/>
                <w:webHidden/>
              </w:rPr>
              <w:fldChar w:fldCharType="separate"/>
            </w:r>
            <w:r>
              <w:rPr>
                <w:noProof/>
                <w:webHidden/>
              </w:rPr>
              <w:t>29</w:t>
            </w:r>
            <w:r>
              <w:rPr>
                <w:noProof/>
                <w:webHidden/>
              </w:rPr>
              <w:fldChar w:fldCharType="end"/>
            </w:r>
          </w:hyperlink>
        </w:p>
        <w:p w14:paraId="44972EB4" w14:textId="2AE121D8" w:rsidR="004A722F" w:rsidRDefault="004A722F">
          <w:pPr>
            <w:pStyle w:val="TOC3"/>
            <w:tabs>
              <w:tab w:val="right" w:leader="dot" w:pos="9350"/>
            </w:tabs>
            <w:rPr>
              <w:rFonts w:eastAsiaTheme="minorEastAsia"/>
              <w:noProof/>
            </w:rPr>
          </w:pPr>
          <w:hyperlink w:anchor="_Toc224480564" w:history="1">
            <w:r w:rsidRPr="00CD5FD2">
              <w:rPr>
                <w:rStyle w:val="Hyperlink"/>
                <w:noProof/>
              </w:rPr>
              <w:t>The Innovation Trap</w:t>
            </w:r>
            <w:r>
              <w:rPr>
                <w:noProof/>
                <w:webHidden/>
              </w:rPr>
              <w:tab/>
            </w:r>
            <w:r>
              <w:rPr>
                <w:noProof/>
                <w:webHidden/>
              </w:rPr>
              <w:fldChar w:fldCharType="begin"/>
            </w:r>
            <w:r>
              <w:rPr>
                <w:noProof/>
                <w:webHidden/>
              </w:rPr>
              <w:instrText xml:space="preserve"> PAGEREF _Toc224480564 \h </w:instrText>
            </w:r>
            <w:r>
              <w:rPr>
                <w:noProof/>
                <w:webHidden/>
              </w:rPr>
            </w:r>
            <w:r>
              <w:rPr>
                <w:noProof/>
                <w:webHidden/>
              </w:rPr>
              <w:fldChar w:fldCharType="separate"/>
            </w:r>
            <w:r>
              <w:rPr>
                <w:noProof/>
                <w:webHidden/>
              </w:rPr>
              <w:t>30</w:t>
            </w:r>
            <w:r>
              <w:rPr>
                <w:noProof/>
                <w:webHidden/>
              </w:rPr>
              <w:fldChar w:fldCharType="end"/>
            </w:r>
          </w:hyperlink>
        </w:p>
        <w:p w14:paraId="76E7930B" w14:textId="2C4433EC" w:rsidR="004A722F" w:rsidRDefault="004A722F">
          <w:pPr>
            <w:pStyle w:val="TOC3"/>
            <w:tabs>
              <w:tab w:val="right" w:leader="dot" w:pos="9350"/>
            </w:tabs>
            <w:rPr>
              <w:rFonts w:eastAsiaTheme="minorEastAsia"/>
              <w:noProof/>
            </w:rPr>
          </w:pPr>
          <w:hyperlink w:anchor="_Toc224480565" w:history="1">
            <w:r w:rsidRPr="00CD5FD2">
              <w:rPr>
                <w:rStyle w:val="Hyperlink"/>
                <w:noProof/>
              </w:rPr>
              <w:t>Building Task Templates</w:t>
            </w:r>
            <w:r>
              <w:rPr>
                <w:noProof/>
                <w:webHidden/>
              </w:rPr>
              <w:tab/>
            </w:r>
            <w:r>
              <w:rPr>
                <w:noProof/>
                <w:webHidden/>
              </w:rPr>
              <w:fldChar w:fldCharType="begin"/>
            </w:r>
            <w:r>
              <w:rPr>
                <w:noProof/>
                <w:webHidden/>
              </w:rPr>
              <w:instrText xml:space="preserve"> PAGEREF _Toc224480565 \h </w:instrText>
            </w:r>
            <w:r>
              <w:rPr>
                <w:noProof/>
                <w:webHidden/>
              </w:rPr>
            </w:r>
            <w:r>
              <w:rPr>
                <w:noProof/>
                <w:webHidden/>
              </w:rPr>
              <w:fldChar w:fldCharType="separate"/>
            </w:r>
            <w:r>
              <w:rPr>
                <w:noProof/>
                <w:webHidden/>
              </w:rPr>
              <w:t>31</w:t>
            </w:r>
            <w:r>
              <w:rPr>
                <w:noProof/>
                <w:webHidden/>
              </w:rPr>
              <w:fldChar w:fldCharType="end"/>
            </w:r>
          </w:hyperlink>
        </w:p>
        <w:p w14:paraId="2D00FD2A" w14:textId="4829EB6F" w:rsidR="004A722F" w:rsidRDefault="004A722F">
          <w:pPr>
            <w:pStyle w:val="TOC3"/>
            <w:tabs>
              <w:tab w:val="right" w:leader="dot" w:pos="9350"/>
            </w:tabs>
            <w:rPr>
              <w:rFonts w:eastAsiaTheme="minorEastAsia"/>
              <w:noProof/>
            </w:rPr>
          </w:pPr>
          <w:hyperlink w:anchor="_Toc224480566" w:history="1">
            <w:r w:rsidRPr="00CD5FD2">
              <w:rPr>
                <w:rStyle w:val="Hyperlink"/>
                <w:noProof/>
              </w:rPr>
              <w:t>What a Template Looks Like</w:t>
            </w:r>
            <w:r>
              <w:rPr>
                <w:noProof/>
                <w:webHidden/>
              </w:rPr>
              <w:tab/>
            </w:r>
            <w:r>
              <w:rPr>
                <w:noProof/>
                <w:webHidden/>
              </w:rPr>
              <w:fldChar w:fldCharType="begin"/>
            </w:r>
            <w:r>
              <w:rPr>
                <w:noProof/>
                <w:webHidden/>
              </w:rPr>
              <w:instrText xml:space="preserve"> PAGEREF _Toc224480566 \h </w:instrText>
            </w:r>
            <w:r>
              <w:rPr>
                <w:noProof/>
                <w:webHidden/>
              </w:rPr>
            </w:r>
            <w:r>
              <w:rPr>
                <w:noProof/>
                <w:webHidden/>
              </w:rPr>
              <w:fldChar w:fldCharType="separate"/>
            </w:r>
            <w:r>
              <w:rPr>
                <w:noProof/>
                <w:webHidden/>
              </w:rPr>
              <w:t>31</w:t>
            </w:r>
            <w:r>
              <w:rPr>
                <w:noProof/>
                <w:webHidden/>
              </w:rPr>
              <w:fldChar w:fldCharType="end"/>
            </w:r>
          </w:hyperlink>
        </w:p>
        <w:p w14:paraId="19FD0AF4" w14:textId="44A556EC" w:rsidR="004A722F" w:rsidRDefault="004A722F">
          <w:pPr>
            <w:pStyle w:val="TOC2"/>
            <w:tabs>
              <w:tab w:val="right" w:leader="dot" w:pos="9350"/>
            </w:tabs>
            <w:rPr>
              <w:rFonts w:eastAsiaTheme="minorEastAsia"/>
              <w:noProof/>
            </w:rPr>
          </w:pPr>
          <w:hyperlink w:anchor="_Toc224480567" w:history="1">
            <w:r w:rsidRPr="00CD5FD2">
              <w:rPr>
                <w:rStyle w:val="Hyperlink"/>
                <w:noProof/>
              </w:rPr>
              <w:t>Four</w:t>
            </w:r>
            <w:r>
              <w:rPr>
                <w:noProof/>
                <w:webHidden/>
              </w:rPr>
              <w:tab/>
            </w:r>
            <w:r>
              <w:rPr>
                <w:noProof/>
                <w:webHidden/>
              </w:rPr>
              <w:fldChar w:fldCharType="begin"/>
            </w:r>
            <w:r>
              <w:rPr>
                <w:noProof/>
                <w:webHidden/>
              </w:rPr>
              <w:instrText xml:space="preserve"> PAGEREF _Toc224480567 \h </w:instrText>
            </w:r>
            <w:r>
              <w:rPr>
                <w:noProof/>
                <w:webHidden/>
              </w:rPr>
            </w:r>
            <w:r>
              <w:rPr>
                <w:noProof/>
                <w:webHidden/>
              </w:rPr>
              <w:fldChar w:fldCharType="separate"/>
            </w:r>
            <w:r>
              <w:rPr>
                <w:noProof/>
                <w:webHidden/>
              </w:rPr>
              <w:t>34</w:t>
            </w:r>
            <w:r>
              <w:rPr>
                <w:noProof/>
                <w:webHidden/>
              </w:rPr>
              <w:fldChar w:fldCharType="end"/>
            </w:r>
          </w:hyperlink>
        </w:p>
        <w:p w14:paraId="1B99EC30" w14:textId="44CEB22F" w:rsidR="004A722F" w:rsidRDefault="004A722F">
          <w:pPr>
            <w:pStyle w:val="TOC2"/>
            <w:tabs>
              <w:tab w:val="right" w:leader="dot" w:pos="9350"/>
            </w:tabs>
            <w:rPr>
              <w:rFonts w:eastAsiaTheme="minorEastAsia"/>
              <w:noProof/>
            </w:rPr>
          </w:pPr>
          <w:hyperlink w:anchor="_Toc224480568" w:history="1">
            <w:r w:rsidRPr="00CD5FD2">
              <w:rPr>
                <w:rStyle w:val="Hyperlink"/>
                <w:noProof/>
              </w:rPr>
              <w:t>Don't Use Your Eyes to See Code</w:t>
            </w:r>
            <w:r>
              <w:rPr>
                <w:noProof/>
                <w:webHidden/>
              </w:rPr>
              <w:tab/>
            </w:r>
            <w:r>
              <w:rPr>
                <w:noProof/>
                <w:webHidden/>
              </w:rPr>
              <w:fldChar w:fldCharType="begin"/>
            </w:r>
            <w:r>
              <w:rPr>
                <w:noProof/>
                <w:webHidden/>
              </w:rPr>
              <w:instrText xml:space="preserve"> PAGEREF _Toc224480568 \h </w:instrText>
            </w:r>
            <w:r>
              <w:rPr>
                <w:noProof/>
                <w:webHidden/>
              </w:rPr>
            </w:r>
            <w:r>
              <w:rPr>
                <w:noProof/>
                <w:webHidden/>
              </w:rPr>
              <w:fldChar w:fldCharType="separate"/>
            </w:r>
            <w:r>
              <w:rPr>
                <w:noProof/>
                <w:webHidden/>
              </w:rPr>
              <w:t>34</w:t>
            </w:r>
            <w:r>
              <w:rPr>
                <w:noProof/>
                <w:webHidden/>
              </w:rPr>
              <w:fldChar w:fldCharType="end"/>
            </w:r>
          </w:hyperlink>
        </w:p>
        <w:p w14:paraId="7B06B417" w14:textId="55767BD7" w:rsidR="004A722F" w:rsidRDefault="004A722F">
          <w:pPr>
            <w:pStyle w:val="TOC3"/>
            <w:tabs>
              <w:tab w:val="right" w:leader="dot" w:pos="9350"/>
            </w:tabs>
            <w:rPr>
              <w:rFonts w:eastAsiaTheme="minorEastAsia"/>
              <w:noProof/>
            </w:rPr>
          </w:pPr>
          <w:hyperlink w:anchor="_Toc224480569" w:history="1">
            <w:r w:rsidRPr="00CD5FD2">
              <w:rPr>
                <w:rStyle w:val="Hyperlink"/>
                <w:noProof/>
              </w:rPr>
              <w:t>Applying Mental Models to Reduce Decisions</w:t>
            </w:r>
            <w:r>
              <w:rPr>
                <w:noProof/>
                <w:webHidden/>
              </w:rPr>
              <w:tab/>
            </w:r>
            <w:r>
              <w:rPr>
                <w:noProof/>
                <w:webHidden/>
              </w:rPr>
              <w:fldChar w:fldCharType="begin"/>
            </w:r>
            <w:r>
              <w:rPr>
                <w:noProof/>
                <w:webHidden/>
              </w:rPr>
              <w:instrText xml:space="preserve"> PAGEREF _Toc224480569 \h </w:instrText>
            </w:r>
            <w:r>
              <w:rPr>
                <w:noProof/>
                <w:webHidden/>
              </w:rPr>
            </w:r>
            <w:r>
              <w:rPr>
                <w:noProof/>
                <w:webHidden/>
              </w:rPr>
              <w:fldChar w:fldCharType="separate"/>
            </w:r>
            <w:r>
              <w:rPr>
                <w:noProof/>
                <w:webHidden/>
              </w:rPr>
              <w:t>34</w:t>
            </w:r>
            <w:r>
              <w:rPr>
                <w:noProof/>
                <w:webHidden/>
              </w:rPr>
              <w:fldChar w:fldCharType="end"/>
            </w:r>
          </w:hyperlink>
        </w:p>
        <w:p w14:paraId="4B37E192" w14:textId="031CB364" w:rsidR="004A722F" w:rsidRDefault="004A722F">
          <w:pPr>
            <w:pStyle w:val="TOC3"/>
            <w:tabs>
              <w:tab w:val="right" w:leader="dot" w:pos="9350"/>
            </w:tabs>
            <w:rPr>
              <w:rFonts w:eastAsiaTheme="minorEastAsia"/>
              <w:noProof/>
            </w:rPr>
          </w:pPr>
          <w:hyperlink w:anchor="_Toc224480570" w:history="1">
            <w:r w:rsidRPr="00CD5FD2">
              <w:rPr>
                <w:rStyle w:val="Hyperlink"/>
                <w:noProof/>
              </w:rPr>
              <w:t>The PhD Student Turned Poker Player</w:t>
            </w:r>
            <w:r>
              <w:rPr>
                <w:noProof/>
                <w:webHidden/>
              </w:rPr>
              <w:tab/>
            </w:r>
            <w:r>
              <w:rPr>
                <w:noProof/>
                <w:webHidden/>
              </w:rPr>
              <w:fldChar w:fldCharType="begin"/>
            </w:r>
            <w:r>
              <w:rPr>
                <w:noProof/>
                <w:webHidden/>
              </w:rPr>
              <w:instrText xml:space="preserve"> PAGEREF _Toc224480570 \h </w:instrText>
            </w:r>
            <w:r>
              <w:rPr>
                <w:noProof/>
                <w:webHidden/>
              </w:rPr>
            </w:r>
            <w:r>
              <w:rPr>
                <w:noProof/>
                <w:webHidden/>
              </w:rPr>
              <w:fldChar w:fldCharType="separate"/>
            </w:r>
            <w:r>
              <w:rPr>
                <w:noProof/>
                <w:webHidden/>
              </w:rPr>
              <w:t>35</w:t>
            </w:r>
            <w:r>
              <w:rPr>
                <w:noProof/>
                <w:webHidden/>
              </w:rPr>
              <w:fldChar w:fldCharType="end"/>
            </w:r>
          </w:hyperlink>
        </w:p>
        <w:p w14:paraId="39D58AC3" w14:textId="3FD263C7" w:rsidR="004A722F" w:rsidRDefault="004A722F">
          <w:pPr>
            <w:pStyle w:val="TOC3"/>
            <w:tabs>
              <w:tab w:val="right" w:leader="dot" w:pos="9350"/>
            </w:tabs>
            <w:rPr>
              <w:rFonts w:eastAsiaTheme="minorEastAsia"/>
              <w:noProof/>
            </w:rPr>
          </w:pPr>
          <w:hyperlink w:anchor="_Toc224480571" w:history="1">
            <w:r w:rsidRPr="00CD5FD2">
              <w:rPr>
                <w:rStyle w:val="Hyperlink"/>
                <w:noProof/>
              </w:rPr>
              <w:t>Overcoming Decision Roadblocks</w:t>
            </w:r>
            <w:r>
              <w:rPr>
                <w:noProof/>
                <w:webHidden/>
              </w:rPr>
              <w:tab/>
            </w:r>
            <w:r>
              <w:rPr>
                <w:noProof/>
                <w:webHidden/>
              </w:rPr>
              <w:fldChar w:fldCharType="begin"/>
            </w:r>
            <w:r>
              <w:rPr>
                <w:noProof/>
                <w:webHidden/>
              </w:rPr>
              <w:instrText xml:space="preserve"> PAGEREF _Toc224480571 \h </w:instrText>
            </w:r>
            <w:r>
              <w:rPr>
                <w:noProof/>
                <w:webHidden/>
              </w:rPr>
            </w:r>
            <w:r>
              <w:rPr>
                <w:noProof/>
                <w:webHidden/>
              </w:rPr>
              <w:fldChar w:fldCharType="separate"/>
            </w:r>
            <w:r>
              <w:rPr>
                <w:noProof/>
                <w:webHidden/>
              </w:rPr>
              <w:t>36</w:t>
            </w:r>
            <w:r>
              <w:rPr>
                <w:noProof/>
                <w:webHidden/>
              </w:rPr>
              <w:fldChar w:fldCharType="end"/>
            </w:r>
          </w:hyperlink>
        </w:p>
        <w:p w14:paraId="503923D2" w14:textId="197E36C1" w:rsidR="004A722F" w:rsidRDefault="004A722F">
          <w:pPr>
            <w:pStyle w:val="TOC3"/>
            <w:tabs>
              <w:tab w:val="right" w:leader="dot" w:pos="9350"/>
            </w:tabs>
            <w:rPr>
              <w:rFonts w:eastAsiaTheme="minorEastAsia"/>
              <w:noProof/>
            </w:rPr>
          </w:pPr>
          <w:hyperlink w:anchor="_Toc224480572" w:history="1">
            <w:r w:rsidRPr="00CD5FD2">
              <w:rPr>
                <w:rStyle w:val="Hyperlink"/>
                <w:noProof/>
              </w:rPr>
              <w:t>Building Your Mental Models</w:t>
            </w:r>
            <w:r>
              <w:rPr>
                <w:noProof/>
                <w:webHidden/>
              </w:rPr>
              <w:tab/>
            </w:r>
            <w:r>
              <w:rPr>
                <w:noProof/>
                <w:webHidden/>
              </w:rPr>
              <w:fldChar w:fldCharType="begin"/>
            </w:r>
            <w:r>
              <w:rPr>
                <w:noProof/>
                <w:webHidden/>
              </w:rPr>
              <w:instrText xml:space="preserve"> PAGEREF _Toc224480572 \h </w:instrText>
            </w:r>
            <w:r>
              <w:rPr>
                <w:noProof/>
                <w:webHidden/>
              </w:rPr>
            </w:r>
            <w:r>
              <w:rPr>
                <w:noProof/>
                <w:webHidden/>
              </w:rPr>
              <w:fldChar w:fldCharType="separate"/>
            </w:r>
            <w:r>
              <w:rPr>
                <w:noProof/>
                <w:webHidden/>
              </w:rPr>
              <w:t>38</w:t>
            </w:r>
            <w:r>
              <w:rPr>
                <w:noProof/>
                <w:webHidden/>
              </w:rPr>
              <w:fldChar w:fldCharType="end"/>
            </w:r>
          </w:hyperlink>
        </w:p>
        <w:p w14:paraId="3B2005FB" w14:textId="23065934" w:rsidR="004A722F" w:rsidRDefault="004A722F">
          <w:pPr>
            <w:pStyle w:val="TOC3"/>
            <w:tabs>
              <w:tab w:val="right" w:leader="dot" w:pos="9350"/>
            </w:tabs>
            <w:rPr>
              <w:rFonts w:eastAsiaTheme="minorEastAsia"/>
              <w:noProof/>
            </w:rPr>
          </w:pPr>
          <w:hyperlink w:anchor="_Toc224480573" w:history="1">
            <w:r w:rsidRPr="00CD5FD2">
              <w:rPr>
                <w:rStyle w:val="Hyperlink"/>
                <w:noProof/>
              </w:rPr>
              <w:t>The Path Forward</w:t>
            </w:r>
            <w:r>
              <w:rPr>
                <w:noProof/>
                <w:webHidden/>
              </w:rPr>
              <w:tab/>
            </w:r>
            <w:r>
              <w:rPr>
                <w:noProof/>
                <w:webHidden/>
              </w:rPr>
              <w:fldChar w:fldCharType="begin"/>
            </w:r>
            <w:r>
              <w:rPr>
                <w:noProof/>
                <w:webHidden/>
              </w:rPr>
              <w:instrText xml:space="preserve"> PAGEREF _Toc224480573 \h </w:instrText>
            </w:r>
            <w:r>
              <w:rPr>
                <w:noProof/>
                <w:webHidden/>
              </w:rPr>
            </w:r>
            <w:r>
              <w:rPr>
                <w:noProof/>
                <w:webHidden/>
              </w:rPr>
              <w:fldChar w:fldCharType="separate"/>
            </w:r>
            <w:r>
              <w:rPr>
                <w:noProof/>
                <w:webHidden/>
              </w:rPr>
              <w:t>40</w:t>
            </w:r>
            <w:r>
              <w:rPr>
                <w:noProof/>
                <w:webHidden/>
              </w:rPr>
              <w:fldChar w:fldCharType="end"/>
            </w:r>
          </w:hyperlink>
        </w:p>
        <w:p w14:paraId="56924E17" w14:textId="13420B34" w:rsidR="004A722F" w:rsidRDefault="004A722F">
          <w:pPr>
            <w:pStyle w:val="TOC2"/>
            <w:tabs>
              <w:tab w:val="right" w:leader="dot" w:pos="9350"/>
            </w:tabs>
            <w:rPr>
              <w:rFonts w:eastAsiaTheme="minorEastAsia"/>
              <w:noProof/>
            </w:rPr>
          </w:pPr>
          <w:hyperlink w:anchor="_Toc224480574" w:history="1">
            <w:r w:rsidRPr="00CD5FD2">
              <w:rPr>
                <w:rStyle w:val="Hyperlink"/>
                <w:noProof/>
              </w:rPr>
              <w:t>Five</w:t>
            </w:r>
            <w:r>
              <w:rPr>
                <w:noProof/>
                <w:webHidden/>
              </w:rPr>
              <w:tab/>
            </w:r>
            <w:r>
              <w:rPr>
                <w:noProof/>
                <w:webHidden/>
              </w:rPr>
              <w:fldChar w:fldCharType="begin"/>
            </w:r>
            <w:r>
              <w:rPr>
                <w:noProof/>
                <w:webHidden/>
              </w:rPr>
              <w:instrText xml:space="preserve"> PAGEREF _Toc224480574 \h </w:instrText>
            </w:r>
            <w:r>
              <w:rPr>
                <w:noProof/>
                <w:webHidden/>
              </w:rPr>
            </w:r>
            <w:r>
              <w:rPr>
                <w:noProof/>
                <w:webHidden/>
              </w:rPr>
              <w:fldChar w:fldCharType="separate"/>
            </w:r>
            <w:r>
              <w:rPr>
                <w:noProof/>
                <w:webHidden/>
              </w:rPr>
              <w:t>42</w:t>
            </w:r>
            <w:r>
              <w:rPr>
                <w:noProof/>
                <w:webHidden/>
              </w:rPr>
              <w:fldChar w:fldCharType="end"/>
            </w:r>
          </w:hyperlink>
        </w:p>
        <w:p w14:paraId="45CAB560" w14:textId="121D921E" w:rsidR="004A722F" w:rsidRDefault="004A722F">
          <w:pPr>
            <w:pStyle w:val="TOC2"/>
            <w:tabs>
              <w:tab w:val="right" w:leader="dot" w:pos="9350"/>
            </w:tabs>
            <w:rPr>
              <w:rFonts w:eastAsiaTheme="minorEastAsia"/>
              <w:noProof/>
            </w:rPr>
          </w:pPr>
          <w:hyperlink w:anchor="_Toc224480575" w:history="1">
            <w:r w:rsidRPr="00CD5FD2">
              <w:rPr>
                <w:rStyle w:val="Hyperlink"/>
                <w:noProof/>
              </w:rPr>
              <w:t>The Question Behind the Ask</w:t>
            </w:r>
            <w:r>
              <w:rPr>
                <w:noProof/>
                <w:webHidden/>
              </w:rPr>
              <w:tab/>
            </w:r>
            <w:r>
              <w:rPr>
                <w:noProof/>
                <w:webHidden/>
              </w:rPr>
              <w:fldChar w:fldCharType="begin"/>
            </w:r>
            <w:r>
              <w:rPr>
                <w:noProof/>
                <w:webHidden/>
              </w:rPr>
              <w:instrText xml:space="preserve"> PAGEREF _Toc224480575 \h </w:instrText>
            </w:r>
            <w:r>
              <w:rPr>
                <w:noProof/>
                <w:webHidden/>
              </w:rPr>
            </w:r>
            <w:r>
              <w:rPr>
                <w:noProof/>
                <w:webHidden/>
              </w:rPr>
              <w:fldChar w:fldCharType="separate"/>
            </w:r>
            <w:r>
              <w:rPr>
                <w:noProof/>
                <w:webHidden/>
              </w:rPr>
              <w:t>42</w:t>
            </w:r>
            <w:r>
              <w:rPr>
                <w:noProof/>
                <w:webHidden/>
              </w:rPr>
              <w:fldChar w:fldCharType="end"/>
            </w:r>
          </w:hyperlink>
        </w:p>
        <w:p w14:paraId="0C9D08BB" w14:textId="7A23FC68" w:rsidR="004A722F" w:rsidRDefault="004A722F">
          <w:pPr>
            <w:pStyle w:val="TOC3"/>
            <w:tabs>
              <w:tab w:val="right" w:leader="dot" w:pos="9350"/>
            </w:tabs>
            <w:rPr>
              <w:rFonts w:eastAsiaTheme="minorEastAsia"/>
              <w:noProof/>
            </w:rPr>
          </w:pPr>
          <w:hyperlink w:anchor="_Toc224480576" w:history="1">
            <w:r w:rsidRPr="00CD5FD2">
              <w:rPr>
                <w:rStyle w:val="Hyperlink"/>
                <w:noProof/>
              </w:rPr>
              <w:t>The Cost of Ambiguity</w:t>
            </w:r>
            <w:r>
              <w:rPr>
                <w:noProof/>
                <w:webHidden/>
              </w:rPr>
              <w:tab/>
            </w:r>
            <w:r>
              <w:rPr>
                <w:noProof/>
                <w:webHidden/>
              </w:rPr>
              <w:fldChar w:fldCharType="begin"/>
            </w:r>
            <w:r>
              <w:rPr>
                <w:noProof/>
                <w:webHidden/>
              </w:rPr>
              <w:instrText xml:space="preserve"> PAGEREF _Toc224480576 \h </w:instrText>
            </w:r>
            <w:r>
              <w:rPr>
                <w:noProof/>
                <w:webHidden/>
              </w:rPr>
            </w:r>
            <w:r>
              <w:rPr>
                <w:noProof/>
                <w:webHidden/>
              </w:rPr>
              <w:fldChar w:fldCharType="separate"/>
            </w:r>
            <w:r>
              <w:rPr>
                <w:noProof/>
                <w:webHidden/>
              </w:rPr>
              <w:t>45</w:t>
            </w:r>
            <w:r>
              <w:rPr>
                <w:noProof/>
                <w:webHidden/>
              </w:rPr>
              <w:fldChar w:fldCharType="end"/>
            </w:r>
          </w:hyperlink>
        </w:p>
        <w:p w14:paraId="7F64B423" w14:textId="2B6A700A" w:rsidR="004A722F" w:rsidRDefault="004A722F">
          <w:pPr>
            <w:pStyle w:val="TOC3"/>
            <w:tabs>
              <w:tab w:val="right" w:leader="dot" w:pos="9350"/>
            </w:tabs>
            <w:rPr>
              <w:rFonts w:eastAsiaTheme="minorEastAsia"/>
              <w:noProof/>
            </w:rPr>
          </w:pPr>
          <w:hyperlink w:anchor="_Toc224480577" w:history="1">
            <w:r w:rsidRPr="00CD5FD2">
              <w:rPr>
                <w:rStyle w:val="Hyperlink"/>
                <w:noProof/>
              </w:rPr>
              <w:t>The Weight of the Question</w:t>
            </w:r>
            <w:r>
              <w:rPr>
                <w:noProof/>
                <w:webHidden/>
              </w:rPr>
              <w:tab/>
            </w:r>
            <w:r>
              <w:rPr>
                <w:noProof/>
                <w:webHidden/>
              </w:rPr>
              <w:fldChar w:fldCharType="begin"/>
            </w:r>
            <w:r>
              <w:rPr>
                <w:noProof/>
                <w:webHidden/>
              </w:rPr>
              <w:instrText xml:space="preserve"> PAGEREF _Toc224480577 \h </w:instrText>
            </w:r>
            <w:r>
              <w:rPr>
                <w:noProof/>
                <w:webHidden/>
              </w:rPr>
            </w:r>
            <w:r>
              <w:rPr>
                <w:noProof/>
                <w:webHidden/>
              </w:rPr>
              <w:fldChar w:fldCharType="separate"/>
            </w:r>
            <w:r>
              <w:rPr>
                <w:noProof/>
                <w:webHidden/>
              </w:rPr>
              <w:t>46</w:t>
            </w:r>
            <w:r>
              <w:rPr>
                <w:noProof/>
                <w:webHidden/>
              </w:rPr>
              <w:fldChar w:fldCharType="end"/>
            </w:r>
          </w:hyperlink>
        </w:p>
        <w:p w14:paraId="555FAA7C" w14:textId="4B1820C7" w:rsidR="004A722F" w:rsidRDefault="004A722F">
          <w:pPr>
            <w:pStyle w:val="TOC3"/>
            <w:tabs>
              <w:tab w:val="right" w:leader="dot" w:pos="9350"/>
            </w:tabs>
            <w:rPr>
              <w:rFonts w:eastAsiaTheme="minorEastAsia"/>
              <w:noProof/>
            </w:rPr>
          </w:pPr>
          <w:hyperlink w:anchor="_Toc224480578" w:history="1">
            <w:r w:rsidRPr="00CD5FD2">
              <w:rPr>
                <w:rStyle w:val="Hyperlink"/>
                <w:noProof/>
              </w:rPr>
              <w:t>Shaping the Problem Before the Plan</w:t>
            </w:r>
            <w:r>
              <w:rPr>
                <w:noProof/>
                <w:webHidden/>
              </w:rPr>
              <w:tab/>
            </w:r>
            <w:r>
              <w:rPr>
                <w:noProof/>
                <w:webHidden/>
              </w:rPr>
              <w:fldChar w:fldCharType="begin"/>
            </w:r>
            <w:r>
              <w:rPr>
                <w:noProof/>
                <w:webHidden/>
              </w:rPr>
              <w:instrText xml:space="preserve"> PAGEREF _Toc224480578 \h </w:instrText>
            </w:r>
            <w:r>
              <w:rPr>
                <w:noProof/>
                <w:webHidden/>
              </w:rPr>
            </w:r>
            <w:r>
              <w:rPr>
                <w:noProof/>
                <w:webHidden/>
              </w:rPr>
              <w:fldChar w:fldCharType="separate"/>
            </w:r>
            <w:r>
              <w:rPr>
                <w:noProof/>
                <w:webHidden/>
              </w:rPr>
              <w:t>47</w:t>
            </w:r>
            <w:r>
              <w:rPr>
                <w:noProof/>
                <w:webHidden/>
              </w:rPr>
              <w:fldChar w:fldCharType="end"/>
            </w:r>
          </w:hyperlink>
        </w:p>
        <w:p w14:paraId="521C35FB" w14:textId="73443630" w:rsidR="004A722F" w:rsidRDefault="004A722F">
          <w:pPr>
            <w:pStyle w:val="TOC2"/>
            <w:tabs>
              <w:tab w:val="right" w:leader="dot" w:pos="9350"/>
            </w:tabs>
            <w:rPr>
              <w:rFonts w:eastAsiaTheme="minorEastAsia"/>
              <w:noProof/>
            </w:rPr>
          </w:pPr>
          <w:hyperlink w:anchor="_Toc224480579" w:history="1">
            <w:r w:rsidRPr="00CD5FD2">
              <w:rPr>
                <w:rStyle w:val="Hyperlink"/>
                <w:noProof/>
              </w:rPr>
              <w:t>Six</w:t>
            </w:r>
            <w:r>
              <w:rPr>
                <w:noProof/>
                <w:webHidden/>
              </w:rPr>
              <w:tab/>
            </w:r>
            <w:r>
              <w:rPr>
                <w:noProof/>
                <w:webHidden/>
              </w:rPr>
              <w:fldChar w:fldCharType="begin"/>
            </w:r>
            <w:r>
              <w:rPr>
                <w:noProof/>
                <w:webHidden/>
              </w:rPr>
              <w:instrText xml:space="preserve"> PAGEREF _Toc224480579 \h </w:instrText>
            </w:r>
            <w:r>
              <w:rPr>
                <w:noProof/>
                <w:webHidden/>
              </w:rPr>
            </w:r>
            <w:r>
              <w:rPr>
                <w:noProof/>
                <w:webHidden/>
              </w:rPr>
              <w:fldChar w:fldCharType="separate"/>
            </w:r>
            <w:r>
              <w:rPr>
                <w:noProof/>
                <w:webHidden/>
              </w:rPr>
              <w:t>51</w:t>
            </w:r>
            <w:r>
              <w:rPr>
                <w:noProof/>
                <w:webHidden/>
              </w:rPr>
              <w:fldChar w:fldCharType="end"/>
            </w:r>
          </w:hyperlink>
        </w:p>
        <w:p w14:paraId="1F4FBD58" w14:textId="13D4FEDE" w:rsidR="004A722F" w:rsidRDefault="004A722F">
          <w:pPr>
            <w:pStyle w:val="TOC2"/>
            <w:tabs>
              <w:tab w:val="right" w:leader="dot" w:pos="9350"/>
            </w:tabs>
            <w:rPr>
              <w:rFonts w:eastAsiaTheme="minorEastAsia"/>
              <w:noProof/>
            </w:rPr>
          </w:pPr>
          <w:hyperlink w:anchor="_Toc224480580" w:history="1">
            <w:r w:rsidRPr="00CD5FD2">
              <w:rPr>
                <w:rStyle w:val="Hyperlink"/>
                <w:noProof/>
              </w:rPr>
              <w:t>Where New Ideas Come From</w:t>
            </w:r>
            <w:r>
              <w:rPr>
                <w:noProof/>
                <w:webHidden/>
              </w:rPr>
              <w:tab/>
            </w:r>
            <w:r>
              <w:rPr>
                <w:noProof/>
                <w:webHidden/>
              </w:rPr>
              <w:fldChar w:fldCharType="begin"/>
            </w:r>
            <w:r>
              <w:rPr>
                <w:noProof/>
                <w:webHidden/>
              </w:rPr>
              <w:instrText xml:space="preserve"> PAGEREF _Toc224480580 \h </w:instrText>
            </w:r>
            <w:r>
              <w:rPr>
                <w:noProof/>
                <w:webHidden/>
              </w:rPr>
            </w:r>
            <w:r>
              <w:rPr>
                <w:noProof/>
                <w:webHidden/>
              </w:rPr>
              <w:fldChar w:fldCharType="separate"/>
            </w:r>
            <w:r>
              <w:rPr>
                <w:noProof/>
                <w:webHidden/>
              </w:rPr>
              <w:t>51</w:t>
            </w:r>
            <w:r>
              <w:rPr>
                <w:noProof/>
                <w:webHidden/>
              </w:rPr>
              <w:fldChar w:fldCharType="end"/>
            </w:r>
          </w:hyperlink>
        </w:p>
        <w:p w14:paraId="511FA6AB" w14:textId="22617746" w:rsidR="004A722F" w:rsidRDefault="004A722F">
          <w:pPr>
            <w:pStyle w:val="TOC3"/>
            <w:tabs>
              <w:tab w:val="right" w:leader="dot" w:pos="9350"/>
            </w:tabs>
            <w:rPr>
              <w:rFonts w:eastAsiaTheme="minorEastAsia"/>
              <w:noProof/>
            </w:rPr>
          </w:pPr>
          <w:hyperlink w:anchor="_Toc224480581" w:history="1">
            <w:r w:rsidRPr="00CD5FD2">
              <w:rPr>
                <w:rStyle w:val="Hyperlink"/>
                <w:noProof/>
              </w:rPr>
              <w:t>Creativity as a Trainable Skill</w:t>
            </w:r>
            <w:r>
              <w:rPr>
                <w:noProof/>
                <w:webHidden/>
              </w:rPr>
              <w:tab/>
            </w:r>
            <w:r>
              <w:rPr>
                <w:noProof/>
                <w:webHidden/>
              </w:rPr>
              <w:fldChar w:fldCharType="begin"/>
            </w:r>
            <w:r>
              <w:rPr>
                <w:noProof/>
                <w:webHidden/>
              </w:rPr>
              <w:instrText xml:space="preserve"> PAGEREF _Toc224480581 \h </w:instrText>
            </w:r>
            <w:r>
              <w:rPr>
                <w:noProof/>
                <w:webHidden/>
              </w:rPr>
            </w:r>
            <w:r>
              <w:rPr>
                <w:noProof/>
                <w:webHidden/>
              </w:rPr>
              <w:fldChar w:fldCharType="separate"/>
            </w:r>
            <w:r>
              <w:rPr>
                <w:noProof/>
                <w:webHidden/>
              </w:rPr>
              <w:t>53</w:t>
            </w:r>
            <w:r>
              <w:rPr>
                <w:noProof/>
                <w:webHidden/>
              </w:rPr>
              <w:fldChar w:fldCharType="end"/>
            </w:r>
          </w:hyperlink>
        </w:p>
        <w:p w14:paraId="4649D5D2" w14:textId="201D74F5" w:rsidR="004A722F" w:rsidRDefault="004A722F">
          <w:pPr>
            <w:pStyle w:val="TOC3"/>
            <w:tabs>
              <w:tab w:val="right" w:leader="dot" w:pos="9350"/>
            </w:tabs>
            <w:rPr>
              <w:rFonts w:eastAsiaTheme="minorEastAsia"/>
              <w:noProof/>
            </w:rPr>
          </w:pPr>
          <w:hyperlink w:anchor="_Toc224480582" w:history="1">
            <w:r w:rsidRPr="00CD5FD2">
              <w:rPr>
                <w:rStyle w:val="Hyperlink"/>
                <w:noProof/>
              </w:rPr>
              <w:t>A Framework for Engineers</w:t>
            </w:r>
            <w:r>
              <w:rPr>
                <w:noProof/>
                <w:webHidden/>
              </w:rPr>
              <w:tab/>
            </w:r>
            <w:r>
              <w:rPr>
                <w:noProof/>
                <w:webHidden/>
              </w:rPr>
              <w:fldChar w:fldCharType="begin"/>
            </w:r>
            <w:r>
              <w:rPr>
                <w:noProof/>
                <w:webHidden/>
              </w:rPr>
              <w:instrText xml:space="preserve"> PAGEREF _Toc224480582 \h </w:instrText>
            </w:r>
            <w:r>
              <w:rPr>
                <w:noProof/>
                <w:webHidden/>
              </w:rPr>
            </w:r>
            <w:r>
              <w:rPr>
                <w:noProof/>
                <w:webHidden/>
              </w:rPr>
              <w:fldChar w:fldCharType="separate"/>
            </w:r>
            <w:r>
              <w:rPr>
                <w:noProof/>
                <w:webHidden/>
              </w:rPr>
              <w:t>54</w:t>
            </w:r>
            <w:r>
              <w:rPr>
                <w:noProof/>
                <w:webHidden/>
              </w:rPr>
              <w:fldChar w:fldCharType="end"/>
            </w:r>
          </w:hyperlink>
        </w:p>
        <w:p w14:paraId="199CC21E" w14:textId="53819721" w:rsidR="004A722F" w:rsidRDefault="004A722F">
          <w:pPr>
            <w:pStyle w:val="TOC3"/>
            <w:tabs>
              <w:tab w:val="right" w:leader="dot" w:pos="9350"/>
            </w:tabs>
            <w:rPr>
              <w:rFonts w:eastAsiaTheme="minorEastAsia"/>
              <w:noProof/>
            </w:rPr>
          </w:pPr>
          <w:hyperlink w:anchor="_Toc224480583" w:history="1">
            <w:r w:rsidRPr="00CD5FD2">
              <w:rPr>
                <w:rStyle w:val="Hyperlink"/>
                <w:noProof/>
              </w:rPr>
              <w:t xml:space="preserve">Finding Your Process </w:t>
            </w:r>
            <w:r>
              <w:rPr>
                <w:noProof/>
                <w:webHidden/>
              </w:rPr>
              <w:tab/>
            </w:r>
            <w:r>
              <w:rPr>
                <w:noProof/>
                <w:webHidden/>
              </w:rPr>
              <w:fldChar w:fldCharType="begin"/>
            </w:r>
            <w:r>
              <w:rPr>
                <w:noProof/>
                <w:webHidden/>
              </w:rPr>
              <w:instrText xml:space="preserve"> PAGEREF _Toc224480583 \h </w:instrText>
            </w:r>
            <w:r>
              <w:rPr>
                <w:noProof/>
                <w:webHidden/>
              </w:rPr>
            </w:r>
            <w:r>
              <w:rPr>
                <w:noProof/>
                <w:webHidden/>
              </w:rPr>
              <w:fldChar w:fldCharType="separate"/>
            </w:r>
            <w:r>
              <w:rPr>
                <w:noProof/>
                <w:webHidden/>
              </w:rPr>
              <w:t>56</w:t>
            </w:r>
            <w:r>
              <w:rPr>
                <w:noProof/>
                <w:webHidden/>
              </w:rPr>
              <w:fldChar w:fldCharType="end"/>
            </w:r>
          </w:hyperlink>
        </w:p>
        <w:p w14:paraId="2DCFB0CC" w14:textId="7EA33AC8" w:rsidR="004A722F" w:rsidRDefault="004A722F">
          <w:pPr>
            <w:pStyle w:val="TOC2"/>
            <w:tabs>
              <w:tab w:val="right" w:leader="dot" w:pos="9350"/>
            </w:tabs>
            <w:rPr>
              <w:rFonts w:eastAsiaTheme="minorEastAsia"/>
              <w:noProof/>
            </w:rPr>
          </w:pPr>
          <w:hyperlink w:anchor="_Toc224480584" w:history="1">
            <w:r w:rsidRPr="00CD5FD2">
              <w:rPr>
                <w:rStyle w:val="Hyperlink"/>
                <w:noProof/>
              </w:rPr>
              <w:t>Seven</w:t>
            </w:r>
            <w:r>
              <w:rPr>
                <w:noProof/>
                <w:webHidden/>
              </w:rPr>
              <w:tab/>
            </w:r>
            <w:r>
              <w:rPr>
                <w:noProof/>
                <w:webHidden/>
              </w:rPr>
              <w:fldChar w:fldCharType="begin"/>
            </w:r>
            <w:r>
              <w:rPr>
                <w:noProof/>
                <w:webHidden/>
              </w:rPr>
              <w:instrText xml:space="preserve"> PAGEREF _Toc224480584 \h </w:instrText>
            </w:r>
            <w:r>
              <w:rPr>
                <w:noProof/>
                <w:webHidden/>
              </w:rPr>
            </w:r>
            <w:r>
              <w:rPr>
                <w:noProof/>
                <w:webHidden/>
              </w:rPr>
              <w:fldChar w:fldCharType="separate"/>
            </w:r>
            <w:r>
              <w:rPr>
                <w:noProof/>
                <w:webHidden/>
              </w:rPr>
              <w:t>58</w:t>
            </w:r>
            <w:r>
              <w:rPr>
                <w:noProof/>
                <w:webHidden/>
              </w:rPr>
              <w:fldChar w:fldCharType="end"/>
            </w:r>
          </w:hyperlink>
        </w:p>
        <w:p w14:paraId="13BE48EB" w14:textId="11A29F84" w:rsidR="004A722F" w:rsidRDefault="004A722F">
          <w:pPr>
            <w:pStyle w:val="TOC2"/>
            <w:tabs>
              <w:tab w:val="right" w:leader="dot" w:pos="9350"/>
            </w:tabs>
            <w:rPr>
              <w:rFonts w:eastAsiaTheme="minorEastAsia"/>
              <w:noProof/>
            </w:rPr>
          </w:pPr>
          <w:hyperlink w:anchor="_Toc224480585" w:history="1">
            <w:r w:rsidRPr="00CD5FD2">
              <w:rPr>
                <w:rStyle w:val="Hyperlink"/>
                <w:noProof/>
              </w:rPr>
              <w:t>When Good Enough is Enough</w:t>
            </w:r>
            <w:r>
              <w:rPr>
                <w:noProof/>
                <w:webHidden/>
              </w:rPr>
              <w:tab/>
            </w:r>
            <w:r>
              <w:rPr>
                <w:noProof/>
                <w:webHidden/>
              </w:rPr>
              <w:fldChar w:fldCharType="begin"/>
            </w:r>
            <w:r>
              <w:rPr>
                <w:noProof/>
                <w:webHidden/>
              </w:rPr>
              <w:instrText xml:space="preserve"> PAGEREF _Toc224480585 \h </w:instrText>
            </w:r>
            <w:r>
              <w:rPr>
                <w:noProof/>
                <w:webHidden/>
              </w:rPr>
            </w:r>
            <w:r>
              <w:rPr>
                <w:noProof/>
                <w:webHidden/>
              </w:rPr>
              <w:fldChar w:fldCharType="separate"/>
            </w:r>
            <w:r>
              <w:rPr>
                <w:noProof/>
                <w:webHidden/>
              </w:rPr>
              <w:t>58</w:t>
            </w:r>
            <w:r>
              <w:rPr>
                <w:noProof/>
                <w:webHidden/>
              </w:rPr>
              <w:fldChar w:fldCharType="end"/>
            </w:r>
          </w:hyperlink>
        </w:p>
        <w:p w14:paraId="06002BCD" w14:textId="51A82ED9" w:rsidR="004A722F" w:rsidRDefault="004A722F">
          <w:pPr>
            <w:pStyle w:val="TOC3"/>
            <w:tabs>
              <w:tab w:val="right" w:leader="dot" w:pos="9350"/>
            </w:tabs>
            <w:rPr>
              <w:rFonts w:eastAsiaTheme="minorEastAsia"/>
              <w:noProof/>
            </w:rPr>
          </w:pPr>
          <w:hyperlink w:anchor="_Toc224480586" w:history="1">
            <w:r w:rsidRPr="00CD5FD2">
              <w:rPr>
                <w:rStyle w:val="Hyperlink"/>
                <w:noProof/>
              </w:rPr>
              <w:t>The Illusion of the Perfect Solution</w:t>
            </w:r>
            <w:r>
              <w:rPr>
                <w:noProof/>
                <w:webHidden/>
              </w:rPr>
              <w:tab/>
            </w:r>
            <w:r>
              <w:rPr>
                <w:noProof/>
                <w:webHidden/>
              </w:rPr>
              <w:fldChar w:fldCharType="begin"/>
            </w:r>
            <w:r>
              <w:rPr>
                <w:noProof/>
                <w:webHidden/>
              </w:rPr>
              <w:instrText xml:space="preserve"> PAGEREF _Toc224480586 \h </w:instrText>
            </w:r>
            <w:r>
              <w:rPr>
                <w:noProof/>
                <w:webHidden/>
              </w:rPr>
            </w:r>
            <w:r>
              <w:rPr>
                <w:noProof/>
                <w:webHidden/>
              </w:rPr>
              <w:fldChar w:fldCharType="separate"/>
            </w:r>
            <w:r>
              <w:rPr>
                <w:noProof/>
                <w:webHidden/>
              </w:rPr>
              <w:t>59</w:t>
            </w:r>
            <w:r>
              <w:rPr>
                <w:noProof/>
                <w:webHidden/>
              </w:rPr>
              <w:fldChar w:fldCharType="end"/>
            </w:r>
          </w:hyperlink>
        </w:p>
        <w:p w14:paraId="4F9D1570" w14:textId="4FABFB40" w:rsidR="004A722F" w:rsidRDefault="004A722F">
          <w:pPr>
            <w:pStyle w:val="TOC3"/>
            <w:tabs>
              <w:tab w:val="right" w:leader="dot" w:pos="9350"/>
            </w:tabs>
            <w:rPr>
              <w:rFonts w:eastAsiaTheme="minorEastAsia"/>
              <w:noProof/>
            </w:rPr>
          </w:pPr>
          <w:hyperlink w:anchor="_Toc224480587" w:history="1">
            <w:r w:rsidRPr="00CD5FD2">
              <w:rPr>
                <w:rStyle w:val="Hyperlink"/>
                <w:noProof/>
              </w:rPr>
              <w:t>Good Enough Is a Strategy</w:t>
            </w:r>
            <w:r>
              <w:rPr>
                <w:noProof/>
                <w:webHidden/>
              </w:rPr>
              <w:tab/>
            </w:r>
            <w:r>
              <w:rPr>
                <w:noProof/>
                <w:webHidden/>
              </w:rPr>
              <w:fldChar w:fldCharType="begin"/>
            </w:r>
            <w:r>
              <w:rPr>
                <w:noProof/>
                <w:webHidden/>
              </w:rPr>
              <w:instrText xml:space="preserve"> PAGEREF _Toc224480587 \h </w:instrText>
            </w:r>
            <w:r>
              <w:rPr>
                <w:noProof/>
                <w:webHidden/>
              </w:rPr>
            </w:r>
            <w:r>
              <w:rPr>
                <w:noProof/>
                <w:webHidden/>
              </w:rPr>
              <w:fldChar w:fldCharType="separate"/>
            </w:r>
            <w:r>
              <w:rPr>
                <w:noProof/>
                <w:webHidden/>
              </w:rPr>
              <w:t>60</w:t>
            </w:r>
            <w:r>
              <w:rPr>
                <w:noProof/>
                <w:webHidden/>
              </w:rPr>
              <w:fldChar w:fldCharType="end"/>
            </w:r>
          </w:hyperlink>
        </w:p>
        <w:p w14:paraId="584C4BD8" w14:textId="13B03462" w:rsidR="004A722F" w:rsidRDefault="004A722F">
          <w:pPr>
            <w:pStyle w:val="TOC3"/>
            <w:tabs>
              <w:tab w:val="right" w:leader="dot" w:pos="9350"/>
            </w:tabs>
            <w:rPr>
              <w:rFonts w:eastAsiaTheme="minorEastAsia"/>
              <w:noProof/>
            </w:rPr>
          </w:pPr>
          <w:hyperlink w:anchor="_Toc224480588" w:history="1">
            <w:r w:rsidRPr="00CD5FD2">
              <w:rPr>
                <w:rStyle w:val="Hyperlink"/>
                <w:noProof/>
              </w:rPr>
              <w:t>Why This Is Hard</w:t>
            </w:r>
            <w:r>
              <w:rPr>
                <w:noProof/>
                <w:webHidden/>
              </w:rPr>
              <w:tab/>
            </w:r>
            <w:r>
              <w:rPr>
                <w:noProof/>
                <w:webHidden/>
              </w:rPr>
              <w:fldChar w:fldCharType="begin"/>
            </w:r>
            <w:r>
              <w:rPr>
                <w:noProof/>
                <w:webHidden/>
              </w:rPr>
              <w:instrText xml:space="preserve"> PAGEREF _Toc224480588 \h </w:instrText>
            </w:r>
            <w:r>
              <w:rPr>
                <w:noProof/>
                <w:webHidden/>
              </w:rPr>
            </w:r>
            <w:r>
              <w:rPr>
                <w:noProof/>
                <w:webHidden/>
              </w:rPr>
              <w:fldChar w:fldCharType="separate"/>
            </w:r>
            <w:r>
              <w:rPr>
                <w:noProof/>
                <w:webHidden/>
              </w:rPr>
              <w:t>61</w:t>
            </w:r>
            <w:r>
              <w:rPr>
                <w:noProof/>
                <w:webHidden/>
              </w:rPr>
              <w:fldChar w:fldCharType="end"/>
            </w:r>
          </w:hyperlink>
        </w:p>
        <w:p w14:paraId="0206755D" w14:textId="5C633C95" w:rsidR="004A722F" w:rsidRDefault="004A722F">
          <w:pPr>
            <w:pStyle w:val="TOC3"/>
            <w:tabs>
              <w:tab w:val="right" w:leader="dot" w:pos="9350"/>
            </w:tabs>
            <w:rPr>
              <w:rFonts w:eastAsiaTheme="minorEastAsia"/>
              <w:noProof/>
            </w:rPr>
          </w:pPr>
          <w:hyperlink w:anchor="_Toc224480589" w:history="1">
            <w:r w:rsidRPr="00CD5FD2">
              <w:rPr>
                <w:rStyle w:val="Hyperlink"/>
                <w:noProof/>
              </w:rPr>
              <w:t>Thinking In Tiers: Choosing the Right Level of Control</w:t>
            </w:r>
            <w:r>
              <w:rPr>
                <w:noProof/>
                <w:webHidden/>
              </w:rPr>
              <w:tab/>
            </w:r>
            <w:r>
              <w:rPr>
                <w:noProof/>
                <w:webHidden/>
              </w:rPr>
              <w:fldChar w:fldCharType="begin"/>
            </w:r>
            <w:r>
              <w:rPr>
                <w:noProof/>
                <w:webHidden/>
              </w:rPr>
              <w:instrText xml:space="preserve"> PAGEREF _Toc224480589 \h </w:instrText>
            </w:r>
            <w:r>
              <w:rPr>
                <w:noProof/>
                <w:webHidden/>
              </w:rPr>
            </w:r>
            <w:r>
              <w:rPr>
                <w:noProof/>
                <w:webHidden/>
              </w:rPr>
              <w:fldChar w:fldCharType="separate"/>
            </w:r>
            <w:r>
              <w:rPr>
                <w:noProof/>
                <w:webHidden/>
              </w:rPr>
              <w:t>62</w:t>
            </w:r>
            <w:r>
              <w:rPr>
                <w:noProof/>
                <w:webHidden/>
              </w:rPr>
              <w:fldChar w:fldCharType="end"/>
            </w:r>
          </w:hyperlink>
        </w:p>
        <w:p w14:paraId="4CD126BC" w14:textId="43E2ADFA" w:rsidR="004A722F" w:rsidRDefault="004A722F">
          <w:pPr>
            <w:pStyle w:val="TOC3"/>
            <w:tabs>
              <w:tab w:val="right" w:leader="dot" w:pos="9350"/>
            </w:tabs>
            <w:rPr>
              <w:rFonts w:eastAsiaTheme="minorEastAsia"/>
              <w:noProof/>
            </w:rPr>
          </w:pPr>
          <w:hyperlink w:anchor="_Toc224480590" w:history="1">
            <w:r w:rsidRPr="00CD5FD2">
              <w:rPr>
                <w:rStyle w:val="Hyperlink"/>
                <w:noProof/>
              </w:rPr>
              <w:t>Absorbing Risk Together</w:t>
            </w:r>
            <w:r>
              <w:rPr>
                <w:noProof/>
                <w:webHidden/>
              </w:rPr>
              <w:tab/>
            </w:r>
            <w:r>
              <w:rPr>
                <w:noProof/>
                <w:webHidden/>
              </w:rPr>
              <w:fldChar w:fldCharType="begin"/>
            </w:r>
            <w:r>
              <w:rPr>
                <w:noProof/>
                <w:webHidden/>
              </w:rPr>
              <w:instrText xml:space="preserve"> PAGEREF _Toc224480590 \h </w:instrText>
            </w:r>
            <w:r>
              <w:rPr>
                <w:noProof/>
                <w:webHidden/>
              </w:rPr>
            </w:r>
            <w:r>
              <w:rPr>
                <w:noProof/>
                <w:webHidden/>
              </w:rPr>
              <w:fldChar w:fldCharType="separate"/>
            </w:r>
            <w:r>
              <w:rPr>
                <w:noProof/>
                <w:webHidden/>
              </w:rPr>
              <w:t>62</w:t>
            </w:r>
            <w:r>
              <w:rPr>
                <w:noProof/>
                <w:webHidden/>
              </w:rPr>
              <w:fldChar w:fldCharType="end"/>
            </w:r>
          </w:hyperlink>
        </w:p>
        <w:p w14:paraId="0EC7CBC0" w14:textId="2E8723FD" w:rsidR="004A722F" w:rsidRDefault="004A722F">
          <w:pPr>
            <w:pStyle w:val="TOC2"/>
            <w:tabs>
              <w:tab w:val="right" w:leader="dot" w:pos="9350"/>
            </w:tabs>
            <w:rPr>
              <w:rFonts w:eastAsiaTheme="minorEastAsia"/>
              <w:noProof/>
            </w:rPr>
          </w:pPr>
          <w:hyperlink w:anchor="_Toc224480591" w:history="1">
            <w:r w:rsidRPr="00CD5FD2">
              <w:rPr>
                <w:rStyle w:val="Hyperlink"/>
                <w:noProof/>
              </w:rPr>
              <w:t>Eight</w:t>
            </w:r>
            <w:r>
              <w:rPr>
                <w:noProof/>
                <w:webHidden/>
              </w:rPr>
              <w:tab/>
            </w:r>
            <w:r>
              <w:rPr>
                <w:noProof/>
                <w:webHidden/>
              </w:rPr>
              <w:fldChar w:fldCharType="begin"/>
            </w:r>
            <w:r>
              <w:rPr>
                <w:noProof/>
                <w:webHidden/>
              </w:rPr>
              <w:instrText xml:space="preserve"> PAGEREF _Toc224480591 \h </w:instrText>
            </w:r>
            <w:r>
              <w:rPr>
                <w:noProof/>
                <w:webHidden/>
              </w:rPr>
            </w:r>
            <w:r>
              <w:rPr>
                <w:noProof/>
                <w:webHidden/>
              </w:rPr>
              <w:fldChar w:fldCharType="separate"/>
            </w:r>
            <w:r>
              <w:rPr>
                <w:noProof/>
                <w:webHidden/>
              </w:rPr>
              <w:t>64</w:t>
            </w:r>
            <w:r>
              <w:rPr>
                <w:noProof/>
                <w:webHidden/>
              </w:rPr>
              <w:fldChar w:fldCharType="end"/>
            </w:r>
          </w:hyperlink>
        </w:p>
        <w:p w14:paraId="21E039E0" w14:textId="6F24CD6E" w:rsidR="004A722F" w:rsidRDefault="004A722F">
          <w:pPr>
            <w:pStyle w:val="TOC2"/>
            <w:tabs>
              <w:tab w:val="right" w:leader="dot" w:pos="9350"/>
            </w:tabs>
            <w:rPr>
              <w:rFonts w:eastAsiaTheme="minorEastAsia"/>
              <w:noProof/>
            </w:rPr>
          </w:pPr>
          <w:hyperlink w:anchor="_Toc224480592" w:history="1">
            <w:r w:rsidRPr="00CD5FD2">
              <w:rPr>
                <w:rStyle w:val="Hyperlink"/>
                <w:noProof/>
              </w:rPr>
              <w:t>The Illusion of Alignment</w:t>
            </w:r>
            <w:r>
              <w:rPr>
                <w:noProof/>
                <w:webHidden/>
              </w:rPr>
              <w:tab/>
            </w:r>
            <w:r>
              <w:rPr>
                <w:noProof/>
                <w:webHidden/>
              </w:rPr>
              <w:fldChar w:fldCharType="begin"/>
            </w:r>
            <w:r>
              <w:rPr>
                <w:noProof/>
                <w:webHidden/>
              </w:rPr>
              <w:instrText xml:space="preserve"> PAGEREF _Toc224480592 \h </w:instrText>
            </w:r>
            <w:r>
              <w:rPr>
                <w:noProof/>
                <w:webHidden/>
              </w:rPr>
            </w:r>
            <w:r>
              <w:rPr>
                <w:noProof/>
                <w:webHidden/>
              </w:rPr>
              <w:fldChar w:fldCharType="separate"/>
            </w:r>
            <w:r>
              <w:rPr>
                <w:noProof/>
                <w:webHidden/>
              </w:rPr>
              <w:t>64</w:t>
            </w:r>
            <w:r>
              <w:rPr>
                <w:noProof/>
                <w:webHidden/>
              </w:rPr>
              <w:fldChar w:fldCharType="end"/>
            </w:r>
          </w:hyperlink>
        </w:p>
        <w:p w14:paraId="321917E6" w14:textId="3383EB37" w:rsidR="004A722F" w:rsidRDefault="004A722F">
          <w:pPr>
            <w:pStyle w:val="TOC3"/>
            <w:tabs>
              <w:tab w:val="right" w:leader="dot" w:pos="9350"/>
            </w:tabs>
            <w:rPr>
              <w:rFonts w:eastAsiaTheme="minorEastAsia"/>
              <w:noProof/>
            </w:rPr>
          </w:pPr>
          <w:hyperlink w:anchor="_Toc224480593" w:history="1">
            <w:r w:rsidRPr="00CD5FD2">
              <w:rPr>
                <w:rStyle w:val="Hyperlink"/>
                <w:noProof/>
              </w:rPr>
              <w:t>How Complexity Disrupts Understanding</w:t>
            </w:r>
            <w:r>
              <w:rPr>
                <w:noProof/>
                <w:webHidden/>
              </w:rPr>
              <w:tab/>
            </w:r>
            <w:r>
              <w:rPr>
                <w:noProof/>
                <w:webHidden/>
              </w:rPr>
              <w:fldChar w:fldCharType="begin"/>
            </w:r>
            <w:r>
              <w:rPr>
                <w:noProof/>
                <w:webHidden/>
              </w:rPr>
              <w:instrText xml:space="preserve"> PAGEREF _Toc224480593 \h </w:instrText>
            </w:r>
            <w:r>
              <w:rPr>
                <w:noProof/>
                <w:webHidden/>
              </w:rPr>
            </w:r>
            <w:r>
              <w:rPr>
                <w:noProof/>
                <w:webHidden/>
              </w:rPr>
              <w:fldChar w:fldCharType="separate"/>
            </w:r>
            <w:r>
              <w:rPr>
                <w:noProof/>
                <w:webHidden/>
              </w:rPr>
              <w:t>65</w:t>
            </w:r>
            <w:r>
              <w:rPr>
                <w:noProof/>
                <w:webHidden/>
              </w:rPr>
              <w:fldChar w:fldCharType="end"/>
            </w:r>
          </w:hyperlink>
        </w:p>
        <w:p w14:paraId="07B69E03" w14:textId="3E6C324F" w:rsidR="004A722F" w:rsidRDefault="004A722F">
          <w:pPr>
            <w:pStyle w:val="TOC3"/>
            <w:tabs>
              <w:tab w:val="right" w:leader="dot" w:pos="9350"/>
            </w:tabs>
            <w:rPr>
              <w:rFonts w:eastAsiaTheme="minorEastAsia"/>
              <w:noProof/>
            </w:rPr>
          </w:pPr>
          <w:hyperlink w:anchor="_Toc224480594" w:history="1">
            <w:r w:rsidRPr="00CD5FD2">
              <w:rPr>
                <w:rStyle w:val="Hyperlink"/>
                <w:noProof/>
              </w:rPr>
              <w:t>Building Shared Mental Models</w:t>
            </w:r>
            <w:r>
              <w:rPr>
                <w:noProof/>
                <w:webHidden/>
              </w:rPr>
              <w:tab/>
            </w:r>
            <w:r>
              <w:rPr>
                <w:noProof/>
                <w:webHidden/>
              </w:rPr>
              <w:fldChar w:fldCharType="begin"/>
            </w:r>
            <w:r>
              <w:rPr>
                <w:noProof/>
                <w:webHidden/>
              </w:rPr>
              <w:instrText xml:space="preserve"> PAGEREF _Toc224480594 \h </w:instrText>
            </w:r>
            <w:r>
              <w:rPr>
                <w:noProof/>
                <w:webHidden/>
              </w:rPr>
            </w:r>
            <w:r>
              <w:rPr>
                <w:noProof/>
                <w:webHidden/>
              </w:rPr>
              <w:fldChar w:fldCharType="separate"/>
            </w:r>
            <w:r>
              <w:rPr>
                <w:noProof/>
                <w:webHidden/>
              </w:rPr>
              <w:t>67</w:t>
            </w:r>
            <w:r>
              <w:rPr>
                <w:noProof/>
                <w:webHidden/>
              </w:rPr>
              <w:fldChar w:fldCharType="end"/>
            </w:r>
          </w:hyperlink>
        </w:p>
        <w:p w14:paraId="03D88933" w14:textId="4CAF8D7B" w:rsidR="004A722F" w:rsidRDefault="004A722F">
          <w:pPr>
            <w:pStyle w:val="TOC3"/>
            <w:tabs>
              <w:tab w:val="right" w:leader="dot" w:pos="9350"/>
            </w:tabs>
            <w:rPr>
              <w:rFonts w:eastAsiaTheme="minorEastAsia"/>
              <w:noProof/>
            </w:rPr>
          </w:pPr>
          <w:hyperlink w:anchor="_Toc224480595" w:history="1">
            <w:r w:rsidRPr="00CD5FD2">
              <w:rPr>
                <w:rStyle w:val="Hyperlink"/>
                <w:noProof/>
              </w:rPr>
              <w:t>Reinforcing Alignment Over Time</w:t>
            </w:r>
            <w:r>
              <w:rPr>
                <w:noProof/>
                <w:webHidden/>
              </w:rPr>
              <w:tab/>
            </w:r>
            <w:r>
              <w:rPr>
                <w:noProof/>
                <w:webHidden/>
              </w:rPr>
              <w:fldChar w:fldCharType="begin"/>
            </w:r>
            <w:r>
              <w:rPr>
                <w:noProof/>
                <w:webHidden/>
              </w:rPr>
              <w:instrText xml:space="preserve"> PAGEREF _Toc224480595 \h </w:instrText>
            </w:r>
            <w:r>
              <w:rPr>
                <w:noProof/>
                <w:webHidden/>
              </w:rPr>
            </w:r>
            <w:r>
              <w:rPr>
                <w:noProof/>
                <w:webHidden/>
              </w:rPr>
              <w:fldChar w:fldCharType="separate"/>
            </w:r>
            <w:r>
              <w:rPr>
                <w:noProof/>
                <w:webHidden/>
              </w:rPr>
              <w:t>69</w:t>
            </w:r>
            <w:r>
              <w:rPr>
                <w:noProof/>
                <w:webHidden/>
              </w:rPr>
              <w:fldChar w:fldCharType="end"/>
            </w:r>
          </w:hyperlink>
        </w:p>
        <w:p w14:paraId="25140E2B" w14:textId="1DFA44E8" w:rsidR="004A722F" w:rsidRDefault="004A722F">
          <w:pPr>
            <w:pStyle w:val="TOC3"/>
            <w:tabs>
              <w:tab w:val="right" w:leader="dot" w:pos="9350"/>
            </w:tabs>
            <w:rPr>
              <w:rFonts w:eastAsiaTheme="minorEastAsia"/>
              <w:noProof/>
            </w:rPr>
          </w:pPr>
          <w:hyperlink w:anchor="_Toc224480596" w:history="1">
            <w:r w:rsidRPr="00CD5FD2">
              <w:rPr>
                <w:rStyle w:val="Hyperlink"/>
                <w:noProof/>
              </w:rPr>
              <w:t>Beyond the Illusion</w:t>
            </w:r>
            <w:r>
              <w:rPr>
                <w:noProof/>
                <w:webHidden/>
              </w:rPr>
              <w:tab/>
            </w:r>
            <w:r>
              <w:rPr>
                <w:noProof/>
                <w:webHidden/>
              </w:rPr>
              <w:fldChar w:fldCharType="begin"/>
            </w:r>
            <w:r>
              <w:rPr>
                <w:noProof/>
                <w:webHidden/>
              </w:rPr>
              <w:instrText xml:space="preserve"> PAGEREF _Toc224480596 \h </w:instrText>
            </w:r>
            <w:r>
              <w:rPr>
                <w:noProof/>
                <w:webHidden/>
              </w:rPr>
            </w:r>
            <w:r>
              <w:rPr>
                <w:noProof/>
                <w:webHidden/>
              </w:rPr>
              <w:fldChar w:fldCharType="separate"/>
            </w:r>
            <w:r>
              <w:rPr>
                <w:noProof/>
                <w:webHidden/>
              </w:rPr>
              <w:t>75</w:t>
            </w:r>
            <w:r>
              <w:rPr>
                <w:noProof/>
                <w:webHidden/>
              </w:rPr>
              <w:fldChar w:fldCharType="end"/>
            </w:r>
          </w:hyperlink>
        </w:p>
        <w:p w14:paraId="0D705AA5" w14:textId="125DB0CA" w:rsidR="004A722F" w:rsidRDefault="004A722F">
          <w:pPr>
            <w:pStyle w:val="TOC2"/>
            <w:tabs>
              <w:tab w:val="right" w:leader="dot" w:pos="9350"/>
            </w:tabs>
            <w:rPr>
              <w:rFonts w:eastAsiaTheme="minorEastAsia"/>
              <w:noProof/>
            </w:rPr>
          </w:pPr>
          <w:hyperlink w:anchor="_Toc224480597" w:history="1">
            <w:r w:rsidRPr="00CD5FD2">
              <w:rPr>
                <w:rStyle w:val="Hyperlink"/>
                <w:noProof/>
              </w:rPr>
              <w:t>Nine</w:t>
            </w:r>
            <w:r>
              <w:rPr>
                <w:noProof/>
                <w:webHidden/>
              </w:rPr>
              <w:tab/>
            </w:r>
            <w:r>
              <w:rPr>
                <w:noProof/>
                <w:webHidden/>
              </w:rPr>
              <w:fldChar w:fldCharType="begin"/>
            </w:r>
            <w:r>
              <w:rPr>
                <w:noProof/>
                <w:webHidden/>
              </w:rPr>
              <w:instrText xml:space="preserve"> PAGEREF _Toc224480597 \h </w:instrText>
            </w:r>
            <w:r>
              <w:rPr>
                <w:noProof/>
                <w:webHidden/>
              </w:rPr>
            </w:r>
            <w:r>
              <w:rPr>
                <w:noProof/>
                <w:webHidden/>
              </w:rPr>
              <w:fldChar w:fldCharType="separate"/>
            </w:r>
            <w:r>
              <w:rPr>
                <w:noProof/>
                <w:webHidden/>
              </w:rPr>
              <w:t>77</w:t>
            </w:r>
            <w:r>
              <w:rPr>
                <w:noProof/>
                <w:webHidden/>
              </w:rPr>
              <w:fldChar w:fldCharType="end"/>
            </w:r>
          </w:hyperlink>
        </w:p>
        <w:p w14:paraId="2A52294F" w14:textId="3F92232F" w:rsidR="004A722F" w:rsidRDefault="004A722F">
          <w:pPr>
            <w:pStyle w:val="TOC2"/>
            <w:tabs>
              <w:tab w:val="right" w:leader="dot" w:pos="9350"/>
            </w:tabs>
            <w:rPr>
              <w:rFonts w:eastAsiaTheme="minorEastAsia"/>
              <w:noProof/>
            </w:rPr>
          </w:pPr>
          <w:hyperlink w:anchor="_Toc224480598" w:history="1">
            <w:r w:rsidRPr="00CD5FD2">
              <w:rPr>
                <w:rStyle w:val="Hyperlink"/>
                <w:noProof/>
              </w:rPr>
              <w:t>The Cost of Re-Deciding</w:t>
            </w:r>
            <w:r>
              <w:rPr>
                <w:noProof/>
                <w:webHidden/>
              </w:rPr>
              <w:tab/>
            </w:r>
            <w:r>
              <w:rPr>
                <w:noProof/>
                <w:webHidden/>
              </w:rPr>
              <w:fldChar w:fldCharType="begin"/>
            </w:r>
            <w:r>
              <w:rPr>
                <w:noProof/>
                <w:webHidden/>
              </w:rPr>
              <w:instrText xml:space="preserve"> PAGEREF _Toc224480598 \h </w:instrText>
            </w:r>
            <w:r>
              <w:rPr>
                <w:noProof/>
                <w:webHidden/>
              </w:rPr>
            </w:r>
            <w:r>
              <w:rPr>
                <w:noProof/>
                <w:webHidden/>
              </w:rPr>
              <w:fldChar w:fldCharType="separate"/>
            </w:r>
            <w:r>
              <w:rPr>
                <w:noProof/>
                <w:webHidden/>
              </w:rPr>
              <w:t>77</w:t>
            </w:r>
            <w:r>
              <w:rPr>
                <w:noProof/>
                <w:webHidden/>
              </w:rPr>
              <w:fldChar w:fldCharType="end"/>
            </w:r>
          </w:hyperlink>
        </w:p>
        <w:p w14:paraId="2D078C79" w14:textId="4D860C52" w:rsidR="004A722F" w:rsidRDefault="004A722F">
          <w:pPr>
            <w:pStyle w:val="TOC3"/>
            <w:tabs>
              <w:tab w:val="right" w:leader="dot" w:pos="9350"/>
            </w:tabs>
            <w:rPr>
              <w:rFonts w:eastAsiaTheme="minorEastAsia"/>
              <w:noProof/>
            </w:rPr>
          </w:pPr>
          <w:hyperlink w:anchor="_Toc224480599" w:history="1">
            <w:r w:rsidRPr="00CD5FD2">
              <w:rPr>
                <w:rStyle w:val="Hyperlink"/>
                <w:noProof/>
              </w:rPr>
              <w:t>The Hidden Cost</w:t>
            </w:r>
            <w:r>
              <w:rPr>
                <w:noProof/>
                <w:webHidden/>
              </w:rPr>
              <w:tab/>
            </w:r>
            <w:r>
              <w:rPr>
                <w:noProof/>
                <w:webHidden/>
              </w:rPr>
              <w:fldChar w:fldCharType="begin"/>
            </w:r>
            <w:r>
              <w:rPr>
                <w:noProof/>
                <w:webHidden/>
              </w:rPr>
              <w:instrText xml:space="preserve"> PAGEREF _Toc224480599 \h </w:instrText>
            </w:r>
            <w:r>
              <w:rPr>
                <w:noProof/>
                <w:webHidden/>
              </w:rPr>
            </w:r>
            <w:r>
              <w:rPr>
                <w:noProof/>
                <w:webHidden/>
              </w:rPr>
              <w:fldChar w:fldCharType="separate"/>
            </w:r>
            <w:r>
              <w:rPr>
                <w:noProof/>
                <w:webHidden/>
              </w:rPr>
              <w:t>79</w:t>
            </w:r>
            <w:r>
              <w:rPr>
                <w:noProof/>
                <w:webHidden/>
              </w:rPr>
              <w:fldChar w:fldCharType="end"/>
            </w:r>
          </w:hyperlink>
        </w:p>
        <w:p w14:paraId="15A4D075" w14:textId="78408D66" w:rsidR="004A722F" w:rsidRDefault="004A722F">
          <w:pPr>
            <w:pStyle w:val="TOC3"/>
            <w:tabs>
              <w:tab w:val="right" w:leader="dot" w:pos="9350"/>
            </w:tabs>
            <w:rPr>
              <w:rFonts w:eastAsiaTheme="minorEastAsia"/>
              <w:noProof/>
            </w:rPr>
          </w:pPr>
          <w:hyperlink w:anchor="_Toc224480600" w:history="1">
            <w:r w:rsidRPr="00CD5FD2">
              <w:rPr>
                <w:rStyle w:val="Hyperlink"/>
                <w:noProof/>
              </w:rPr>
              <w:t>Why We Keep Deciding</w:t>
            </w:r>
            <w:r>
              <w:rPr>
                <w:noProof/>
                <w:webHidden/>
              </w:rPr>
              <w:tab/>
            </w:r>
            <w:r>
              <w:rPr>
                <w:noProof/>
                <w:webHidden/>
              </w:rPr>
              <w:fldChar w:fldCharType="begin"/>
            </w:r>
            <w:r>
              <w:rPr>
                <w:noProof/>
                <w:webHidden/>
              </w:rPr>
              <w:instrText xml:space="preserve"> PAGEREF _Toc224480600 \h </w:instrText>
            </w:r>
            <w:r>
              <w:rPr>
                <w:noProof/>
                <w:webHidden/>
              </w:rPr>
            </w:r>
            <w:r>
              <w:rPr>
                <w:noProof/>
                <w:webHidden/>
              </w:rPr>
              <w:fldChar w:fldCharType="separate"/>
            </w:r>
            <w:r>
              <w:rPr>
                <w:noProof/>
                <w:webHidden/>
              </w:rPr>
              <w:t>80</w:t>
            </w:r>
            <w:r>
              <w:rPr>
                <w:noProof/>
                <w:webHidden/>
              </w:rPr>
              <w:fldChar w:fldCharType="end"/>
            </w:r>
          </w:hyperlink>
        </w:p>
        <w:p w14:paraId="6EDDCB74" w14:textId="6A5A4DFC" w:rsidR="004A722F" w:rsidRDefault="004A722F">
          <w:pPr>
            <w:pStyle w:val="TOC3"/>
            <w:tabs>
              <w:tab w:val="right" w:leader="dot" w:pos="9350"/>
            </w:tabs>
            <w:rPr>
              <w:rFonts w:eastAsiaTheme="minorEastAsia"/>
              <w:noProof/>
            </w:rPr>
          </w:pPr>
          <w:hyperlink w:anchor="_Toc224480601" w:history="1">
            <w:r w:rsidRPr="00CD5FD2">
              <w:rPr>
                <w:rStyle w:val="Hyperlink"/>
                <w:noProof/>
              </w:rPr>
              <w:t>Making Decisions Durable</w:t>
            </w:r>
            <w:r>
              <w:rPr>
                <w:noProof/>
                <w:webHidden/>
              </w:rPr>
              <w:tab/>
            </w:r>
            <w:r>
              <w:rPr>
                <w:noProof/>
                <w:webHidden/>
              </w:rPr>
              <w:fldChar w:fldCharType="begin"/>
            </w:r>
            <w:r>
              <w:rPr>
                <w:noProof/>
                <w:webHidden/>
              </w:rPr>
              <w:instrText xml:space="preserve"> PAGEREF _Toc224480601 \h </w:instrText>
            </w:r>
            <w:r>
              <w:rPr>
                <w:noProof/>
                <w:webHidden/>
              </w:rPr>
            </w:r>
            <w:r>
              <w:rPr>
                <w:noProof/>
                <w:webHidden/>
              </w:rPr>
              <w:fldChar w:fldCharType="separate"/>
            </w:r>
            <w:r>
              <w:rPr>
                <w:noProof/>
                <w:webHidden/>
              </w:rPr>
              <w:t>82</w:t>
            </w:r>
            <w:r>
              <w:rPr>
                <w:noProof/>
                <w:webHidden/>
              </w:rPr>
              <w:fldChar w:fldCharType="end"/>
            </w:r>
          </w:hyperlink>
        </w:p>
        <w:p w14:paraId="4DD30EC3" w14:textId="204F7156" w:rsidR="004A722F" w:rsidRDefault="004A722F">
          <w:pPr>
            <w:pStyle w:val="TOC3"/>
            <w:tabs>
              <w:tab w:val="right" w:leader="dot" w:pos="9350"/>
            </w:tabs>
            <w:rPr>
              <w:rFonts w:eastAsiaTheme="minorEastAsia"/>
              <w:noProof/>
            </w:rPr>
          </w:pPr>
          <w:hyperlink w:anchor="_Toc224480602" w:history="1">
            <w:r w:rsidRPr="00CD5FD2">
              <w:rPr>
                <w:rStyle w:val="Hyperlink"/>
                <w:noProof/>
              </w:rPr>
              <w:t>What Happens Next</w:t>
            </w:r>
            <w:r>
              <w:rPr>
                <w:noProof/>
                <w:webHidden/>
              </w:rPr>
              <w:tab/>
            </w:r>
            <w:r>
              <w:rPr>
                <w:noProof/>
                <w:webHidden/>
              </w:rPr>
              <w:fldChar w:fldCharType="begin"/>
            </w:r>
            <w:r>
              <w:rPr>
                <w:noProof/>
                <w:webHidden/>
              </w:rPr>
              <w:instrText xml:space="preserve"> PAGEREF _Toc224480602 \h </w:instrText>
            </w:r>
            <w:r>
              <w:rPr>
                <w:noProof/>
                <w:webHidden/>
              </w:rPr>
            </w:r>
            <w:r>
              <w:rPr>
                <w:noProof/>
                <w:webHidden/>
              </w:rPr>
              <w:fldChar w:fldCharType="separate"/>
            </w:r>
            <w:r>
              <w:rPr>
                <w:noProof/>
                <w:webHidden/>
              </w:rPr>
              <w:t>83</w:t>
            </w:r>
            <w:r>
              <w:rPr>
                <w:noProof/>
                <w:webHidden/>
              </w:rPr>
              <w:fldChar w:fldCharType="end"/>
            </w:r>
          </w:hyperlink>
        </w:p>
        <w:p w14:paraId="34EA1ECA" w14:textId="1439B35F" w:rsidR="004A722F" w:rsidRDefault="004A722F">
          <w:pPr>
            <w:pStyle w:val="TOC3"/>
            <w:tabs>
              <w:tab w:val="right" w:leader="dot" w:pos="9350"/>
            </w:tabs>
            <w:rPr>
              <w:rFonts w:eastAsiaTheme="minorEastAsia"/>
              <w:noProof/>
            </w:rPr>
          </w:pPr>
          <w:hyperlink w:anchor="_Toc224480603" w:history="1">
            <w:r w:rsidRPr="00CD5FD2">
              <w:rPr>
                <w:rStyle w:val="Hyperlink"/>
                <w:noProof/>
              </w:rPr>
              <w:t>Changing how the team talks.</w:t>
            </w:r>
            <w:r>
              <w:rPr>
                <w:noProof/>
                <w:webHidden/>
              </w:rPr>
              <w:tab/>
            </w:r>
            <w:r>
              <w:rPr>
                <w:noProof/>
                <w:webHidden/>
              </w:rPr>
              <w:fldChar w:fldCharType="begin"/>
            </w:r>
            <w:r>
              <w:rPr>
                <w:noProof/>
                <w:webHidden/>
              </w:rPr>
              <w:instrText xml:space="preserve"> PAGEREF _Toc224480603 \h </w:instrText>
            </w:r>
            <w:r>
              <w:rPr>
                <w:noProof/>
                <w:webHidden/>
              </w:rPr>
            </w:r>
            <w:r>
              <w:rPr>
                <w:noProof/>
                <w:webHidden/>
              </w:rPr>
              <w:fldChar w:fldCharType="separate"/>
            </w:r>
            <w:r>
              <w:rPr>
                <w:noProof/>
                <w:webHidden/>
              </w:rPr>
              <w:t>84</w:t>
            </w:r>
            <w:r>
              <w:rPr>
                <w:noProof/>
                <w:webHidden/>
              </w:rPr>
              <w:fldChar w:fldCharType="end"/>
            </w:r>
          </w:hyperlink>
        </w:p>
        <w:p w14:paraId="14ABFDF5" w14:textId="7C2EEAF7" w:rsidR="004A722F" w:rsidRDefault="004A722F">
          <w:pPr>
            <w:pStyle w:val="TOC3"/>
            <w:tabs>
              <w:tab w:val="right" w:leader="dot" w:pos="9350"/>
            </w:tabs>
            <w:rPr>
              <w:rFonts w:eastAsiaTheme="minorEastAsia"/>
              <w:noProof/>
            </w:rPr>
          </w:pPr>
          <w:hyperlink w:anchor="_Toc224480604" w:history="1">
            <w:r w:rsidRPr="00CD5FD2">
              <w:rPr>
                <w:rStyle w:val="Hyperlink"/>
                <w:noProof/>
              </w:rPr>
              <w:t>Back to the Decision</w:t>
            </w:r>
            <w:r>
              <w:rPr>
                <w:noProof/>
                <w:webHidden/>
              </w:rPr>
              <w:tab/>
            </w:r>
            <w:r>
              <w:rPr>
                <w:noProof/>
                <w:webHidden/>
              </w:rPr>
              <w:fldChar w:fldCharType="begin"/>
            </w:r>
            <w:r>
              <w:rPr>
                <w:noProof/>
                <w:webHidden/>
              </w:rPr>
              <w:instrText xml:space="preserve"> PAGEREF _Toc224480604 \h </w:instrText>
            </w:r>
            <w:r>
              <w:rPr>
                <w:noProof/>
                <w:webHidden/>
              </w:rPr>
            </w:r>
            <w:r>
              <w:rPr>
                <w:noProof/>
                <w:webHidden/>
              </w:rPr>
              <w:fldChar w:fldCharType="separate"/>
            </w:r>
            <w:r>
              <w:rPr>
                <w:noProof/>
                <w:webHidden/>
              </w:rPr>
              <w:t>86</w:t>
            </w:r>
            <w:r>
              <w:rPr>
                <w:noProof/>
                <w:webHidden/>
              </w:rPr>
              <w:fldChar w:fldCharType="end"/>
            </w:r>
          </w:hyperlink>
        </w:p>
        <w:p w14:paraId="253A59ED" w14:textId="21881D9B" w:rsidR="004A722F" w:rsidRDefault="004A722F">
          <w:pPr>
            <w:pStyle w:val="TOC2"/>
            <w:tabs>
              <w:tab w:val="right" w:leader="dot" w:pos="9350"/>
            </w:tabs>
            <w:rPr>
              <w:rFonts w:eastAsiaTheme="minorEastAsia"/>
              <w:noProof/>
            </w:rPr>
          </w:pPr>
          <w:hyperlink w:anchor="_Toc224480605" w:history="1">
            <w:r w:rsidRPr="00CD5FD2">
              <w:rPr>
                <w:rStyle w:val="Hyperlink"/>
                <w:noProof/>
              </w:rPr>
              <w:t>Ten</w:t>
            </w:r>
            <w:r>
              <w:rPr>
                <w:noProof/>
                <w:webHidden/>
              </w:rPr>
              <w:tab/>
            </w:r>
            <w:r>
              <w:rPr>
                <w:noProof/>
                <w:webHidden/>
              </w:rPr>
              <w:fldChar w:fldCharType="begin"/>
            </w:r>
            <w:r>
              <w:rPr>
                <w:noProof/>
                <w:webHidden/>
              </w:rPr>
              <w:instrText xml:space="preserve"> PAGEREF _Toc224480605 \h </w:instrText>
            </w:r>
            <w:r>
              <w:rPr>
                <w:noProof/>
                <w:webHidden/>
              </w:rPr>
            </w:r>
            <w:r>
              <w:rPr>
                <w:noProof/>
                <w:webHidden/>
              </w:rPr>
              <w:fldChar w:fldCharType="separate"/>
            </w:r>
            <w:r>
              <w:rPr>
                <w:noProof/>
                <w:webHidden/>
              </w:rPr>
              <w:t>89</w:t>
            </w:r>
            <w:r>
              <w:rPr>
                <w:noProof/>
                <w:webHidden/>
              </w:rPr>
              <w:fldChar w:fldCharType="end"/>
            </w:r>
          </w:hyperlink>
        </w:p>
        <w:p w14:paraId="4A989C3C" w14:textId="4442C570" w:rsidR="004A722F" w:rsidRDefault="004A722F">
          <w:pPr>
            <w:pStyle w:val="TOC2"/>
            <w:tabs>
              <w:tab w:val="right" w:leader="dot" w:pos="9350"/>
            </w:tabs>
            <w:rPr>
              <w:rFonts w:eastAsiaTheme="minorEastAsia"/>
              <w:noProof/>
            </w:rPr>
          </w:pPr>
          <w:hyperlink w:anchor="_Toc224480606" w:history="1">
            <w:r w:rsidRPr="00CD5FD2">
              <w:rPr>
                <w:rStyle w:val="Hyperlink"/>
                <w:noProof/>
              </w:rPr>
              <w:t xml:space="preserve">The Feedback Paradox </w:t>
            </w:r>
            <w:r>
              <w:rPr>
                <w:noProof/>
                <w:webHidden/>
              </w:rPr>
              <w:tab/>
            </w:r>
            <w:r>
              <w:rPr>
                <w:noProof/>
                <w:webHidden/>
              </w:rPr>
              <w:fldChar w:fldCharType="begin"/>
            </w:r>
            <w:r>
              <w:rPr>
                <w:noProof/>
                <w:webHidden/>
              </w:rPr>
              <w:instrText xml:space="preserve"> PAGEREF _Toc224480606 \h </w:instrText>
            </w:r>
            <w:r>
              <w:rPr>
                <w:noProof/>
                <w:webHidden/>
              </w:rPr>
            </w:r>
            <w:r>
              <w:rPr>
                <w:noProof/>
                <w:webHidden/>
              </w:rPr>
              <w:fldChar w:fldCharType="separate"/>
            </w:r>
            <w:r>
              <w:rPr>
                <w:noProof/>
                <w:webHidden/>
              </w:rPr>
              <w:t>89</w:t>
            </w:r>
            <w:r>
              <w:rPr>
                <w:noProof/>
                <w:webHidden/>
              </w:rPr>
              <w:fldChar w:fldCharType="end"/>
            </w:r>
          </w:hyperlink>
        </w:p>
        <w:p w14:paraId="5BAE7A0B" w14:textId="38366614" w:rsidR="004A722F" w:rsidRDefault="004A722F">
          <w:pPr>
            <w:pStyle w:val="TOC3"/>
            <w:tabs>
              <w:tab w:val="right" w:leader="dot" w:pos="9350"/>
            </w:tabs>
            <w:rPr>
              <w:rFonts w:eastAsiaTheme="minorEastAsia"/>
              <w:noProof/>
            </w:rPr>
          </w:pPr>
          <w:hyperlink w:anchor="_Toc224480607" w:history="1">
            <w:r w:rsidRPr="00CD5FD2">
              <w:rPr>
                <w:rStyle w:val="Hyperlink"/>
                <w:noProof/>
              </w:rPr>
              <w:t>Why Feedback Fails</w:t>
            </w:r>
            <w:r>
              <w:rPr>
                <w:noProof/>
                <w:webHidden/>
              </w:rPr>
              <w:tab/>
            </w:r>
            <w:r>
              <w:rPr>
                <w:noProof/>
                <w:webHidden/>
              </w:rPr>
              <w:fldChar w:fldCharType="begin"/>
            </w:r>
            <w:r>
              <w:rPr>
                <w:noProof/>
                <w:webHidden/>
              </w:rPr>
              <w:instrText xml:space="preserve"> PAGEREF _Toc224480607 \h </w:instrText>
            </w:r>
            <w:r>
              <w:rPr>
                <w:noProof/>
                <w:webHidden/>
              </w:rPr>
            </w:r>
            <w:r>
              <w:rPr>
                <w:noProof/>
                <w:webHidden/>
              </w:rPr>
              <w:fldChar w:fldCharType="separate"/>
            </w:r>
            <w:r>
              <w:rPr>
                <w:noProof/>
                <w:webHidden/>
              </w:rPr>
              <w:t>90</w:t>
            </w:r>
            <w:r>
              <w:rPr>
                <w:noProof/>
                <w:webHidden/>
              </w:rPr>
              <w:fldChar w:fldCharType="end"/>
            </w:r>
          </w:hyperlink>
        </w:p>
        <w:p w14:paraId="4F8CE671" w14:textId="31713872" w:rsidR="004A722F" w:rsidRDefault="004A722F">
          <w:pPr>
            <w:pStyle w:val="TOC3"/>
            <w:tabs>
              <w:tab w:val="right" w:leader="dot" w:pos="9350"/>
            </w:tabs>
            <w:rPr>
              <w:rFonts w:eastAsiaTheme="minorEastAsia"/>
              <w:noProof/>
            </w:rPr>
          </w:pPr>
          <w:hyperlink w:anchor="_Toc224480608" w:history="1">
            <w:r w:rsidRPr="00CD5FD2">
              <w:rPr>
                <w:rStyle w:val="Hyperlink"/>
                <w:noProof/>
              </w:rPr>
              <w:t>What Psychological Safety Actually Enables</w:t>
            </w:r>
            <w:r>
              <w:rPr>
                <w:noProof/>
                <w:webHidden/>
              </w:rPr>
              <w:tab/>
            </w:r>
            <w:r>
              <w:rPr>
                <w:noProof/>
                <w:webHidden/>
              </w:rPr>
              <w:fldChar w:fldCharType="begin"/>
            </w:r>
            <w:r>
              <w:rPr>
                <w:noProof/>
                <w:webHidden/>
              </w:rPr>
              <w:instrText xml:space="preserve"> PAGEREF _Toc224480608 \h </w:instrText>
            </w:r>
            <w:r>
              <w:rPr>
                <w:noProof/>
                <w:webHidden/>
              </w:rPr>
            </w:r>
            <w:r>
              <w:rPr>
                <w:noProof/>
                <w:webHidden/>
              </w:rPr>
              <w:fldChar w:fldCharType="separate"/>
            </w:r>
            <w:r>
              <w:rPr>
                <w:noProof/>
                <w:webHidden/>
              </w:rPr>
              <w:t>90</w:t>
            </w:r>
            <w:r>
              <w:rPr>
                <w:noProof/>
                <w:webHidden/>
              </w:rPr>
              <w:fldChar w:fldCharType="end"/>
            </w:r>
          </w:hyperlink>
        </w:p>
        <w:p w14:paraId="6B714CD9" w14:textId="14C4B046" w:rsidR="004A722F" w:rsidRDefault="004A722F">
          <w:pPr>
            <w:pStyle w:val="TOC3"/>
            <w:tabs>
              <w:tab w:val="right" w:leader="dot" w:pos="9350"/>
            </w:tabs>
            <w:rPr>
              <w:rFonts w:eastAsiaTheme="minorEastAsia"/>
              <w:noProof/>
            </w:rPr>
          </w:pPr>
          <w:hyperlink w:anchor="_Toc224480609" w:history="1">
            <w:r w:rsidRPr="00CD5FD2">
              <w:rPr>
                <w:rStyle w:val="Hyperlink"/>
                <w:noProof/>
              </w:rPr>
              <w:t>The Missing Piece of Deliberate Practice</w:t>
            </w:r>
            <w:r>
              <w:rPr>
                <w:noProof/>
                <w:webHidden/>
              </w:rPr>
              <w:tab/>
            </w:r>
            <w:r>
              <w:rPr>
                <w:noProof/>
                <w:webHidden/>
              </w:rPr>
              <w:fldChar w:fldCharType="begin"/>
            </w:r>
            <w:r>
              <w:rPr>
                <w:noProof/>
                <w:webHidden/>
              </w:rPr>
              <w:instrText xml:space="preserve"> PAGEREF _Toc224480609 \h </w:instrText>
            </w:r>
            <w:r>
              <w:rPr>
                <w:noProof/>
                <w:webHidden/>
              </w:rPr>
            </w:r>
            <w:r>
              <w:rPr>
                <w:noProof/>
                <w:webHidden/>
              </w:rPr>
              <w:fldChar w:fldCharType="separate"/>
            </w:r>
            <w:r>
              <w:rPr>
                <w:noProof/>
                <w:webHidden/>
              </w:rPr>
              <w:t>92</w:t>
            </w:r>
            <w:r>
              <w:rPr>
                <w:noProof/>
                <w:webHidden/>
              </w:rPr>
              <w:fldChar w:fldCharType="end"/>
            </w:r>
          </w:hyperlink>
        </w:p>
        <w:p w14:paraId="749E0BD4" w14:textId="398A2566" w:rsidR="004A722F" w:rsidRDefault="004A722F">
          <w:pPr>
            <w:pStyle w:val="TOC3"/>
            <w:tabs>
              <w:tab w:val="right" w:leader="dot" w:pos="9350"/>
            </w:tabs>
            <w:rPr>
              <w:rFonts w:eastAsiaTheme="minorEastAsia"/>
              <w:noProof/>
            </w:rPr>
          </w:pPr>
          <w:hyperlink w:anchor="_Toc224480610" w:history="1">
            <w:r w:rsidRPr="00CD5FD2">
              <w:rPr>
                <w:rStyle w:val="Hyperlink"/>
                <w:noProof/>
              </w:rPr>
              <w:t>Building Feedback Systems</w:t>
            </w:r>
            <w:r>
              <w:rPr>
                <w:noProof/>
                <w:webHidden/>
              </w:rPr>
              <w:tab/>
            </w:r>
            <w:r>
              <w:rPr>
                <w:noProof/>
                <w:webHidden/>
              </w:rPr>
              <w:fldChar w:fldCharType="begin"/>
            </w:r>
            <w:r>
              <w:rPr>
                <w:noProof/>
                <w:webHidden/>
              </w:rPr>
              <w:instrText xml:space="preserve"> PAGEREF _Toc224480610 \h </w:instrText>
            </w:r>
            <w:r>
              <w:rPr>
                <w:noProof/>
                <w:webHidden/>
              </w:rPr>
            </w:r>
            <w:r>
              <w:rPr>
                <w:noProof/>
                <w:webHidden/>
              </w:rPr>
              <w:fldChar w:fldCharType="separate"/>
            </w:r>
            <w:r>
              <w:rPr>
                <w:noProof/>
                <w:webHidden/>
              </w:rPr>
              <w:t>93</w:t>
            </w:r>
            <w:r>
              <w:rPr>
                <w:noProof/>
                <w:webHidden/>
              </w:rPr>
              <w:fldChar w:fldCharType="end"/>
            </w:r>
          </w:hyperlink>
        </w:p>
        <w:p w14:paraId="6E38AC8A" w14:textId="689A3A15" w:rsidR="004A722F" w:rsidRDefault="004A722F">
          <w:pPr>
            <w:pStyle w:val="TOC3"/>
            <w:tabs>
              <w:tab w:val="right" w:leader="dot" w:pos="9350"/>
            </w:tabs>
            <w:rPr>
              <w:rFonts w:eastAsiaTheme="minorEastAsia"/>
              <w:noProof/>
            </w:rPr>
          </w:pPr>
          <w:hyperlink w:anchor="_Toc224480611" w:history="1">
            <w:r w:rsidRPr="00CD5FD2">
              <w:rPr>
                <w:rStyle w:val="Hyperlink"/>
                <w:noProof/>
              </w:rPr>
              <w:t>When the System Breaks</w:t>
            </w:r>
            <w:r>
              <w:rPr>
                <w:noProof/>
                <w:webHidden/>
              </w:rPr>
              <w:tab/>
            </w:r>
            <w:r>
              <w:rPr>
                <w:noProof/>
                <w:webHidden/>
              </w:rPr>
              <w:fldChar w:fldCharType="begin"/>
            </w:r>
            <w:r>
              <w:rPr>
                <w:noProof/>
                <w:webHidden/>
              </w:rPr>
              <w:instrText xml:space="preserve"> PAGEREF _Toc224480611 \h </w:instrText>
            </w:r>
            <w:r>
              <w:rPr>
                <w:noProof/>
                <w:webHidden/>
              </w:rPr>
            </w:r>
            <w:r>
              <w:rPr>
                <w:noProof/>
                <w:webHidden/>
              </w:rPr>
              <w:fldChar w:fldCharType="separate"/>
            </w:r>
            <w:r>
              <w:rPr>
                <w:noProof/>
                <w:webHidden/>
              </w:rPr>
              <w:t>94</w:t>
            </w:r>
            <w:r>
              <w:rPr>
                <w:noProof/>
                <w:webHidden/>
              </w:rPr>
              <w:fldChar w:fldCharType="end"/>
            </w:r>
          </w:hyperlink>
        </w:p>
        <w:p w14:paraId="0F4012F6" w14:textId="18C53FD0" w:rsidR="004A722F" w:rsidRDefault="004A722F">
          <w:pPr>
            <w:pStyle w:val="TOC3"/>
            <w:tabs>
              <w:tab w:val="right" w:leader="dot" w:pos="9350"/>
            </w:tabs>
            <w:rPr>
              <w:rFonts w:eastAsiaTheme="minorEastAsia"/>
              <w:noProof/>
            </w:rPr>
          </w:pPr>
          <w:hyperlink w:anchor="_Toc224480612" w:history="1">
            <w:r w:rsidRPr="00CD5FD2">
              <w:rPr>
                <w:rStyle w:val="Hyperlink"/>
                <w:b/>
                <w:bCs/>
                <w:noProof/>
              </w:rPr>
              <w:t>Feedback becomes a back door for re-litigation.</w:t>
            </w:r>
            <w:r>
              <w:rPr>
                <w:noProof/>
                <w:webHidden/>
              </w:rPr>
              <w:tab/>
            </w:r>
            <w:r>
              <w:rPr>
                <w:noProof/>
                <w:webHidden/>
              </w:rPr>
              <w:fldChar w:fldCharType="begin"/>
            </w:r>
            <w:r>
              <w:rPr>
                <w:noProof/>
                <w:webHidden/>
              </w:rPr>
              <w:instrText xml:space="preserve"> PAGEREF _Toc224480612 \h </w:instrText>
            </w:r>
            <w:r>
              <w:rPr>
                <w:noProof/>
                <w:webHidden/>
              </w:rPr>
            </w:r>
            <w:r>
              <w:rPr>
                <w:noProof/>
                <w:webHidden/>
              </w:rPr>
              <w:fldChar w:fldCharType="separate"/>
            </w:r>
            <w:r>
              <w:rPr>
                <w:noProof/>
                <w:webHidden/>
              </w:rPr>
              <w:t>95</w:t>
            </w:r>
            <w:r>
              <w:rPr>
                <w:noProof/>
                <w:webHidden/>
              </w:rPr>
              <w:fldChar w:fldCharType="end"/>
            </w:r>
          </w:hyperlink>
        </w:p>
        <w:p w14:paraId="28241F57" w14:textId="12FDAE57" w:rsidR="004A722F" w:rsidRDefault="004A722F">
          <w:pPr>
            <w:pStyle w:val="TOC3"/>
            <w:tabs>
              <w:tab w:val="right" w:leader="dot" w:pos="9350"/>
            </w:tabs>
            <w:rPr>
              <w:rFonts w:eastAsiaTheme="minorEastAsia"/>
              <w:noProof/>
            </w:rPr>
          </w:pPr>
          <w:hyperlink w:anchor="_Toc224480613" w:history="1">
            <w:r w:rsidRPr="00CD5FD2">
              <w:rPr>
                <w:rStyle w:val="Hyperlink"/>
                <w:b/>
                <w:bCs/>
                <w:noProof/>
              </w:rPr>
              <w:t>Silence replaces honesty.</w:t>
            </w:r>
            <w:r>
              <w:rPr>
                <w:noProof/>
                <w:webHidden/>
              </w:rPr>
              <w:tab/>
            </w:r>
            <w:r>
              <w:rPr>
                <w:noProof/>
                <w:webHidden/>
              </w:rPr>
              <w:fldChar w:fldCharType="begin"/>
            </w:r>
            <w:r>
              <w:rPr>
                <w:noProof/>
                <w:webHidden/>
              </w:rPr>
              <w:instrText xml:space="preserve"> PAGEREF _Toc224480613 \h </w:instrText>
            </w:r>
            <w:r>
              <w:rPr>
                <w:noProof/>
                <w:webHidden/>
              </w:rPr>
            </w:r>
            <w:r>
              <w:rPr>
                <w:noProof/>
                <w:webHidden/>
              </w:rPr>
              <w:fldChar w:fldCharType="separate"/>
            </w:r>
            <w:r>
              <w:rPr>
                <w:noProof/>
                <w:webHidden/>
              </w:rPr>
              <w:t>96</w:t>
            </w:r>
            <w:r>
              <w:rPr>
                <w:noProof/>
                <w:webHidden/>
              </w:rPr>
              <w:fldChar w:fldCharType="end"/>
            </w:r>
          </w:hyperlink>
        </w:p>
        <w:p w14:paraId="0CD31A62" w14:textId="49AE0337" w:rsidR="004A722F" w:rsidRDefault="004A722F">
          <w:pPr>
            <w:pStyle w:val="TOC3"/>
            <w:tabs>
              <w:tab w:val="right" w:leader="dot" w:pos="9350"/>
            </w:tabs>
            <w:rPr>
              <w:rFonts w:eastAsiaTheme="minorEastAsia"/>
              <w:noProof/>
            </w:rPr>
          </w:pPr>
          <w:hyperlink w:anchor="_Toc224480614" w:history="1">
            <w:r w:rsidRPr="00CD5FD2">
              <w:rPr>
                <w:rStyle w:val="Hyperlink"/>
                <w:noProof/>
              </w:rPr>
              <w:t xml:space="preserve">The Room We Built </w:t>
            </w:r>
            <w:r>
              <w:rPr>
                <w:noProof/>
                <w:webHidden/>
              </w:rPr>
              <w:tab/>
            </w:r>
            <w:r>
              <w:rPr>
                <w:noProof/>
                <w:webHidden/>
              </w:rPr>
              <w:fldChar w:fldCharType="begin"/>
            </w:r>
            <w:r>
              <w:rPr>
                <w:noProof/>
                <w:webHidden/>
              </w:rPr>
              <w:instrText xml:space="preserve"> PAGEREF _Toc224480614 \h </w:instrText>
            </w:r>
            <w:r>
              <w:rPr>
                <w:noProof/>
                <w:webHidden/>
              </w:rPr>
            </w:r>
            <w:r>
              <w:rPr>
                <w:noProof/>
                <w:webHidden/>
              </w:rPr>
              <w:fldChar w:fldCharType="separate"/>
            </w:r>
            <w:r>
              <w:rPr>
                <w:noProof/>
                <w:webHidden/>
              </w:rPr>
              <w:t>97</w:t>
            </w:r>
            <w:r>
              <w:rPr>
                <w:noProof/>
                <w:webHidden/>
              </w:rPr>
              <w:fldChar w:fldCharType="end"/>
            </w:r>
          </w:hyperlink>
        </w:p>
        <w:p w14:paraId="19A7E9E9" w14:textId="227E7B4F" w:rsidR="004A722F" w:rsidRDefault="004A722F">
          <w:pPr>
            <w:pStyle w:val="TOC2"/>
            <w:tabs>
              <w:tab w:val="right" w:leader="dot" w:pos="9350"/>
            </w:tabs>
            <w:rPr>
              <w:rFonts w:eastAsiaTheme="minorEastAsia"/>
              <w:noProof/>
            </w:rPr>
          </w:pPr>
          <w:hyperlink w:anchor="_Toc224480615" w:history="1">
            <w:r w:rsidRPr="00CD5FD2">
              <w:rPr>
                <w:rStyle w:val="Hyperlink"/>
                <w:noProof/>
              </w:rPr>
              <w:t>Eleven</w:t>
            </w:r>
            <w:r>
              <w:rPr>
                <w:noProof/>
                <w:webHidden/>
              </w:rPr>
              <w:tab/>
            </w:r>
            <w:r>
              <w:rPr>
                <w:noProof/>
                <w:webHidden/>
              </w:rPr>
              <w:fldChar w:fldCharType="begin"/>
            </w:r>
            <w:r>
              <w:rPr>
                <w:noProof/>
                <w:webHidden/>
              </w:rPr>
              <w:instrText xml:space="preserve"> PAGEREF _Toc224480615 \h </w:instrText>
            </w:r>
            <w:r>
              <w:rPr>
                <w:noProof/>
                <w:webHidden/>
              </w:rPr>
            </w:r>
            <w:r>
              <w:rPr>
                <w:noProof/>
                <w:webHidden/>
              </w:rPr>
              <w:fldChar w:fldCharType="separate"/>
            </w:r>
            <w:r>
              <w:rPr>
                <w:noProof/>
                <w:webHidden/>
              </w:rPr>
              <w:t>99</w:t>
            </w:r>
            <w:r>
              <w:rPr>
                <w:noProof/>
                <w:webHidden/>
              </w:rPr>
              <w:fldChar w:fldCharType="end"/>
            </w:r>
          </w:hyperlink>
        </w:p>
        <w:p w14:paraId="59C54DFC" w14:textId="53497D00" w:rsidR="004A722F" w:rsidRDefault="004A722F">
          <w:pPr>
            <w:pStyle w:val="TOC2"/>
            <w:tabs>
              <w:tab w:val="right" w:leader="dot" w:pos="9350"/>
            </w:tabs>
            <w:rPr>
              <w:rFonts w:eastAsiaTheme="minorEastAsia"/>
              <w:noProof/>
            </w:rPr>
          </w:pPr>
          <w:hyperlink w:anchor="_Toc224480616" w:history="1">
            <w:r w:rsidRPr="00CD5FD2">
              <w:rPr>
                <w:rStyle w:val="Hyperlink"/>
                <w:noProof/>
              </w:rPr>
              <w:t>Pressure Players</w:t>
            </w:r>
            <w:r>
              <w:rPr>
                <w:noProof/>
                <w:webHidden/>
              </w:rPr>
              <w:tab/>
            </w:r>
            <w:r>
              <w:rPr>
                <w:noProof/>
                <w:webHidden/>
              </w:rPr>
              <w:fldChar w:fldCharType="begin"/>
            </w:r>
            <w:r>
              <w:rPr>
                <w:noProof/>
                <w:webHidden/>
              </w:rPr>
              <w:instrText xml:space="preserve"> PAGEREF _Toc224480616 \h </w:instrText>
            </w:r>
            <w:r>
              <w:rPr>
                <w:noProof/>
                <w:webHidden/>
              </w:rPr>
            </w:r>
            <w:r>
              <w:rPr>
                <w:noProof/>
                <w:webHidden/>
              </w:rPr>
              <w:fldChar w:fldCharType="separate"/>
            </w:r>
            <w:r>
              <w:rPr>
                <w:noProof/>
                <w:webHidden/>
              </w:rPr>
              <w:t>99</w:t>
            </w:r>
            <w:r>
              <w:rPr>
                <w:noProof/>
                <w:webHidden/>
              </w:rPr>
              <w:fldChar w:fldCharType="end"/>
            </w:r>
          </w:hyperlink>
        </w:p>
        <w:p w14:paraId="014D9B2F" w14:textId="41ECEE0D" w:rsidR="004A722F" w:rsidRDefault="004A722F">
          <w:pPr>
            <w:pStyle w:val="TOC3"/>
            <w:tabs>
              <w:tab w:val="right" w:leader="dot" w:pos="9350"/>
            </w:tabs>
            <w:rPr>
              <w:rFonts w:eastAsiaTheme="minorEastAsia"/>
              <w:noProof/>
            </w:rPr>
          </w:pPr>
          <w:hyperlink w:anchor="_Toc224480617" w:history="1">
            <w:r w:rsidRPr="00CD5FD2">
              <w:rPr>
                <w:rStyle w:val="Hyperlink"/>
                <w:noProof/>
              </w:rPr>
              <w:t>Why People Freeze</w:t>
            </w:r>
            <w:r>
              <w:rPr>
                <w:noProof/>
                <w:webHidden/>
              </w:rPr>
              <w:tab/>
            </w:r>
            <w:r>
              <w:rPr>
                <w:noProof/>
                <w:webHidden/>
              </w:rPr>
              <w:fldChar w:fldCharType="begin"/>
            </w:r>
            <w:r>
              <w:rPr>
                <w:noProof/>
                <w:webHidden/>
              </w:rPr>
              <w:instrText xml:space="preserve"> PAGEREF _Toc224480617 \h </w:instrText>
            </w:r>
            <w:r>
              <w:rPr>
                <w:noProof/>
                <w:webHidden/>
              </w:rPr>
            </w:r>
            <w:r>
              <w:rPr>
                <w:noProof/>
                <w:webHidden/>
              </w:rPr>
              <w:fldChar w:fldCharType="separate"/>
            </w:r>
            <w:r>
              <w:rPr>
                <w:noProof/>
                <w:webHidden/>
              </w:rPr>
              <w:t>100</w:t>
            </w:r>
            <w:r>
              <w:rPr>
                <w:noProof/>
                <w:webHidden/>
              </w:rPr>
              <w:fldChar w:fldCharType="end"/>
            </w:r>
          </w:hyperlink>
        </w:p>
        <w:p w14:paraId="19471D5D" w14:textId="623123DD" w:rsidR="004A722F" w:rsidRDefault="004A722F">
          <w:pPr>
            <w:pStyle w:val="TOC3"/>
            <w:tabs>
              <w:tab w:val="right" w:leader="dot" w:pos="9350"/>
            </w:tabs>
            <w:rPr>
              <w:rFonts w:eastAsiaTheme="minorEastAsia"/>
              <w:noProof/>
            </w:rPr>
          </w:pPr>
          <w:hyperlink w:anchor="_Toc224480618" w:history="1">
            <w:r w:rsidRPr="00CD5FD2">
              <w:rPr>
                <w:rStyle w:val="Hyperlink"/>
                <w:noProof/>
              </w:rPr>
              <w:t>Shrinking the Problem</w:t>
            </w:r>
            <w:r>
              <w:rPr>
                <w:noProof/>
                <w:webHidden/>
              </w:rPr>
              <w:tab/>
            </w:r>
            <w:r>
              <w:rPr>
                <w:noProof/>
                <w:webHidden/>
              </w:rPr>
              <w:fldChar w:fldCharType="begin"/>
            </w:r>
            <w:r>
              <w:rPr>
                <w:noProof/>
                <w:webHidden/>
              </w:rPr>
              <w:instrText xml:space="preserve"> PAGEREF _Toc224480618 \h </w:instrText>
            </w:r>
            <w:r>
              <w:rPr>
                <w:noProof/>
                <w:webHidden/>
              </w:rPr>
            </w:r>
            <w:r>
              <w:rPr>
                <w:noProof/>
                <w:webHidden/>
              </w:rPr>
              <w:fldChar w:fldCharType="separate"/>
            </w:r>
            <w:r>
              <w:rPr>
                <w:noProof/>
                <w:webHidden/>
              </w:rPr>
              <w:t>101</w:t>
            </w:r>
            <w:r>
              <w:rPr>
                <w:noProof/>
                <w:webHidden/>
              </w:rPr>
              <w:fldChar w:fldCharType="end"/>
            </w:r>
          </w:hyperlink>
        </w:p>
        <w:p w14:paraId="583E309B" w14:textId="4B36A254" w:rsidR="004A722F" w:rsidRDefault="004A722F">
          <w:pPr>
            <w:pStyle w:val="TOC3"/>
            <w:tabs>
              <w:tab w:val="right" w:leader="dot" w:pos="9350"/>
            </w:tabs>
            <w:rPr>
              <w:rFonts w:eastAsiaTheme="minorEastAsia"/>
              <w:noProof/>
            </w:rPr>
          </w:pPr>
          <w:hyperlink w:anchor="_Toc224480619" w:history="1">
            <w:r w:rsidRPr="00CD5FD2">
              <w:rPr>
                <w:rStyle w:val="Hyperlink"/>
                <w:noProof/>
              </w:rPr>
              <w:t>The Runbook</w:t>
            </w:r>
            <w:r>
              <w:rPr>
                <w:noProof/>
                <w:webHidden/>
              </w:rPr>
              <w:tab/>
            </w:r>
            <w:r>
              <w:rPr>
                <w:noProof/>
                <w:webHidden/>
              </w:rPr>
              <w:fldChar w:fldCharType="begin"/>
            </w:r>
            <w:r>
              <w:rPr>
                <w:noProof/>
                <w:webHidden/>
              </w:rPr>
              <w:instrText xml:space="preserve"> PAGEREF _Toc224480619 \h </w:instrText>
            </w:r>
            <w:r>
              <w:rPr>
                <w:noProof/>
                <w:webHidden/>
              </w:rPr>
            </w:r>
            <w:r>
              <w:rPr>
                <w:noProof/>
                <w:webHidden/>
              </w:rPr>
              <w:fldChar w:fldCharType="separate"/>
            </w:r>
            <w:r>
              <w:rPr>
                <w:noProof/>
                <w:webHidden/>
              </w:rPr>
              <w:t>102</w:t>
            </w:r>
            <w:r>
              <w:rPr>
                <w:noProof/>
                <w:webHidden/>
              </w:rPr>
              <w:fldChar w:fldCharType="end"/>
            </w:r>
          </w:hyperlink>
        </w:p>
        <w:p w14:paraId="64DB9C03" w14:textId="7DB07D1F" w:rsidR="004A722F" w:rsidRDefault="004A722F">
          <w:pPr>
            <w:pStyle w:val="TOC3"/>
            <w:tabs>
              <w:tab w:val="right" w:leader="dot" w:pos="9350"/>
            </w:tabs>
            <w:rPr>
              <w:rFonts w:eastAsiaTheme="minorEastAsia"/>
              <w:noProof/>
            </w:rPr>
          </w:pPr>
          <w:hyperlink w:anchor="_Toc224480620" w:history="1">
            <w:r w:rsidRPr="00CD5FD2">
              <w:rPr>
                <w:rStyle w:val="Hyperlink"/>
                <w:noProof/>
              </w:rPr>
              <w:t>Becoming a Pressure Player</w:t>
            </w:r>
            <w:r>
              <w:rPr>
                <w:noProof/>
                <w:webHidden/>
              </w:rPr>
              <w:tab/>
            </w:r>
            <w:r>
              <w:rPr>
                <w:noProof/>
                <w:webHidden/>
              </w:rPr>
              <w:fldChar w:fldCharType="begin"/>
            </w:r>
            <w:r>
              <w:rPr>
                <w:noProof/>
                <w:webHidden/>
              </w:rPr>
              <w:instrText xml:space="preserve"> PAGEREF _Toc224480620 \h </w:instrText>
            </w:r>
            <w:r>
              <w:rPr>
                <w:noProof/>
                <w:webHidden/>
              </w:rPr>
            </w:r>
            <w:r>
              <w:rPr>
                <w:noProof/>
                <w:webHidden/>
              </w:rPr>
              <w:fldChar w:fldCharType="separate"/>
            </w:r>
            <w:r>
              <w:rPr>
                <w:noProof/>
                <w:webHidden/>
              </w:rPr>
              <w:t>102</w:t>
            </w:r>
            <w:r>
              <w:rPr>
                <w:noProof/>
                <w:webHidden/>
              </w:rPr>
              <w:fldChar w:fldCharType="end"/>
            </w:r>
          </w:hyperlink>
        </w:p>
        <w:p w14:paraId="57FCFE3F" w14:textId="4C42CF9A" w:rsidR="004A722F" w:rsidRDefault="004A722F">
          <w:pPr>
            <w:pStyle w:val="TOC3"/>
            <w:tabs>
              <w:tab w:val="right" w:leader="dot" w:pos="9350"/>
            </w:tabs>
            <w:rPr>
              <w:rFonts w:eastAsiaTheme="minorEastAsia"/>
              <w:noProof/>
            </w:rPr>
          </w:pPr>
          <w:hyperlink w:anchor="_Toc224480621" w:history="1">
            <w:r w:rsidRPr="00CD5FD2">
              <w:rPr>
                <w:rStyle w:val="Hyperlink"/>
                <w:noProof/>
              </w:rPr>
              <w:t>After the Outage</w:t>
            </w:r>
            <w:r>
              <w:rPr>
                <w:noProof/>
                <w:webHidden/>
              </w:rPr>
              <w:tab/>
            </w:r>
            <w:r>
              <w:rPr>
                <w:noProof/>
                <w:webHidden/>
              </w:rPr>
              <w:fldChar w:fldCharType="begin"/>
            </w:r>
            <w:r>
              <w:rPr>
                <w:noProof/>
                <w:webHidden/>
              </w:rPr>
              <w:instrText xml:space="preserve"> PAGEREF _Toc224480621 \h </w:instrText>
            </w:r>
            <w:r>
              <w:rPr>
                <w:noProof/>
                <w:webHidden/>
              </w:rPr>
            </w:r>
            <w:r>
              <w:rPr>
                <w:noProof/>
                <w:webHidden/>
              </w:rPr>
              <w:fldChar w:fldCharType="separate"/>
            </w:r>
            <w:r>
              <w:rPr>
                <w:noProof/>
                <w:webHidden/>
              </w:rPr>
              <w:t>104</w:t>
            </w:r>
            <w:r>
              <w:rPr>
                <w:noProof/>
                <w:webHidden/>
              </w:rPr>
              <w:fldChar w:fldCharType="end"/>
            </w:r>
          </w:hyperlink>
        </w:p>
        <w:p w14:paraId="1FB2AAF4" w14:textId="6E9CA87C" w:rsidR="004A722F" w:rsidRDefault="004A722F">
          <w:pPr>
            <w:pStyle w:val="TOC2"/>
            <w:tabs>
              <w:tab w:val="right" w:leader="dot" w:pos="9350"/>
            </w:tabs>
            <w:rPr>
              <w:rFonts w:eastAsiaTheme="minorEastAsia"/>
              <w:noProof/>
            </w:rPr>
          </w:pPr>
          <w:hyperlink w:anchor="_Toc224480622" w:history="1">
            <w:r w:rsidRPr="00CD5FD2">
              <w:rPr>
                <w:rStyle w:val="Hyperlink"/>
                <w:noProof/>
              </w:rPr>
              <w:t>Twelve</w:t>
            </w:r>
            <w:r>
              <w:rPr>
                <w:noProof/>
                <w:webHidden/>
              </w:rPr>
              <w:tab/>
            </w:r>
            <w:r>
              <w:rPr>
                <w:noProof/>
                <w:webHidden/>
              </w:rPr>
              <w:fldChar w:fldCharType="begin"/>
            </w:r>
            <w:r>
              <w:rPr>
                <w:noProof/>
                <w:webHidden/>
              </w:rPr>
              <w:instrText xml:space="preserve"> PAGEREF _Toc224480622 \h </w:instrText>
            </w:r>
            <w:r>
              <w:rPr>
                <w:noProof/>
                <w:webHidden/>
              </w:rPr>
            </w:r>
            <w:r>
              <w:rPr>
                <w:noProof/>
                <w:webHidden/>
              </w:rPr>
              <w:fldChar w:fldCharType="separate"/>
            </w:r>
            <w:r>
              <w:rPr>
                <w:noProof/>
                <w:webHidden/>
              </w:rPr>
              <w:t>105</w:t>
            </w:r>
            <w:r>
              <w:rPr>
                <w:noProof/>
                <w:webHidden/>
              </w:rPr>
              <w:fldChar w:fldCharType="end"/>
            </w:r>
          </w:hyperlink>
        </w:p>
        <w:p w14:paraId="245513FB" w14:textId="7D4B424A" w:rsidR="004A722F" w:rsidRDefault="004A722F">
          <w:pPr>
            <w:pStyle w:val="TOC2"/>
            <w:tabs>
              <w:tab w:val="right" w:leader="dot" w:pos="9350"/>
            </w:tabs>
            <w:rPr>
              <w:rFonts w:eastAsiaTheme="minorEastAsia"/>
              <w:noProof/>
            </w:rPr>
          </w:pPr>
          <w:hyperlink w:anchor="_Toc224480623" w:history="1">
            <w:r w:rsidRPr="00CD5FD2">
              <w:rPr>
                <w:rStyle w:val="Hyperlink"/>
                <w:noProof/>
              </w:rPr>
              <w:t xml:space="preserve">Reducing Uncertainty </w:t>
            </w:r>
            <w:r>
              <w:rPr>
                <w:noProof/>
                <w:webHidden/>
              </w:rPr>
              <w:tab/>
            </w:r>
            <w:r>
              <w:rPr>
                <w:noProof/>
                <w:webHidden/>
              </w:rPr>
              <w:fldChar w:fldCharType="begin"/>
            </w:r>
            <w:r>
              <w:rPr>
                <w:noProof/>
                <w:webHidden/>
              </w:rPr>
              <w:instrText xml:space="preserve"> PAGEREF _Toc224480623 \h </w:instrText>
            </w:r>
            <w:r>
              <w:rPr>
                <w:noProof/>
                <w:webHidden/>
              </w:rPr>
            </w:r>
            <w:r>
              <w:rPr>
                <w:noProof/>
                <w:webHidden/>
              </w:rPr>
              <w:fldChar w:fldCharType="separate"/>
            </w:r>
            <w:r>
              <w:rPr>
                <w:noProof/>
                <w:webHidden/>
              </w:rPr>
              <w:t>105</w:t>
            </w:r>
            <w:r>
              <w:rPr>
                <w:noProof/>
                <w:webHidden/>
              </w:rPr>
              <w:fldChar w:fldCharType="end"/>
            </w:r>
          </w:hyperlink>
        </w:p>
        <w:p w14:paraId="6EEC46A4" w14:textId="32593E32" w:rsidR="004A722F" w:rsidRDefault="004A722F">
          <w:pPr>
            <w:pStyle w:val="TOC3"/>
            <w:tabs>
              <w:tab w:val="right" w:leader="dot" w:pos="9350"/>
            </w:tabs>
            <w:rPr>
              <w:rFonts w:eastAsiaTheme="minorEastAsia"/>
              <w:noProof/>
            </w:rPr>
          </w:pPr>
          <w:hyperlink w:anchor="_Toc224480624" w:history="1">
            <w:r w:rsidRPr="00CD5FD2">
              <w:rPr>
                <w:rStyle w:val="Hyperlink"/>
                <w:noProof/>
              </w:rPr>
              <w:t>A Different Kind of Marketing</w:t>
            </w:r>
            <w:r>
              <w:rPr>
                <w:noProof/>
                <w:webHidden/>
              </w:rPr>
              <w:tab/>
            </w:r>
            <w:r>
              <w:rPr>
                <w:noProof/>
                <w:webHidden/>
              </w:rPr>
              <w:fldChar w:fldCharType="begin"/>
            </w:r>
            <w:r>
              <w:rPr>
                <w:noProof/>
                <w:webHidden/>
              </w:rPr>
              <w:instrText xml:space="preserve"> PAGEREF _Toc224480624 \h </w:instrText>
            </w:r>
            <w:r>
              <w:rPr>
                <w:noProof/>
                <w:webHidden/>
              </w:rPr>
            </w:r>
            <w:r>
              <w:rPr>
                <w:noProof/>
                <w:webHidden/>
              </w:rPr>
              <w:fldChar w:fldCharType="separate"/>
            </w:r>
            <w:r>
              <w:rPr>
                <w:noProof/>
                <w:webHidden/>
              </w:rPr>
              <w:t>106</w:t>
            </w:r>
            <w:r>
              <w:rPr>
                <w:noProof/>
                <w:webHidden/>
              </w:rPr>
              <w:fldChar w:fldCharType="end"/>
            </w:r>
          </w:hyperlink>
        </w:p>
        <w:p w14:paraId="795F0633" w14:textId="1ECC726A" w:rsidR="004A722F" w:rsidRDefault="004A722F">
          <w:pPr>
            <w:pStyle w:val="TOC3"/>
            <w:tabs>
              <w:tab w:val="right" w:leader="dot" w:pos="9350"/>
            </w:tabs>
            <w:rPr>
              <w:rFonts w:eastAsiaTheme="minorEastAsia"/>
              <w:noProof/>
            </w:rPr>
          </w:pPr>
          <w:hyperlink w:anchor="_Toc224480625" w:history="1">
            <w:r w:rsidRPr="00CD5FD2">
              <w:rPr>
                <w:rStyle w:val="Hyperlink"/>
                <w:noProof/>
              </w:rPr>
              <w:t>The Real Career Shift</w:t>
            </w:r>
            <w:r>
              <w:rPr>
                <w:noProof/>
                <w:webHidden/>
              </w:rPr>
              <w:tab/>
            </w:r>
            <w:r>
              <w:rPr>
                <w:noProof/>
                <w:webHidden/>
              </w:rPr>
              <w:fldChar w:fldCharType="begin"/>
            </w:r>
            <w:r>
              <w:rPr>
                <w:noProof/>
                <w:webHidden/>
              </w:rPr>
              <w:instrText xml:space="preserve"> PAGEREF _Toc224480625 \h </w:instrText>
            </w:r>
            <w:r>
              <w:rPr>
                <w:noProof/>
                <w:webHidden/>
              </w:rPr>
            </w:r>
            <w:r>
              <w:rPr>
                <w:noProof/>
                <w:webHidden/>
              </w:rPr>
              <w:fldChar w:fldCharType="separate"/>
            </w:r>
            <w:r>
              <w:rPr>
                <w:noProof/>
                <w:webHidden/>
              </w:rPr>
              <w:t>107</w:t>
            </w:r>
            <w:r>
              <w:rPr>
                <w:noProof/>
                <w:webHidden/>
              </w:rPr>
              <w:fldChar w:fldCharType="end"/>
            </w:r>
          </w:hyperlink>
        </w:p>
        <w:p w14:paraId="4D7DBFD9" w14:textId="6239777F" w:rsidR="004A722F" w:rsidRDefault="004A722F">
          <w:pPr>
            <w:pStyle w:val="TOC3"/>
            <w:tabs>
              <w:tab w:val="right" w:leader="dot" w:pos="9350"/>
            </w:tabs>
            <w:rPr>
              <w:rFonts w:eastAsiaTheme="minorEastAsia"/>
              <w:noProof/>
            </w:rPr>
          </w:pPr>
          <w:hyperlink w:anchor="_Toc224480626" w:history="1">
            <w:r w:rsidRPr="00CD5FD2">
              <w:rPr>
                <w:rStyle w:val="Hyperlink"/>
                <w:noProof/>
              </w:rPr>
              <w:t>The Transparency Trap</w:t>
            </w:r>
            <w:r>
              <w:rPr>
                <w:noProof/>
                <w:webHidden/>
              </w:rPr>
              <w:tab/>
            </w:r>
            <w:r>
              <w:rPr>
                <w:noProof/>
                <w:webHidden/>
              </w:rPr>
              <w:fldChar w:fldCharType="begin"/>
            </w:r>
            <w:r>
              <w:rPr>
                <w:noProof/>
                <w:webHidden/>
              </w:rPr>
              <w:instrText xml:space="preserve"> PAGEREF _Toc224480626 \h </w:instrText>
            </w:r>
            <w:r>
              <w:rPr>
                <w:noProof/>
                <w:webHidden/>
              </w:rPr>
            </w:r>
            <w:r>
              <w:rPr>
                <w:noProof/>
                <w:webHidden/>
              </w:rPr>
              <w:fldChar w:fldCharType="separate"/>
            </w:r>
            <w:r>
              <w:rPr>
                <w:noProof/>
                <w:webHidden/>
              </w:rPr>
              <w:t>108</w:t>
            </w:r>
            <w:r>
              <w:rPr>
                <w:noProof/>
                <w:webHidden/>
              </w:rPr>
              <w:fldChar w:fldCharType="end"/>
            </w:r>
          </w:hyperlink>
        </w:p>
        <w:p w14:paraId="6C35C245" w14:textId="0ACF5ED3" w:rsidR="004A722F" w:rsidRDefault="004A722F">
          <w:pPr>
            <w:pStyle w:val="TOC3"/>
            <w:tabs>
              <w:tab w:val="right" w:leader="dot" w:pos="9350"/>
            </w:tabs>
            <w:rPr>
              <w:rFonts w:eastAsiaTheme="minorEastAsia"/>
              <w:noProof/>
            </w:rPr>
          </w:pPr>
          <w:hyperlink w:anchor="_Toc224480627" w:history="1">
            <w:r w:rsidRPr="00CD5FD2">
              <w:rPr>
                <w:rStyle w:val="Hyperlink"/>
                <w:noProof/>
              </w:rPr>
              <w:t>Controlling Noise</w:t>
            </w:r>
            <w:r>
              <w:rPr>
                <w:noProof/>
                <w:webHidden/>
              </w:rPr>
              <w:tab/>
            </w:r>
            <w:r>
              <w:rPr>
                <w:noProof/>
                <w:webHidden/>
              </w:rPr>
              <w:fldChar w:fldCharType="begin"/>
            </w:r>
            <w:r>
              <w:rPr>
                <w:noProof/>
                <w:webHidden/>
              </w:rPr>
              <w:instrText xml:space="preserve"> PAGEREF _Toc224480627 \h </w:instrText>
            </w:r>
            <w:r>
              <w:rPr>
                <w:noProof/>
                <w:webHidden/>
              </w:rPr>
            </w:r>
            <w:r>
              <w:rPr>
                <w:noProof/>
                <w:webHidden/>
              </w:rPr>
              <w:fldChar w:fldCharType="separate"/>
            </w:r>
            <w:r>
              <w:rPr>
                <w:noProof/>
                <w:webHidden/>
              </w:rPr>
              <w:t>110</w:t>
            </w:r>
            <w:r>
              <w:rPr>
                <w:noProof/>
                <w:webHidden/>
              </w:rPr>
              <w:fldChar w:fldCharType="end"/>
            </w:r>
          </w:hyperlink>
        </w:p>
        <w:p w14:paraId="656AB41F" w14:textId="47E720A1" w:rsidR="004A722F" w:rsidRDefault="004A722F">
          <w:pPr>
            <w:pStyle w:val="TOC3"/>
            <w:tabs>
              <w:tab w:val="right" w:leader="dot" w:pos="9350"/>
            </w:tabs>
            <w:rPr>
              <w:rFonts w:eastAsiaTheme="minorEastAsia"/>
              <w:noProof/>
            </w:rPr>
          </w:pPr>
          <w:hyperlink w:anchor="_Toc224480628" w:history="1">
            <w:r w:rsidRPr="00CD5FD2">
              <w:rPr>
                <w:rStyle w:val="Hyperlink"/>
                <w:noProof/>
              </w:rPr>
              <w:t>A Different Walk</w:t>
            </w:r>
            <w:r>
              <w:rPr>
                <w:noProof/>
                <w:webHidden/>
              </w:rPr>
              <w:tab/>
            </w:r>
            <w:r>
              <w:rPr>
                <w:noProof/>
                <w:webHidden/>
              </w:rPr>
              <w:fldChar w:fldCharType="begin"/>
            </w:r>
            <w:r>
              <w:rPr>
                <w:noProof/>
                <w:webHidden/>
              </w:rPr>
              <w:instrText xml:space="preserve"> PAGEREF _Toc224480628 \h </w:instrText>
            </w:r>
            <w:r>
              <w:rPr>
                <w:noProof/>
                <w:webHidden/>
              </w:rPr>
            </w:r>
            <w:r>
              <w:rPr>
                <w:noProof/>
                <w:webHidden/>
              </w:rPr>
              <w:fldChar w:fldCharType="separate"/>
            </w:r>
            <w:r>
              <w:rPr>
                <w:noProof/>
                <w:webHidden/>
              </w:rPr>
              <w:t>111</w:t>
            </w:r>
            <w:r>
              <w:rPr>
                <w:noProof/>
                <w:webHidden/>
              </w:rPr>
              <w:fldChar w:fldCharType="end"/>
            </w:r>
          </w:hyperlink>
        </w:p>
        <w:p w14:paraId="498CE832" w14:textId="6ED2D69F" w:rsidR="004A722F" w:rsidRDefault="004A722F">
          <w:pPr>
            <w:pStyle w:val="TOC2"/>
            <w:tabs>
              <w:tab w:val="right" w:leader="dot" w:pos="9350"/>
            </w:tabs>
            <w:rPr>
              <w:rFonts w:eastAsiaTheme="minorEastAsia"/>
              <w:noProof/>
            </w:rPr>
          </w:pPr>
          <w:hyperlink w:anchor="_Toc224480629" w:history="1">
            <w:r w:rsidRPr="00CD5FD2">
              <w:rPr>
                <w:rStyle w:val="Hyperlink"/>
                <w:noProof/>
              </w:rPr>
              <w:t>Thirteen</w:t>
            </w:r>
            <w:r>
              <w:rPr>
                <w:noProof/>
                <w:webHidden/>
              </w:rPr>
              <w:tab/>
            </w:r>
            <w:r>
              <w:rPr>
                <w:noProof/>
                <w:webHidden/>
              </w:rPr>
              <w:fldChar w:fldCharType="begin"/>
            </w:r>
            <w:r>
              <w:rPr>
                <w:noProof/>
                <w:webHidden/>
              </w:rPr>
              <w:instrText xml:space="preserve"> PAGEREF _Toc224480629 \h </w:instrText>
            </w:r>
            <w:r>
              <w:rPr>
                <w:noProof/>
                <w:webHidden/>
              </w:rPr>
            </w:r>
            <w:r>
              <w:rPr>
                <w:noProof/>
                <w:webHidden/>
              </w:rPr>
              <w:fldChar w:fldCharType="separate"/>
            </w:r>
            <w:r>
              <w:rPr>
                <w:noProof/>
                <w:webHidden/>
              </w:rPr>
              <w:t>112</w:t>
            </w:r>
            <w:r>
              <w:rPr>
                <w:noProof/>
                <w:webHidden/>
              </w:rPr>
              <w:fldChar w:fldCharType="end"/>
            </w:r>
          </w:hyperlink>
        </w:p>
        <w:p w14:paraId="3DB4A553" w14:textId="413F0700" w:rsidR="004A722F" w:rsidRDefault="004A722F">
          <w:pPr>
            <w:pStyle w:val="TOC2"/>
            <w:tabs>
              <w:tab w:val="right" w:leader="dot" w:pos="9350"/>
            </w:tabs>
            <w:rPr>
              <w:rFonts w:eastAsiaTheme="minorEastAsia"/>
              <w:noProof/>
            </w:rPr>
          </w:pPr>
          <w:hyperlink w:anchor="_Toc224480630" w:history="1">
            <w:r w:rsidRPr="00CD5FD2">
              <w:rPr>
                <w:rStyle w:val="Hyperlink"/>
                <w:noProof/>
              </w:rPr>
              <w:t>Why Big Bang Rewrites Usually Fail</w:t>
            </w:r>
            <w:r>
              <w:rPr>
                <w:noProof/>
                <w:webHidden/>
              </w:rPr>
              <w:tab/>
            </w:r>
            <w:r>
              <w:rPr>
                <w:noProof/>
                <w:webHidden/>
              </w:rPr>
              <w:fldChar w:fldCharType="begin"/>
            </w:r>
            <w:r>
              <w:rPr>
                <w:noProof/>
                <w:webHidden/>
              </w:rPr>
              <w:instrText xml:space="preserve"> PAGEREF _Toc224480630 \h </w:instrText>
            </w:r>
            <w:r>
              <w:rPr>
                <w:noProof/>
                <w:webHidden/>
              </w:rPr>
            </w:r>
            <w:r>
              <w:rPr>
                <w:noProof/>
                <w:webHidden/>
              </w:rPr>
              <w:fldChar w:fldCharType="separate"/>
            </w:r>
            <w:r>
              <w:rPr>
                <w:noProof/>
                <w:webHidden/>
              </w:rPr>
              <w:t>112</w:t>
            </w:r>
            <w:r>
              <w:rPr>
                <w:noProof/>
                <w:webHidden/>
              </w:rPr>
              <w:fldChar w:fldCharType="end"/>
            </w:r>
          </w:hyperlink>
        </w:p>
        <w:p w14:paraId="56372EDA" w14:textId="54F1640A" w:rsidR="004A722F" w:rsidRDefault="004A722F">
          <w:pPr>
            <w:pStyle w:val="TOC3"/>
            <w:tabs>
              <w:tab w:val="right" w:leader="dot" w:pos="9350"/>
            </w:tabs>
            <w:rPr>
              <w:rFonts w:eastAsiaTheme="minorEastAsia"/>
              <w:noProof/>
            </w:rPr>
          </w:pPr>
          <w:hyperlink w:anchor="_Toc224480631" w:history="1">
            <w:r w:rsidRPr="00CD5FD2">
              <w:rPr>
                <w:rStyle w:val="Hyperlink"/>
                <w:noProof/>
              </w:rPr>
              <w:t>The Unraveling</w:t>
            </w:r>
            <w:r>
              <w:rPr>
                <w:noProof/>
                <w:webHidden/>
              </w:rPr>
              <w:tab/>
            </w:r>
            <w:r>
              <w:rPr>
                <w:noProof/>
                <w:webHidden/>
              </w:rPr>
              <w:fldChar w:fldCharType="begin"/>
            </w:r>
            <w:r>
              <w:rPr>
                <w:noProof/>
                <w:webHidden/>
              </w:rPr>
              <w:instrText xml:space="preserve"> PAGEREF _Toc224480631 \h </w:instrText>
            </w:r>
            <w:r>
              <w:rPr>
                <w:noProof/>
                <w:webHidden/>
              </w:rPr>
            </w:r>
            <w:r>
              <w:rPr>
                <w:noProof/>
                <w:webHidden/>
              </w:rPr>
              <w:fldChar w:fldCharType="separate"/>
            </w:r>
            <w:r>
              <w:rPr>
                <w:noProof/>
                <w:webHidden/>
              </w:rPr>
              <w:t>112</w:t>
            </w:r>
            <w:r>
              <w:rPr>
                <w:noProof/>
                <w:webHidden/>
              </w:rPr>
              <w:fldChar w:fldCharType="end"/>
            </w:r>
          </w:hyperlink>
        </w:p>
        <w:p w14:paraId="1E0D48E6" w14:textId="186A8427" w:rsidR="004A722F" w:rsidRDefault="004A722F">
          <w:pPr>
            <w:pStyle w:val="TOC3"/>
            <w:tabs>
              <w:tab w:val="right" w:leader="dot" w:pos="9350"/>
            </w:tabs>
            <w:rPr>
              <w:rFonts w:eastAsiaTheme="minorEastAsia"/>
              <w:noProof/>
            </w:rPr>
          </w:pPr>
          <w:hyperlink w:anchor="_Toc224480632" w:history="1">
            <w:r w:rsidRPr="00CD5FD2">
              <w:rPr>
                <w:rStyle w:val="Hyperlink"/>
                <w:noProof/>
              </w:rPr>
              <w:t>Spolsky's Warning</w:t>
            </w:r>
            <w:r>
              <w:rPr>
                <w:noProof/>
                <w:webHidden/>
              </w:rPr>
              <w:tab/>
            </w:r>
            <w:r>
              <w:rPr>
                <w:noProof/>
                <w:webHidden/>
              </w:rPr>
              <w:fldChar w:fldCharType="begin"/>
            </w:r>
            <w:r>
              <w:rPr>
                <w:noProof/>
                <w:webHidden/>
              </w:rPr>
              <w:instrText xml:space="preserve"> PAGEREF _Toc224480632 \h </w:instrText>
            </w:r>
            <w:r>
              <w:rPr>
                <w:noProof/>
                <w:webHidden/>
              </w:rPr>
            </w:r>
            <w:r>
              <w:rPr>
                <w:noProof/>
                <w:webHidden/>
              </w:rPr>
              <w:fldChar w:fldCharType="separate"/>
            </w:r>
            <w:r>
              <w:rPr>
                <w:noProof/>
                <w:webHidden/>
              </w:rPr>
              <w:t>113</w:t>
            </w:r>
            <w:r>
              <w:rPr>
                <w:noProof/>
                <w:webHidden/>
              </w:rPr>
              <w:fldChar w:fldCharType="end"/>
            </w:r>
          </w:hyperlink>
        </w:p>
        <w:p w14:paraId="7EB26203" w14:textId="7EB3366D" w:rsidR="004A722F" w:rsidRDefault="004A722F">
          <w:pPr>
            <w:pStyle w:val="TOC3"/>
            <w:tabs>
              <w:tab w:val="right" w:leader="dot" w:pos="9350"/>
            </w:tabs>
            <w:rPr>
              <w:rFonts w:eastAsiaTheme="minorEastAsia"/>
              <w:noProof/>
            </w:rPr>
          </w:pPr>
          <w:hyperlink w:anchor="_Toc224480633" w:history="1">
            <w:r w:rsidRPr="00CD5FD2">
              <w:rPr>
                <w:rStyle w:val="Hyperlink"/>
                <w:noProof/>
              </w:rPr>
              <w:t>The Pivot</w:t>
            </w:r>
            <w:r>
              <w:rPr>
                <w:noProof/>
                <w:webHidden/>
              </w:rPr>
              <w:tab/>
            </w:r>
            <w:r>
              <w:rPr>
                <w:noProof/>
                <w:webHidden/>
              </w:rPr>
              <w:fldChar w:fldCharType="begin"/>
            </w:r>
            <w:r>
              <w:rPr>
                <w:noProof/>
                <w:webHidden/>
              </w:rPr>
              <w:instrText xml:space="preserve"> PAGEREF _Toc224480633 \h </w:instrText>
            </w:r>
            <w:r>
              <w:rPr>
                <w:noProof/>
                <w:webHidden/>
              </w:rPr>
            </w:r>
            <w:r>
              <w:rPr>
                <w:noProof/>
                <w:webHidden/>
              </w:rPr>
              <w:fldChar w:fldCharType="separate"/>
            </w:r>
            <w:r>
              <w:rPr>
                <w:noProof/>
                <w:webHidden/>
              </w:rPr>
              <w:t>114</w:t>
            </w:r>
            <w:r>
              <w:rPr>
                <w:noProof/>
                <w:webHidden/>
              </w:rPr>
              <w:fldChar w:fldCharType="end"/>
            </w:r>
          </w:hyperlink>
        </w:p>
        <w:p w14:paraId="1C6711B7" w14:textId="627237BD" w:rsidR="004A722F" w:rsidRDefault="004A722F">
          <w:pPr>
            <w:pStyle w:val="TOC3"/>
            <w:tabs>
              <w:tab w:val="right" w:leader="dot" w:pos="9350"/>
            </w:tabs>
            <w:rPr>
              <w:rFonts w:eastAsiaTheme="minorEastAsia"/>
              <w:noProof/>
            </w:rPr>
          </w:pPr>
          <w:hyperlink w:anchor="_Toc224480634" w:history="1">
            <w:r w:rsidRPr="00CD5FD2">
              <w:rPr>
                <w:rStyle w:val="Hyperlink"/>
                <w:noProof/>
              </w:rPr>
              <w:t>The Strangler Fig</w:t>
            </w:r>
            <w:r>
              <w:rPr>
                <w:noProof/>
                <w:webHidden/>
              </w:rPr>
              <w:tab/>
            </w:r>
            <w:r>
              <w:rPr>
                <w:noProof/>
                <w:webHidden/>
              </w:rPr>
              <w:fldChar w:fldCharType="begin"/>
            </w:r>
            <w:r>
              <w:rPr>
                <w:noProof/>
                <w:webHidden/>
              </w:rPr>
              <w:instrText xml:space="preserve"> PAGEREF _Toc224480634 \h </w:instrText>
            </w:r>
            <w:r>
              <w:rPr>
                <w:noProof/>
                <w:webHidden/>
              </w:rPr>
            </w:r>
            <w:r>
              <w:rPr>
                <w:noProof/>
                <w:webHidden/>
              </w:rPr>
              <w:fldChar w:fldCharType="separate"/>
            </w:r>
            <w:r>
              <w:rPr>
                <w:noProof/>
                <w:webHidden/>
              </w:rPr>
              <w:t>115</w:t>
            </w:r>
            <w:r>
              <w:rPr>
                <w:noProof/>
                <w:webHidden/>
              </w:rPr>
              <w:fldChar w:fldCharType="end"/>
            </w:r>
          </w:hyperlink>
        </w:p>
        <w:p w14:paraId="391F6070" w14:textId="3F942C43" w:rsidR="004A722F" w:rsidRDefault="004A722F">
          <w:pPr>
            <w:pStyle w:val="TOC3"/>
            <w:tabs>
              <w:tab w:val="right" w:leader="dot" w:pos="9350"/>
            </w:tabs>
            <w:rPr>
              <w:rFonts w:eastAsiaTheme="minorEastAsia"/>
              <w:noProof/>
            </w:rPr>
          </w:pPr>
          <w:hyperlink w:anchor="_Toc224480635" w:history="1">
            <w:r w:rsidRPr="00CD5FD2">
              <w:rPr>
                <w:rStyle w:val="Hyperlink"/>
                <w:noProof/>
              </w:rPr>
              <w:t>Protecting Focus</w:t>
            </w:r>
            <w:r>
              <w:rPr>
                <w:noProof/>
                <w:webHidden/>
              </w:rPr>
              <w:tab/>
            </w:r>
            <w:r>
              <w:rPr>
                <w:noProof/>
                <w:webHidden/>
              </w:rPr>
              <w:fldChar w:fldCharType="begin"/>
            </w:r>
            <w:r>
              <w:rPr>
                <w:noProof/>
                <w:webHidden/>
              </w:rPr>
              <w:instrText xml:space="preserve"> PAGEREF _Toc224480635 \h </w:instrText>
            </w:r>
            <w:r>
              <w:rPr>
                <w:noProof/>
                <w:webHidden/>
              </w:rPr>
            </w:r>
            <w:r>
              <w:rPr>
                <w:noProof/>
                <w:webHidden/>
              </w:rPr>
              <w:fldChar w:fldCharType="separate"/>
            </w:r>
            <w:r>
              <w:rPr>
                <w:noProof/>
                <w:webHidden/>
              </w:rPr>
              <w:t>115</w:t>
            </w:r>
            <w:r>
              <w:rPr>
                <w:noProof/>
                <w:webHidden/>
              </w:rPr>
              <w:fldChar w:fldCharType="end"/>
            </w:r>
          </w:hyperlink>
        </w:p>
        <w:p w14:paraId="03C3830E" w14:textId="7DDDE18F" w:rsidR="004A722F" w:rsidRDefault="004A722F">
          <w:pPr>
            <w:pStyle w:val="TOC2"/>
            <w:tabs>
              <w:tab w:val="right" w:leader="dot" w:pos="9350"/>
            </w:tabs>
            <w:rPr>
              <w:rFonts w:eastAsiaTheme="minorEastAsia"/>
              <w:noProof/>
            </w:rPr>
          </w:pPr>
          <w:hyperlink w:anchor="_Toc224480636" w:history="1">
            <w:r w:rsidRPr="00CD5FD2">
              <w:rPr>
                <w:rStyle w:val="Hyperlink"/>
                <w:noProof/>
              </w:rPr>
              <w:t>Fourteen</w:t>
            </w:r>
            <w:r>
              <w:rPr>
                <w:noProof/>
                <w:webHidden/>
              </w:rPr>
              <w:tab/>
            </w:r>
            <w:r>
              <w:rPr>
                <w:noProof/>
                <w:webHidden/>
              </w:rPr>
              <w:fldChar w:fldCharType="begin"/>
            </w:r>
            <w:r>
              <w:rPr>
                <w:noProof/>
                <w:webHidden/>
              </w:rPr>
              <w:instrText xml:space="preserve"> PAGEREF _Toc224480636 \h </w:instrText>
            </w:r>
            <w:r>
              <w:rPr>
                <w:noProof/>
                <w:webHidden/>
              </w:rPr>
            </w:r>
            <w:r>
              <w:rPr>
                <w:noProof/>
                <w:webHidden/>
              </w:rPr>
              <w:fldChar w:fldCharType="separate"/>
            </w:r>
            <w:r>
              <w:rPr>
                <w:noProof/>
                <w:webHidden/>
              </w:rPr>
              <w:t>117</w:t>
            </w:r>
            <w:r>
              <w:rPr>
                <w:noProof/>
                <w:webHidden/>
              </w:rPr>
              <w:fldChar w:fldCharType="end"/>
            </w:r>
          </w:hyperlink>
        </w:p>
        <w:p w14:paraId="7E8765CE" w14:textId="1277FD4C" w:rsidR="004A722F" w:rsidRDefault="004A722F">
          <w:pPr>
            <w:pStyle w:val="TOC2"/>
            <w:tabs>
              <w:tab w:val="right" w:leader="dot" w:pos="9350"/>
            </w:tabs>
            <w:rPr>
              <w:rFonts w:eastAsiaTheme="minorEastAsia"/>
              <w:noProof/>
            </w:rPr>
          </w:pPr>
          <w:hyperlink w:anchor="_Toc224480637" w:history="1">
            <w:r w:rsidRPr="00CD5FD2">
              <w:rPr>
                <w:rStyle w:val="Hyperlink"/>
                <w:noProof/>
              </w:rPr>
              <w:t>Turning Around Struggling Teams</w:t>
            </w:r>
            <w:r>
              <w:rPr>
                <w:noProof/>
                <w:webHidden/>
              </w:rPr>
              <w:tab/>
            </w:r>
            <w:r>
              <w:rPr>
                <w:noProof/>
                <w:webHidden/>
              </w:rPr>
              <w:fldChar w:fldCharType="begin"/>
            </w:r>
            <w:r>
              <w:rPr>
                <w:noProof/>
                <w:webHidden/>
              </w:rPr>
              <w:instrText xml:space="preserve"> PAGEREF _Toc224480637 \h </w:instrText>
            </w:r>
            <w:r>
              <w:rPr>
                <w:noProof/>
                <w:webHidden/>
              </w:rPr>
            </w:r>
            <w:r>
              <w:rPr>
                <w:noProof/>
                <w:webHidden/>
              </w:rPr>
              <w:fldChar w:fldCharType="separate"/>
            </w:r>
            <w:r>
              <w:rPr>
                <w:noProof/>
                <w:webHidden/>
              </w:rPr>
              <w:t>117</w:t>
            </w:r>
            <w:r>
              <w:rPr>
                <w:noProof/>
                <w:webHidden/>
              </w:rPr>
              <w:fldChar w:fldCharType="end"/>
            </w:r>
          </w:hyperlink>
        </w:p>
        <w:p w14:paraId="2B59991B" w14:textId="60782F4F" w:rsidR="004A722F" w:rsidRDefault="004A722F">
          <w:pPr>
            <w:pStyle w:val="TOC3"/>
            <w:tabs>
              <w:tab w:val="right" w:leader="dot" w:pos="9350"/>
            </w:tabs>
            <w:rPr>
              <w:rFonts w:eastAsiaTheme="minorEastAsia"/>
              <w:noProof/>
            </w:rPr>
          </w:pPr>
          <w:hyperlink w:anchor="_Toc224480638" w:history="1">
            <w:r w:rsidRPr="00CD5FD2">
              <w:rPr>
                <w:rStyle w:val="Hyperlink"/>
                <w:noProof/>
              </w:rPr>
              <w:t>The Drowning Leader</w:t>
            </w:r>
            <w:r>
              <w:rPr>
                <w:noProof/>
                <w:webHidden/>
              </w:rPr>
              <w:tab/>
            </w:r>
            <w:r>
              <w:rPr>
                <w:noProof/>
                <w:webHidden/>
              </w:rPr>
              <w:fldChar w:fldCharType="begin"/>
            </w:r>
            <w:r>
              <w:rPr>
                <w:noProof/>
                <w:webHidden/>
              </w:rPr>
              <w:instrText xml:space="preserve"> PAGEREF _Toc224480638 \h </w:instrText>
            </w:r>
            <w:r>
              <w:rPr>
                <w:noProof/>
                <w:webHidden/>
              </w:rPr>
            </w:r>
            <w:r>
              <w:rPr>
                <w:noProof/>
                <w:webHidden/>
              </w:rPr>
              <w:fldChar w:fldCharType="separate"/>
            </w:r>
            <w:r>
              <w:rPr>
                <w:noProof/>
                <w:webHidden/>
              </w:rPr>
              <w:t>118</w:t>
            </w:r>
            <w:r>
              <w:rPr>
                <w:noProof/>
                <w:webHidden/>
              </w:rPr>
              <w:fldChar w:fldCharType="end"/>
            </w:r>
          </w:hyperlink>
        </w:p>
        <w:p w14:paraId="275371A8" w14:textId="27A8328A" w:rsidR="004A722F" w:rsidRDefault="004A722F">
          <w:pPr>
            <w:pStyle w:val="TOC3"/>
            <w:tabs>
              <w:tab w:val="right" w:leader="dot" w:pos="9350"/>
            </w:tabs>
            <w:rPr>
              <w:rFonts w:eastAsiaTheme="minorEastAsia"/>
              <w:noProof/>
            </w:rPr>
          </w:pPr>
          <w:hyperlink w:anchor="_Toc224480639" w:history="1">
            <w:r w:rsidRPr="00CD5FD2">
              <w:rPr>
                <w:rStyle w:val="Hyperlink"/>
                <w:noProof/>
              </w:rPr>
              <w:t>The Cost of Context Switching</w:t>
            </w:r>
            <w:r>
              <w:rPr>
                <w:noProof/>
                <w:webHidden/>
              </w:rPr>
              <w:tab/>
            </w:r>
            <w:r>
              <w:rPr>
                <w:noProof/>
                <w:webHidden/>
              </w:rPr>
              <w:fldChar w:fldCharType="begin"/>
            </w:r>
            <w:r>
              <w:rPr>
                <w:noProof/>
                <w:webHidden/>
              </w:rPr>
              <w:instrText xml:space="preserve"> PAGEREF _Toc224480639 \h </w:instrText>
            </w:r>
            <w:r>
              <w:rPr>
                <w:noProof/>
                <w:webHidden/>
              </w:rPr>
            </w:r>
            <w:r>
              <w:rPr>
                <w:noProof/>
                <w:webHidden/>
              </w:rPr>
              <w:fldChar w:fldCharType="separate"/>
            </w:r>
            <w:r>
              <w:rPr>
                <w:noProof/>
                <w:webHidden/>
              </w:rPr>
              <w:t>119</w:t>
            </w:r>
            <w:r>
              <w:rPr>
                <w:noProof/>
                <w:webHidden/>
              </w:rPr>
              <w:fldChar w:fldCharType="end"/>
            </w:r>
          </w:hyperlink>
        </w:p>
        <w:p w14:paraId="473C137F" w14:textId="0B3313DC" w:rsidR="004A722F" w:rsidRDefault="004A722F">
          <w:pPr>
            <w:pStyle w:val="TOC3"/>
            <w:tabs>
              <w:tab w:val="right" w:leader="dot" w:pos="9350"/>
            </w:tabs>
            <w:rPr>
              <w:rFonts w:eastAsiaTheme="minorEastAsia"/>
              <w:noProof/>
            </w:rPr>
          </w:pPr>
          <w:hyperlink w:anchor="_Toc224480640" w:history="1">
            <w:r w:rsidRPr="00CD5FD2">
              <w:rPr>
                <w:rStyle w:val="Hyperlink"/>
                <w:noProof/>
              </w:rPr>
              <w:t>Everyone Knows How to Sweep</w:t>
            </w:r>
            <w:r>
              <w:rPr>
                <w:noProof/>
                <w:webHidden/>
              </w:rPr>
              <w:tab/>
            </w:r>
            <w:r>
              <w:rPr>
                <w:noProof/>
                <w:webHidden/>
              </w:rPr>
              <w:fldChar w:fldCharType="begin"/>
            </w:r>
            <w:r>
              <w:rPr>
                <w:noProof/>
                <w:webHidden/>
              </w:rPr>
              <w:instrText xml:space="preserve"> PAGEREF _Toc224480640 \h </w:instrText>
            </w:r>
            <w:r>
              <w:rPr>
                <w:noProof/>
                <w:webHidden/>
              </w:rPr>
            </w:r>
            <w:r>
              <w:rPr>
                <w:noProof/>
                <w:webHidden/>
              </w:rPr>
              <w:fldChar w:fldCharType="separate"/>
            </w:r>
            <w:r>
              <w:rPr>
                <w:noProof/>
                <w:webHidden/>
              </w:rPr>
              <w:t>120</w:t>
            </w:r>
            <w:r>
              <w:rPr>
                <w:noProof/>
                <w:webHidden/>
              </w:rPr>
              <w:fldChar w:fldCharType="end"/>
            </w:r>
          </w:hyperlink>
        </w:p>
        <w:p w14:paraId="66C4C454" w14:textId="7216039E" w:rsidR="004A722F" w:rsidRDefault="004A722F">
          <w:pPr>
            <w:pStyle w:val="TOC3"/>
            <w:tabs>
              <w:tab w:val="right" w:leader="dot" w:pos="9350"/>
            </w:tabs>
            <w:rPr>
              <w:rFonts w:eastAsiaTheme="minorEastAsia"/>
              <w:noProof/>
            </w:rPr>
          </w:pPr>
          <w:hyperlink w:anchor="_Toc224480641" w:history="1">
            <w:r w:rsidRPr="00CD5FD2">
              <w:rPr>
                <w:rStyle w:val="Hyperlink"/>
                <w:noProof/>
              </w:rPr>
              <w:t>What Changed in Charlotte</w:t>
            </w:r>
            <w:r>
              <w:rPr>
                <w:noProof/>
                <w:webHidden/>
              </w:rPr>
              <w:tab/>
            </w:r>
            <w:r>
              <w:rPr>
                <w:noProof/>
                <w:webHidden/>
              </w:rPr>
              <w:fldChar w:fldCharType="begin"/>
            </w:r>
            <w:r>
              <w:rPr>
                <w:noProof/>
                <w:webHidden/>
              </w:rPr>
              <w:instrText xml:space="preserve"> PAGEREF _Toc224480641 \h </w:instrText>
            </w:r>
            <w:r>
              <w:rPr>
                <w:noProof/>
                <w:webHidden/>
              </w:rPr>
            </w:r>
            <w:r>
              <w:rPr>
                <w:noProof/>
                <w:webHidden/>
              </w:rPr>
              <w:fldChar w:fldCharType="separate"/>
            </w:r>
            <w:r>
              <w:rPr>
                <w:noProof/>
                <w:webHidden/>
              </w:rPr>
              <w:t>121</w:t>
            </w:r>
            <w:r>
              <w:rPr>
                <w:noProof/>
                <w:webHidden/>
              </w:rPr>
              <w:fldChar w:fldCharType="end"/>
            </w:r>
          </w:hyperlink>
        </w:p>
        <w:p w14:paraId="25ACB883" w14:textId="76B2FB93" w:rsidR="004A722F" w:rsidRDefault="004A722F">
          <w:pPr>
            <w:pStyle w:val="TOC3"/>
            <w:tabs>
              <w:tab w:val="right" w:leader="dot" w:pos="9350"/>
            </w:tabs>
            <w:rPr>
              <w:rFonts w:eastAsiaTheme="minorEastAsia"/>
              <w:noProof/>
            </w:rPr>
          </w:pPr>
          <w:hyperlink w:anchor="_Toc224480642" w:history="1">
            <w:r w:rsidRPr="00CD5FD2">
              <w:rPr>
                <w:rStyle w:val="Hyperlink"/>
                <w:noProof/>
              </w:rPr>
              <w:t>The Smoked Maple Cold Brew</w:t>
            </w:r>
            <w:r>
              <w:rPr>
                <w:noProof/>
                <w:webHidden/>
              </w:rPr>
              <w:tab/>
            </w:r>
            <w:r>
              <w:rPr>
                <w:noProof/>
                <w:webHidden/>
              </w:rPr>
              <w:fldChar w:fldCharType="begin"/>
            </w:r>
            <w:r>
              <w:rPr>
                <w:noProof/>
                <w:webHidden/>
              </w:rPr>
              <w:instrText xml:space="preserve"> PAGEREF _Toc224480642 \h </w:instrText>
            </w:r>
            <w:r>
              <w:rPr>
                <w:noProof/>
                <w:webHidden/>
              </w:rPr>
            </w:r>
            <w:r>
              <w:rPr>
                <w:noProof/>
                <w:webHidden/>
              </w:rPr>
              <w:fldChar w:fldCharType="separate"/>
            </w:r>
            <w:r>
              <w:rPr>
                <w:noProof/>
                <w:webHidden/>
              </w:rPr>
              <w:t>122</w:t>
            </w:r>
            <w:r>
              <w:rPr>
                <w:noProof/>
                <w:webHidden/>
              </w:rPr>
              <w:fldChar w:fldCharType="end"/>
            </w:r>
          </w:hyperlink>
        </w:p>
        <w:p w14:paraId="6E2F45F0" w14:textId="40CCB760" w:rsidR="004A722F" w:rsidRDefault="004A722F">
          <w:pPr>
            <w:pStyle w:val="TOC2"/>
            <w:tabs>
              <w:tab w:val="right" w:leader="dot" w:pos="9350"/>
            </w:tabs>
            <w:rPr>
              <w:rFonts w:eastAsiaTheme="minorEastAsia"/>
              <w:noProof/>
            </w:rPr>
          </w:pPr>
          <w:hyperlink w:anchor="_Toc224480643" w:history="1">
            <w:r w:rsidRPr="00CD5FD2">
              <w:rPr>
                <w:rStyle w:val="Hyperlink"/>
                <w:noProof/>
              </w:rPr>
              <w:t>Fifteen</w:t>
            </w:r>
            <w:r>
              <w:rPr>
                <w:noProof/>
                <w:webHidden/>
              </w:rPr>
              <w:tab/>
            </w:r>
            <w:r>
              <w:rPr>
                <w:noProof/>
                <w:webHidden/>
              </w:rPr>
              <w:fldChar w:fldCharType="begin"/>
            </w:r>
            <w:r>
              <w:rPr>
                <w:noProof/>
                <w:webHidden/>
              </w:rPr>
              <w:instrText xml:space="preserve"> PAGEREF _Toc224480643 \h </w:instrText>
            </w:r>
            <w:r>
              <w:rPr>
                <w:noProof/>
                <w:webHidden/>
              </w:rPr>
            </w:r>
            <w:r>
              <w:rPr>
                <w:noProof/>
                <w:webHidden/>
              </w:rPr>
              <w:fldChar w:fldCharType="separate"/>
            </w:r>
            <w:r>
              <w:rPr>
                <w:noProof/>
                <w:webHidden/>
              </w:rPr>
              <w:t>123</w:t>
            </w:r>
            <w:r>
              <w:rPr>
                <w:noProof/>
                <w:webHidden/>
              </w:rPr>
              <w:fldChar w:fldCharType="end"/>
            </w:r>
          </w:hyperlink>
        </w:p>
        <w:p w14:paraId="269B0BEA" w14:textId="0A086D76" w:rsidR="004A722F" w:rsidRDefault="004A722F">
          <w:pPr>
            <w:pStyle w:val="TOC2"/>
            <w:tabs>
              <w:tab w:val="right" w:leader="dot" w:pos="9350"/>
            </w:tabs>
            <w:rPr>
              <w:rFonts w:eastAsiaTheme="minorEastAsia"/>
              <w:noProof/>
            </w:rPr>
          </w:pPr>
          <w:hyperlink w:anchor="_Toc224480644" w:history="1">
            <w:r w:rsidRPr="00CD5FD2">
              <w:rPr>
                <w:rStyle w:val="Hyperlink"/>
                <w:noProof/>
              </w:rPr>
              <w:t>Why Good Ideas Don’t Spread</w:t>
            </w:r>
            <w:r>
              <w:rPr>
                <w:noProof/>
                <w:webHidden/>
              </w:rPr>
              <w:tab/>
            </w:r>
            <w:r>
              <w:rPr>
                <w:noProof/>
                <w:webHidden/>
              </w:rPr>
              <w:fldChar w:fldCharType="begin"/>
            </w:r>
            <w:r>
              <w:rPr>
                <w:noProof/>
                <w:webHidden/>
              </w:rPr>
              <w:instrText xml:space="preserve"> PAGEREF _Toc224480644 \h </w:instrText>
            </w:r>
            <w:r>
              <w:rPr>
                <w:noProof/>
                <w:webHidden/>
              </w:rPr>
            </w:r>
            <w:r>
              <w:rPr>
                <w:noProof/>
                <w:webHidden/>
              </w:rPr>
              <w:fldChar w:fldCharType="separate"/>
            </w:r>
            <w:r>
              <w:rPr>
                <w:noProof/>
                <w:webHidden/>
              </w:rPr>
              <w:t>123</w:t>
            </w:r>
            <w:r>
              <w:rPr>
                <w:noProof/>
                <w:webHidden/>
              </w:rPr>
              <w:fldChar w:fldCharType="end"/>
            </w:r>
          </w:hyperlink>
        </w:p>
        <w:p w14:paraId="2524D013" w14:textId="62EE9A57" w:rsidR="004A722F" w:rsidRDefault="004A722F">
          <w:pPr>
            <w:pStyle w:val="TOC3"/>
            <w:tabs>
              <w:tab w:val="right" w:leader="dot" w:pos="9350"/>
            </w:tabs>
            <w:rPr>
              <w:rFonts w:eastAsiaTheme="minorEastAsia"/>
              <w:noProof/>
            </w:rPr>
          </w:pPr>
          <w:hyperlink w:anchor="_Toc224480645" w:history="1">
            <w:r w:rsidRPr="00CD5FD2">
              <w:rPr>
                <w:rStyle w:val="Hyperlink"/>
                <w:noProof/>
              </w:rPr>
              <w:t>Why Kyle Was Different</w:t>
            </w:r>
            <w:r>
              <w:rPr>
                <w:noProof/>
                <w:webHidden/>
              </w:rPr>
              <w:tab/>
            </w:r>
            <w:r>
              <w:rPr>
                <w:noProof/>
                <w:webHidden/>
              </w:rPr>
              <w:fldChar w:fldCharType="begin"/>
            </w:r>
            <w:r>
              <w:rPr>
                <w:noProof/>
                <w:webHidden/>
              </w:rPr>
              <w:instrText xml:space="preserve"> PAGEREF _Toc224480645 \h </w:instrText>
            </w:r>
            <w:r>
              <w:rPr>
                <w:noProof/>
                <w:webHidden/>
              </w:rPr>
            </w:r>
            <w:r>
              <w:rPr>
                <w:noProof/>
                <w:webHidden/>
              </w:rPr>
              <w:fldChar w:fldCharType="separate"/>
            </w:r>
            <w:r>
              <w:rPr>
                <w:noProof/>
                <w:webHidden/>
              </w:rPr>
              <w:t>125</w:t>
            </w:r>
            <w:r>
              <w:rPr>
                <w:noProof/>
                <w:webHidden/>
              </w:rPr>
              <w:fldChar w:fldCharType="end"/>
            </w:r>
          </w:hyperlink>
        </w:p>
        <w:p w14:paraId="104F27FF" w14:textId="06827380" w:rsidR="004A722F" w:rsidRDefault="004A722F">
          <w:pPr>
            <w:pStyle w:val="TOC3"/>
            <w:tabs>
              <w:tab w:val="right" w:leader="dot" w:pos="9350"/>
            </w:tabs>
            <w:rPr>
              <w:rFonts w:eastAsiaTheme="minorEastAsia"/>
              <w:noProof/>
            </w:rPr>
          </w:pPr>
          <w:hyperlink w:anchor="_Toc224480646" w:history="1">
            <w:r w:rsidRPr="00CD5FD2">
              <w:rPr>
                <w:rStyle w:val="Hyperlink"/>
                <w:noProof/>
              </w:rPr>
              <w:t>From Watching to Doing</w:t>
            </w:r>
            <w:r>
              <w:rPr>
                <w:noProof/>
                <w:webHidden/>
              </w:rPr>
              <w:tab/>
            </w:r>
            <w:r>
              <w:rPr>
                <w:noProof/>
                <w:webHidden/>
              </w:rPr>
              <w:fldChar w:fldCharType="begin"/>
            </w:r>
            <w:r>
              <w:rPr>
                <w:noProof/>
                <w:webHidden/>
              </w:rPr>
              <w:instrText xml:space="preserve"> PAGEREF _Toc224480646 \h </w:instrText>
            </w:r>
            <w:r>
              <w:rPr>
                <w:noProof/>
                <w:webHidden/>
              </w:rPr>
            </w:r>
            <w:r>
              <w:rPr>
                <w:noProof/>
                <w:webHidden/>
              </w:rPr>
              <w:fldChar w:fldCharType="separate"/>
            </w:r>
            <w:r>
              <w:rPr>
                <w:noProof/>
                <w:webHidden/>
              </w:rPr>
              <w:t>125</w:t>
            </w:r>
            <w:r>
              <w:rPr>
                <w:noProof/>
                <w:webHidden/>
              </w:rPr>
              <w:fldChar w:fldCharType="end"/>
            </w:r>
          </w:hyperlink>
        </w:p>
        <w:p w14:paraId="47BE12DD" w14:textId="6BC4F65E" w:rsidR="004A722F" w:rsidRDefault="004A722F">
          <w:pPr>
            <w:pStyle w:val="TOC3"/>
            <w:tabs>
              <w:tab w:val="right" w:leader="dot" w:pos="9350"/>
            </w:tabs>
            <w:rPr>
              <w:rFonts w:eastAsiaTheme="minorEastAsia"/>
              <w:noProof/>
            </w:rPr>
          </w:pPr>
          <w:hyperlink w:anchor="_Toc224480647" w:history="1">
            <w:r w:rsidRPr="00CD5FD2">
              <w:rPr>
                <w:rStyle w:val="Hyperlink"/>
                <w:noProof/>
              </w:rPr>
              <w:t>Creating Space for the Slowdown</w:t>
            </w:r>
            <w:r>
              <w:rPr>
                <w:noProof/>
                <w:webHidden/>
              </w:rPr>
              <w:tab/>
            </w:r>
            <w:r>
              <w:rPr>
                <w:noProof/>
                <w:webHidden/>
              </w:rPr>
              <w:fldChar w:fldCharType="begin"/>
            </w:r>
            <w:r>
              <w:rPr>
                <w:noProof/>
                <w:webHidden/>
              </w:rPr>
              <w:instrText xml:space="preserve"> PAGEREF _Toc224480647 \h </w:instrText>
            </w:r>
            <w:r>
              <w:rPr>
                <w:noProof/>
                <w:webHidden/>
              </w:rPr>
            </w:r>
            <w:r>
              <w:rPr>
                <w:noProof/>
                <w:webHidden/>
              </w:rPr>
              <w:fldChar w:fldCharType="separate"/>
            </w:r>
            <w:r>
              <w:rPr>
                <w:noProof/>
                <w:webHidden/>
              </w:rPr>
              <w:t>127</w:t>
            </w:r>
            <w:r>
              <w:rPr>
                <w:noProof/>
                <w:webHidden/>
              </w:rPr>
              <w:fldChar w:fldCharType="end"/>
            </w:r>
          </w:hyperlink>
        </w:p>
        <w:p w14:paraId="61E68F16" w14:textId="06622185" w:rsidR="004A722F" w:rsidRDefault="004A722F">
          <w:pPr>
            <w:pStyle w:val="TOC3"/>
            <w:tabs>
              <w:tab w:val="right" w:leader="dot" w:pos="9350"/>
            </w:tabs>
            <w:rPr>
              <w:rFonts w:eastAsiaTheme="minorEastAsia"/>
              <w:noProof/>
            </w:rPr>
          </w:pPr>
          <w:hyperlink w:anchor="_Toc224480648" w:history="1">
            <w:r w:rsidRPr="00CD5FD2">
              <w:rPr>
                <w:rStyle w:val="Hyperlink"/>
                <w:noProof/>
              </w:rPr>
              <w:t>The Path, Not the Idea</w:t>
            </w:r>
            <w:r>
              <w:rPr>
                <w:noProof/>
                <w:webHidden/>
              </w:rPr>
              <w:tab/>
            </w:r>
            <w:r>
              <w:rPr>
                <w:noProof/>
                <w:webHidden/>
              </w:rPr>
              <w:fldChar w:fldCharType="begin"/>
            </w:r>
            <w:r>
              <w:rPr>
                <w:noProof/>
                <w:webHidden/>
              </w:rPr>
              <w:instrText xml:space="preserve"> PAGEREF _Toc224480648 \h </w:instrText>
            </w:r>
            <w:r>
              <w:rPr>
                <w:noProof/>
                <w:webHidden/>
              </w:rPr>
            </w:r>
            <w:r>
              <w:rPr>
                <w:noProof/>
                <w:webHidden/>
              </w:rPr>
              <w:fldChar w:fldCharType="separate"/>
            </w:r>
            <w:r>
              <w:rPr>
                <w:noProof/>
                <w:webHidden/>
              </w:rPr>
              <w:t>128</w:t>
            </w:r>
            <w:r>
              <w:rPr>
                <w:noProof/>
                <w:webHidden/>
              </w:rPr>
              <w:fldChar w:fldCharType="end"/>
            </w:r>
          </w:hyperlink>
        </w:p>
        <w:p w14:paraId="650C20EC" w14:textId="63E7114F" w:rsidR="004A722F" w:rsidRDefault="004A722F">
          <w:pPr>
            <w:pStyle w:val="TOC2"/>
            <w:tabs>
              <w:tab w:val="right" w:leader="dot" w:pos="9350"/>
            </w:tabs>
            <w:rPr>
              <w:rFonts w:eastAsiaTheme="minorEastAsia"/>
              <w:noProof/>
            </w:rPr>
          </w:pPr>
          <w:hyperlink w:anchor="_Toc224480649" w:history="1">
            <w:r w:rsidRPr="00CD5FD2">
              <w:rPr>
                <w:rStyle w:val="Hyperlink"/>
                <w:noProof/>
              </w:rPr>
              <w:t>Sixteen</w:t>
            </w:r>
            <w:r>
              <w:rPr>
                <w:noProof/>
                <w:webHidden/>
              </w:rPr>
              <w:tab/>
            </w:r>
            <w:r>
              <w:rPr>
                <w:noProof/>
                <w:webHidden/>
              </w:rPr>
              <w:fldChar w:fldCharType="begin"/>
            </w:r>
            <w:r>
              <w:rPr>
                <w:noProof/>
                <w:webHidden/>
              </w:rPr>
              <w:instrText xml:space="preserve"> PAGEREF _Toc224480649 \h </w:instrText>
            </w:r>
            <w:r>
              <w:rPr>
                <w:noProof/>
                <w:webHidden/>
              </w:rPr>
            </w:r>
            <w:r>
              <w:rPr>
                <w:noProof/>
                <w:webHidden/>
              </w:rPr>
              <w:fldChar w:fldCharType="separate"/>
            </w:r>
            <w:r>
              <w:rPr>
                <w:noProof/>
                <w:webHidden/>
              </w:rPr>
              <w:t>129</w:t>
            </w:r>
            <w:r>
              <w:rPr>
                <w:noProof/>
                <w:webHidden/>
              </w:rPr>
              <w:fldChar w:fldCharType="end"/>
            </w:r>
          </w:hyperlink>
        </w:p>
        <w:p w14:paraId="1D57E716" w14:textId="59AD89B1" w:rsidR="004A722F" w:rsidRDefault="004A722F">
          <w:pPr>
            <w:pStyle w:val="TOC2"/>
            <w:tabs>
              <w:tab w:val="right" w:leader="dot" w:pos="9350"/>
            </w:tabs>
            <w:rPr>
              <w:rFonts w:eastAsiaTheme="minorEastAsia"/>
              <w:noProof/>
            </w:rPr>
          </w:pPr>
          <w:hyperlink w:anchor="_Toc224480650" w:history="1">
            <w:r w:rsidRPr="00CD5FD2">
              <w:rPr>
                <w:rStyle w:val="Hyperlink"/>
                <w:noProof/>
              </w:rPr>
              <w:t>What Never Changes</w:t>
            </w:r>
            <w:r>
              <w:rPr>
                <w:noProof/>
                <w:webHidden/>
              </w:rPr>
              <w:tab/>
            </w:r>
            <w:r>
              <w:rPr>
                <w:noProof/>
                <w:webHidden/>
              </w:rPr>
              <w:fldChar w:fldCharType="begin"/>
            </w:r>
            <w:r>
              <w:rPr>
                <w:noProof/>
                <w:webHidden/>
              </w:rPr>
              <w:instrText xml:space="preserve"> PAGEREF _Toc224480650 \h </w:instrText>
            </w:r>
            <w:r>
              <w:rPr>
                <w:noProof/>
                <w:webHidden/>
              </w:rPr>
            </w:r>
            <w:r>
              <w:rPr>
                <w:noProof/>
                <w:webHidden/>
              </w:rPr>
              <w:fldChar w:fldCharType="separate"/>
            </w:r>
            <w:r>
              <w:rPr>
                <w:noProof/>
                <w:webHidden/>
              </w:rPr>
              <w:t>129</w:t>
            </w:r>
            <w:r>
              <w:rPr>
                <w:noProof/>
                <w:webHidden/>
              </w:rPr>
              <w:fldChar w:fldCharType="end"/>
            </w:r>
          </w:hyperlink>
        </w:p>
        <w:p w14:paraId="5048F94E" w14:textId="12474240" w:rsidR="004A722F" w:rsidRDefault="004A722F">
          <w:pPr>
            <w:pStyle w:val="TOC3"/>
            <w:tabs>
              <w:tab w:val="right" w:leader="dot" w:pos="9350"/>
            </w:tabs>
            <w:rPr>
              <w:rFonts w:eastAsiaTheme="minorEastAsia"/>
              <w:noProof/>
            </w:rPr>
          </w:pPr>
          <w:hyperlink w:anchor="_Toc224480651" w:history="1">
            <w:r w:rsidRPr="00CD5FD2">
              <w:rPr>
                <w:rStyle w:val="Hyperlink"/>
                <w:noProof/>
              </w:rPr>
              <w:t>The Pattern</w:t>
            </w:r>
            <w:r>
              <w:rPr>
                <w:noProof/>
                <w:webHidden/>
              </w:rPr>
              <w:tab/>
            </w:r>
            <w:r>
              <w:rPr>
                <w:noProof/>
                <w:webHidden/>
              </w:rPr>
              <w:fldChar w:fldCharType="begin"/>
            </w:r>
            <w:r>
              <w:rPr>
                <w:noProof/>
                <w:webHidden/>
              </w:rPr>
              <w:instrText xml:space="preserve"> PAGEREF _Toc224480651 \h </w:instrText>
            </w:r>
            <w:r>
              <w:rPr>
                <w:noProof/>
                <w:webHidden/>
              </w:rPr>
            </w:r>
            <w:r>
              <w:rPr>
                <w:noProof/>
                <w:webHidden/>
              </w:rPr>
              <w:fldChar w:fldCharType="separate"/>
            </w:r>
            <w:r>
              <w:rPr>
                <w:noProof/>
                <w:webHidden/>
              </w:rPr>
              <w:t>130</w:t>
            </w:r>
            <w:r>
              <w:rPr>
                <w:noProof/>
                <w:webHidden/>
              </w:rPr>
              <w:fldChar w:fldCharType="end"/>
            </w:r>
          </w:hyperlink>
        </w:p>
        <w:p w14:paraId="1A90F5A9" w14:textId="73F8F01A" w:rsidR="004A722F" w:rsidRDefault="004A722F">
          <w:pPr>
            <w:pStyle w:val="TOC3"/>
            <w:tabs>
              <w:tab w:val="right" w:leader="dot" w:pos="9350"/>
            </w:tabs>
            <w:rPr>
              <w:rFonts w:eastAsiaTheme="minorEastAsia"/>
              <w:noProof/>
            </w:rPr>
          </w:pPr>
          <w:hyperlink w:anchor="_Toc224480652" w:history="1">
            <w:r w:rsidRPr="00CD5FD2">
              <w:rPr>
                <w:rStyle w:val="Hyperlink"/>
                <w:noProof/>
              </w:rPr>
              <w:t>AI Is Not an Exception</w:t>
            </w:r>
            <w:r>
              <w:rPr>
                <w:noProof/>
                <w:webHidden/>
              </w:rPr>
              <w:tab/>
            </w:r>
            <w:r>
              <w:rPr>
                <w:noProof/>
                <w:webHidden/>
              </w:rPr>
              <w:fldChar w:fldCharType="begin"/>
            </w:r>
            <w:r>
              <w:rPr>
                <w:noProof/>
                <w:webHidden/>
              </w:rPr>
              <w:instrText xml:space="preserve"> PAGEREF _Toc224480652 \h </w:instrText>
            </w:r>
            <w:r>
              <w:rPr>
                <w:noProof/>
                <w:webHidden/>
              </w:rPr>
            </w:r>
            <w:r>
              <w:rPr>
                <w:noProof/>
                <w:webHidden/>
              </w:rPr>
              <w:fldChar w:fldCharType="separate"/>
            </w:r>
            <w:r>
              <w:rPr>
                <w:noProof/>
                <w:webHidden/>
              </w:rPr>
              <w:t>132</w:t>
            </w:r>
            <w:r>
              <w:rPr>
                <w:noProof/>
                <w:webHidden/>
              </w:rPr>
              <w:fldChar w:fldCharType="end"/>
            </w:r>
          </w:hyperlink>
        </w:p>
        <w:p w14:paraId="462D2372" w14:textId="59FC9246" w:rsidR="004A722F" w:rsidRDefault="004A722F">
          <w:pPr>
            <w:pStyle w:val="TOC3"/>
            <w:tabs>
              <w:tab w:val="right" w:leader="dot" w:pos="9350"/>
            </w:tabs>
            <w:rPr>
              <w:rFonts w:eastAsiaTheme="minorEastAsia"/>
              <w:noProof/>
            </w:rPr>
          </w:pPr>
          <w:hyperlink w:anchor="_Toc224480653" w:history="1">
            <w:r w:rsidRPr="00CD5FD2">
              <w:rPr>
                <w:rStyle w:val="Hyperlink"/>
                <w:noProof/>
              </w:rPr>
              <w:t>From Task Templates to Prompt Templates</w:t>
            </w:r>
            <w:r>
              <w:rPr>
                <w:noProof/>
                <w:webHidden/>
              </w:rPr>
              <w:tab/>
            </w:r>
            <w:r>
              <w:rPr>
                <w:noProof/>
                <w:webHidden/>
              </w:rPr>
              <w:fldChar w:fldCharType="begin"/>
            </w:r>
            <w:r>
              <w:rPr>
                <w:noProof/>
                <w:webHidden/>
              </w:rPr>
              <w:instrText xml:space="preserve"> PAGEREF _Toc224480653 \h </w:instrText>
            </w:r>
            <w:r>
              <w:rPr>
                <w:noProof/>
                <w:webHidden/>
              </w:rPr>
            </w:r>
            <w:r>
              <w:rPr>
                <w:noProof/>
                <w:webHidden/>
              </w:rPr>
              <w:fldChar w:fldCharType="separate"/>
            </w:r>
            <w:r>
              <w:rPr>
                <w:noProof/>
                <w:webHidden/>
              </w:rPr>
              <w:t>133</w:t>
            </w:r>
            <w:r>
              <w:rPr>
                <w:noProof/>
                <w:webHidden/>
              </w:rPr>
              <w:fldChar w:fldCharType="end"/>
            </w:r>
          </w:hyperlink>
        </w:p>
        <w:p w14:paraId="4CB59817" w14:textId="7999A2F2" w:rsidR="004A722F" w:rsidRDefault="004A722F">
          <w:pPr>
            <w:pStyle w:val="TOC3"/>
            <w:tabs>
              <w:tab w:val="right" w:leader="dot" w:pos="9350"/>
            </w:tabs>
            <w:rPr>
              <w:rFonts w:eastAsiaTheme="minorEastAsia"/>
              <w:noProof/>
            </w:rPr>
          </w:pPr>
          <w:hyperlink w:anchor="_Toc224480654" w:history="1">
            <w:r w:rsidRPr="00CD5FD2">
              <w:rPr>
                <w:rStyle w:val="Hyperlink"/>
                <w:noProof/>
              </w:rPr>
              <w:t>Building Your Prompt Library</w:t>
            </w:r>
            <w:r>
              <w:rPr>
                <w:noProof/>
                <w:webHidden/>
              </w:rPr>
              <w:tab/>
            </w:r>
            <w:r>
              <w:rPr>
                <w:noProof/>
                <w:webHidden/>
              </w:rPr>
              <w:fldChar w:fldCharType="begin"/>
            </w:r>
            <w:r>
              <w:rPr>
                <w:noProof/>
                <w:webHidden/>
              </w:rPr>
              <w:instrText xml:space="preserve"> PAGEREF _Toc224480654 \h </w:instrText>
            </w:r>
            <w:r>
              <w:rPr>
                <w:noProof/>
                <w:webHidden/>
              </w:rPr>
            </w:r>
            <w:r>
              <w:rPr>
                <w:noProof/>
                <w:webHidden/>
              </w:rPr>
              <w:fldChar w:fldCharType="separate"/>
            </w:r>
            <w:r>
              <w:rPr>
                <w:noProof/>
                <w:webHidden/>
              </w:rPr>
              <w:t>134</w:t>
            </w:r>
            <w:r>
              <w:rPr>
                <w:noProof/>
                <w:webHidden/>
              </w:rPr>
              <w:fldChar w:fldCharType="end"/>
            </w:r>
          </w:hyperlink>
        </w:p>
        <w:p w14:paraId="6D9895BA" w14:textId="10D050A5" w:rsidR="004A722F" w:rsidRDefault="004A722F">
          <w:pPr>
            <w:pStyle w:val="TOC3"/>
            <w:tabs>
              <w:tab w:val="right" w:leader="dot" w:pos="9350"/>
            </w:tabs>
            <w:rPr>
              <w:rFonts w:eastAsiaTheme="minorEastAsia"/>
              <w:noProof/>
            </w:rPr>
          </w:pPr>
          <w:hyperlink w:anchor="_Toc224480655" w:history="1">
            <w:r w:rsidRPr="00CD5FD2">
              <w:rPr>
                <w:rStyle w:val="Hyperlink"/>
                <w:noProof/>
              </w:rPr>
              <w:t>What Stays the Same</w:t>
            </w:r>
            <w:r>
              <w:rPr>
                <w:noProof/>
                <w:webHidden/>
              </w:rPr>
              <w:tab/>
            </w:r>
            <w:r>
              <w:rPr>
                <w:noProof/>
                <w:webHidden/>
              </w:rPr>
              <w:fldChar w:fldCharType="begin"/>
            </w:r>
            <w:r>
              <w:rPr>
                <w:noProof/>
                <w:webHidden/>
              </w:rPr>
              <w:instrText xml:space="preserve"> PAGEREF _Toc224480655 \h </w:instrText>
            </w:r>
            <w:r>
              <w:rPr>
                <w:noProof/>
                <w:webHidden/>
              </w:rPr>
            </w:r>
            <w:r>
              <w:rPr>
                <w:noProof/>
                <w:webHidden/>
              </w:rPr>
              <w:fldChar w:fldCharType="separate"/>
            </w:r>
            <w:r>
              <w:rPr>
                <w:noProof/>
                <w:webHidden/>
              </w:rPr>
              <w:t>136</w:t>
            </w:r>
            <w:r>
              <w:rPr>
                <w:noProof/>
                <w:webHidden/>
              </w:rPr>
              <w:fldChar w:fldCharType="end"/>
            </w:r>
          </w:hyperlink>
        </w:p>
        <w:p w14:paraId="64EE67C0" w14:textId="39D92AA5" w:rsidR="00AA1049" w:rsidRDefault="00AA1049">
          <w:r>
            <w:rPr>
              <w:b/>
              <w:bCs/>
              <w:noProof/>
            </w:rPr>
            <w:fldChar w:fldCharType="end"/>
          </w:r>
        </w:p>
      </w:sdtContent>
    </w:sdt>
    <w:p w14:paraId="23B60D98" w14:textId="1E7734EA" w:rsidR="00374B0B" w:rsidRPr="00E2159F" w:rsidRDefault="00AC690B" w:rsidP="0023578C">
      <w:pPr>
        <w:rPr>
          <w:rFonts w:asciiTheme="majorHAnsi" w:eastAsiaTheme="majorEastAsia" w:hAnsiTheme="majorHAnsi" w:cstheme="majorBidi"/>
          <w:color w:val="0F4761" w:themeColor="accent1" w:themeShade="BF"/>
          <w:sz w:val="32"/>
          <w:szCs w:val="32"/>
        </w:rPr>
      </w:pPr>
      <w:r>
        <w:br w:type="page"/>
      </w:r>
    </w:p>
    <w:p w14:paraId="17592A5D" w14:textId="0F4B4318" w:rsidR="000E6537" w:rsidRPr="00FA36F3" w:rsidRDefault="00FA36F3">
      <w:pPr>
        <w:pStyle w:val="Heading2"/>
        <w:pPrChange w:id="0" w:author="Joel Karr" w:date="2026-03-08T16:48:00Z" w16du:dateUtc="2026-03-08T21:48:00Z">
          <w:pPr/>
        </w:pPrChange>
      </w:pPr>
      <w:bookmarkStart w:id="1" w:name="_Toc224480551"/>
      <w:commentRangeStart w:id="2"/>
      <w:r>
        <w:lastRenderedPageBreak/>
        <w:t>Introduction</w:t>
      </w:r>
      <w:r>
        <w:br/>
      </w:r>
      <w:commentRangeEnd w:id="2"/>
      <w:r>
        <w:rPr>
          <w:rStyle w:val="CommentReference"/>
          <w:sz w:val="32"/>
          <w:szCs w:val="32"/>
        </w:rPr>
        <w:commentReference w:id="2"/>
      </w:r>
      <w:bookmarkEnd w:id="1"/>
      <w:r>
        <w:br/>
      </w:r>
      <w:r>
        <w:br/>
      </w:r>
    </w:p>
    <w:p w14:paraId="33551A54" w14:textId="5FD178F7" w:rsidR="00FF7380" w:rsidRPr="00FF7380" w:rsidRDefault="0023578C" w:rsidP="00FF7380">
      <w:commentRangeStart w:id="3"/>
      <w:r>
        <w:t>There’s a book that’s sat on my shelf for more than thirty years.</w:t>
      </w:r>
      <w:commentRangeEnd w:id="3"/>
      <w:r>
        <w:rPr>
          <w:rStyle w:val="CommentReference"/>
          <w:sz w:val="24"/>
          <w:szCs w:val="24"/>
        </w:rPr>
        <w:commentReference w:id="3"/>
      </w:r>
      <w:r>
        <w:t xml:space="preserve"> It holds the magical ability to transport me back to </w:t>
      </w:r>
      <w:r w:rsidR="00C16058">
        <w:t>that basement</w:t>
      </w:r>
      <w:r w:rsidR="002A21BE">
        <w:t xml:space="preserve">, </w:t>
      </w:r>
      <w:r>
        <w:t xml:space="preserve"> </w:t>
      </w:r>
      <w:r w:rsidR="002A21BE">
        <w:t xml:space="preserve">the cool </w:t>
      </w:r>
      <w:r>
        <w:t xml:space="preserve">air and the </w:t>
      </w:r>
      <w:commentRangeStart w:id="4"/>
      <w:r>
        <w:t>glow of the computer screen</w:t>
      </w:r>
      <w:r w:rsidR="002A21BE">
        <w:t>, the first time code made everything else disappear.</w:t>
      </w:r>
      <w:commentRangeEnd w:id="4"/>
      <w:r>
        <w:rPr>
          <w:rStyle w:val="CommentReference"/>
          <w:sz w:val="24"/>
          <w:szCs w:val="24"/>
        </w:rPr>
        <w:commentReference w:id="4"/>
      </w:r>
      <w:r w:rsidR="00F65A1B">
        <w:t xml:space="preserve"> My dad</w:t>
      </w:r>
      <w:r w:rsidR="00884D59">
        <w:t xml:space="preserve"> </w:t>
      </w:r>
      <w:r w:rsidR="00694740">
        <w:t>taught</w:t>
      </w:r>
      <w:r w:rsidR="00884D59">
        <w:t xml:space="preserve"> elementary </w:t>
      </w:r>
      <w:r w:rsidR="00694740">
        <w:t>school, and when his building needed someone to figure out computers, he got volunteered</w:t>
      </w:r>
      <w:r w:rsidR="005F174A">
        <w:t xml:space="preserve">. </w:t>
      </w:r>
      <w:r w:rsidR="00694740">
        <w:t xml:space="preserve">That’s how </w:t>
      </w:r>
      <w:r w:rsidR="002F0DEF">
        <w:t>an IBM 486</w:t>
      </w:r>
      <w:ins w:id="5" w:author="Joel Karr" w:date="2026-03-13T19:36:00Z" w16du:dateUtc="2026-03-14T00:36:00Z">
        <w:r w:rsidR="00525402">
          <w:t xml:space="preserve"> </w:t>
        </w:r>
      </w:ins>
      <w:r w:rsidR="002F0DEF">
        <w:t>running</w:t>
      </w:r>
      <w:del w:id="6" w:author="Joel Karr" w:date="2026-03-13T19:37:00Z" w16du:dateUtc="2026-03-14T00:37:00Z">
        <w:r w:rsidR="002F0DEF" w:rsidDel="00525402">
          <w:delText>s</w:delText>
        </w:r>
      </w:del>
      <w:r w:rsidR="002F0DEF">
        <w:t xml:space="preserve"> Windows 3.1 ended up in our basement.</w:t>
      </w:r>
      <w:r w:rsidR="005F174A">
        <w:t xml:space="preserve"> </w:t>
      </w:r>
      <w:r>
        <w:t xml:space="preserve">It was 1995, and I was </w:t>
      </w:r>
      <w:r w:rsidR="001522AE">
        <w:t xml:space="preserve">ten </w:t>
      </w:r>
      <w:r>
        <w:t xml:space="preserve">years old, </w:t>
      </w:r>
      <w:r w:rsidR="001522AE">
        <w:t xml:space="preserve">a kid in central Illinois </w:t>
      </w:r>
      <w:r w:rsidR="002F0DEF">
        <w:t>who would</w:t>
      </w:r>
      <w:ins w:id="7" w:author="Joel Karr" w:date="2026-03-13T19:36:00Z" w16du:dateUtc="2026-03-14T00:36:00Z">
        <w:r w:rsidR="00525402">
          <w:t xml:space="preserve"> </w:t>
        </w:r>
      </w:ins>
      <w:r>
        <w:t>sneak downstairs after I was supposed to be in bed</w:t>
      </w:r>
      <w:r w:rsidR="00926459">
        <w:t>.</w:t>
      </w:r>
      <w:r>
        <w:t xml:space="preserve"> </w:t>
      </w:r>
      <w:r w:rsidR="00926459">
        <w:t>I</w:t>
      </w:r>
      <w:r>
        <w:t xml:space="preserve">n that basement, time melted away. I felt all my outside worries fade, </w:t>
      </w:r>
      <w:r w:rsidR="008A5A35" w:rsidRPr="008A5A35">
        <w:t>whether I'd bomb tomorrow's test or if I could finally win a game of four square at recess.</w:t>
      </w:r>
      <w:r w:rsidR="008A5A35">
        <w:t xml:space="preserve"> </w:t>
      </w:r>
      <w:r w:rsidR="00FF7380">
        <w:t xml:space="preserve">Most </w:t>
      </w:r>
      <w:proofErr w:type="gramStart"/>
      <w:r w:rsidR="00FF7380">
        <w:t>origin</w:t>
      </w:r>
      <w:proofErr w:type="gramEnd"/>
      <w:r w:rsidR="00FF7380">
        <w:t xml:space="preserve"> stories in software engineering don’t start with passion for coding. </w:t>
      </w:r>
      <w:commentRangeStart w:id="8"/>
      <w:commentRangeStart w:id="9"/>
      <w:r w:rsidR="00FF7380">
        <w:t xml:space="preserve">How can you have passion for something that you don’t even comprehend at first? </w:t>
      </w:r>
      <w:commentRangeEnd w:id="8"/>
      <w:r w:rsidR="00FF7380">
        <w:rPr>
          <w:rStyle w:val="CommentReference"/>
          <w:sz w:val="24"/>
          <w:szCs w:val="24"/>
        </w:rPr>
        <w:commentReference w:id="8"/>
      </w:r>
      <w:commentRangeEnd w:id="9"/>
      <w:r w:rsidR="002032F1">
        <w:rPr>
          <w:rStyle w:val="CommentReference"/>
        </w:rPr>
        <w:commentReference w:id="9"/>
      </w:r>
      <w:r w:rsidR="00FF7380">
        <w:t xml:space="preserve">They start with curiosity or a desire to build something to solve a specific problem. </w:t>
      </w:r>
    </w:p>
    <w:p w14:paraId="62DFC61B" w14:textId="0FB47358" w:rsidR="00FF7380" w:rsidRPr="00FF7380" w:rsidRDefault="00FF7380" w:rsidP="00FF7380">
      <w:r>
        <w:t>For me, it started in that basement.</w:t>
      </w:r>
    </w:p>
    <w:p w14:paraId="3DBFF67D" w14:textId="6AAA50FF" w:rsidR="00FF7380" w:rsidRPr="00FF7380" w:rsidRDefault="00FF7380" w:rsidP="00FF7380">
      <w:commentRangeStart w:id="10"/>
      <w:r>
        <w:t xml:space="preserve">In my small town, I was the kid always hunting for the next challenge. I competed in everything: reading </w:t>
      </w:r>
      <w:proofErr w:type="gramStart"/>
      <w:r>
        <w:t>the most</w:t>
      </w:r>
      <w:proofErr w:type="gramEnd"/>
      <w:r>
        <w:t xml:space="preserve"> books</w:t>
      </w:r>
      <w:r w:rsidR="001522AE">
        <w:t xml:space="preserve"> to win a BOOK IT! award to get a free personal pan pizza fro</w:t>
      </w:r>
      <w:r w:rsidR="002032F1">
        <w:t>m</w:t>
      </w:r>
      <w:r w:rsidR="001522AE">
        <w:t xml:space="preserve"> Pizza Hut</w:t>
      </w:r>
      <w:r>
        <w:t xml:space="preserve">, selling the most candy bars for fundraisers, </w:t>
      </w:r>
      <w:r w:rsidR="001522AE">
        <w:t>or trying to beat my older brother’s bent arm hang record in P.E.</w:t>
      </w:r>
      <w:r w:rsidR="002032F1">
        <w:t>.</w:t>
      </w:r>
      <w:commentRangeStart w:id="11"/>
      <w:r>
        <w:t>. I was always looking for problems that needed solving.</w:t>
      </w:r>
      <w:commentRangeEnd w:id="10"/>
      <w:r>
        <w:rPr>
          <w:rStyle w:val="CommentReference"/>
          <w:sz w:val="24"/>
          <w:szCs w:val="24"/>
        </w:rPr>
        <w:commentReference w:id="10"/>
      </w:r>
      <w:commentRangeEnd w:id="11"/>
      <w:r>
        <w:rPr>
          <w:rStyle w:val="CommentReference"/>
          <w:sz w:val="24"/>
          <w:szCs w:val="24"/>
        </w:rPr>
        <w:commentReference w:id="11"/>
      </w:r>
    </w:p>
    <w:p w14:paraId="0CB48907" w14:textId="41894F51" w:rsidR="00FA225F" w:rsidRDefault="00FF7380" w:rsidP="00FF7380">
      <w:r>
        <w:t xml:space="preserve">I </w:t>
      </w:r>
      <w:r w:rsidR="00FA225F">
        <w:t>would walk about a mile</w:t>
      </w:r>
      <w:r>
        <w:t xml:space="preserve"> to the snow-cone hut in the parking lot of </w:t>
      </w:r>
      <w:r w:rsidR="001522AE">
        <w:t xml:space="preserve">Dave’s Food Basket, </w:t>
      </w:r>
      <w:r>
        <w:t xml:space="preserve">our </w:t>
      </w:r>
      <w:commentRangeStart w:id="12"/>
      <w:r>
        <w:t xml:space="preserve">local grocery store, </w:t>
      </w:r>
      <w:commentRangeEnd w:id="12"/>
      <w:r>
        <w:rPr>
          <w:rStyle w:val="CommentReference"/>
          <w:sz w:val="24"/>
          <w:szCs w:val="24"/>
        </w:rPr>
        <w:commentReference w:id="12"/>
      </w:r>
      <w:r>
        <w:t>studying how they operated.</w:t>
      </w:r>
      <w:r w:rsidR="001522AE">
        <w:t xml:space="preserve"> They made Hawaiian shaved </w:t>
      </w:r>
      <w:r w:rsidR="00FA225F">
        <w:t>ice,</w:t>
      </w:r>
      <w:r w:rsidR="001522AE">
        <w:t xml:space="preserve"> and you could pick up to three flavors from over thirty different </w:t>
      </w:r>
      <w:r w:rsidR="00FA225F">
        <w:t xml:space="preserve">options, everything from </w:t>
      </w:r>
      <w:r w:rsidR="001522AE">
        <w:t>blue raspberry to one called Tiger’s Blood, a mix of strawberry, watermelon and coconut.</w:t>
      </w:r>
      <w:r>
        <w:t xml:space="preserve"> </w:t>
      </w:r>
      <w:r w:rsidR="001522AE">
        <w:t>I</w:t>
      </w:r>
      <w:r w:rsidR="00FA225F">
        <w:t>’d</w:t>
      </w:r>
      <w:r w:rsidR="001522AE">
        <w:t xml:space="preserve"> sit at a wooden picnic table</w:t>
      </w:r>
      <w:r w:rsidR="00FA225F">
        <w:t>,</w:t>
      </w:r>
      <w:r w:rsidR="001522AE">
        <w:t xml:space="preserve"> enjoying </w:t>
      </w:r>
      <w:r w:rsidR="00FA225F">
        <w:t>whatever new</w:t>
      </w:r>
      <w:r w:rsidR="001522AE">
        <w:t xml:space="preserve"> flavor combination I</w:t>
      </w:r>
      <w:r w:rsidR="00FA225F">
        <w:t xml:space="preserve">’d dream up and watch the operation. </w:t>
      </w:r>
      <w:r w:rsidR="00FA225F" w:rsidRPr="00FA225F">
        <w:t>Kids would drag their parents toward the hut, already picking their flavors out loud, and half the time the parents would shake their head and steer them back toward the car. That was the real problem. The kids were already dedicated customers</w:t>
      </w:r>
      <w:r w:rsidR="00FA225F">
        <w:t xml:space="preserve">; </w:t>
      </w:r>
      <w:r w:rsidR="00FA225F" w:rsidRPr="00FA225F">
        <w:t>they just didn't control the money.</w:t>
      </w:r>
      <w:r w:rsidR="00FA225F">
        <w:t xml:space="preserve"> </w:t>
      </w:r>
    </w:p>
    <w:p w14:paraId="085FFCD8" w14:textId="681BDD26" w:rsidR="00FF7380" w:rsidRPr="00FF7380" w:rsidRDefault="00FA225F" w:rsidP="00FF7380">
      <w:r>
        <w:t xml:space="preserve">I started planning how I’d build a better version. </w:t>
      </w:r>
      <w:r w:rsidR="001522AE">
        <w:t xml:space="preserve">If I had a miniature horse pulling the snow-cone cart, </w:t>
      </w:r>
      <w:r>
        <w:t>sales would skyrocket. A</w:t>
      </w:r>
      <w:r w:rsidR="001522AE">
        <w:t xml:space="preserve"> parent could say no to an extra treat, how could they possibly tell their kid they couldn’t pet the horse?</w:t>
      </w:r>
      <w:r w:rsidR="00FF7380">
        <w:t xml:space="preserve"> At </w:t>
      </w:r>
      <w:r w:rsidR="001522AE">
        <w:t>ten year</w:t>
      </w:r>
      <w:r>
        <w:t>s</w:t>
      </w:r>
      <w:r w:rsidR="001522AE">
        <w:t xml:space="preserve"> old,</w:t>
      </w:r>
      <w:r w:rsidR="00FF7380">
        <w:t xml:space="preserve"> </w:t>
      </w:r>
      <w:commentRangeStart w:id="13"/>
      <w:r w:rsidR="00FF7380">
        <w:t xml:space="preserve">I had the whole business plan mapped out in my head, complete with the logistics of horse care and cart design. </w:t>
      </w:r>
      <w:commentRangeEnd w:id="13"/>
      <w:r w:rsidR="00FF7380">
        <w:rPr>
          <w:rStyle w:val="CommentReference"/>
          <w:sz w:val="24"/>
          <w:szCs w:val="24"/>
        </w:rPr>
        <w:commentReference w:id="13"/>
      </w:r>
    </w:p>
    <w:p w14:paraId="65739F5E" w14:textId="674DCFED" w:rsidR="00FF7380" w:rsidRPr="00FF7380" w:rsidRDefault="00FF7380" w:rsidP="00FF7380">
      <w:r>
        <w:lastRenderedPageBreak/>
        <w:t xml:space="preserve">In 1995, the internet hadn’t </w:t>
      </w:r>
      <w:r w:rsidR="00975B49">
        <w:t xml:space="preserve">yet </w:t>
      </w:r>
      <w:proofErr w:type="gramStart"/>
      <w:r>
        <w:t>opened up</w:t>
      </w:r>
      <w:proofErr w:type="gramEnd"/>
      <w:r>
        <w:t xml:space="preserve"> the idea of endless possibilities. My dad recognized my restless energy and knew I’d exhausted most of what was being taught in school. He found something at Illinois State University’s bookstore, a book called</w:t>
      </w:r>
      <w:commentRangeStart w:id="14"/>
      <w:r>
        <w:t xml:space="preserve"> </w:t>
      </w:r>
      <w:proofErr w:type="spellStart"/>
      <w:r>
        <w:rPr>
          <w:i/>
          <w:iCs/>
        </w:rPr>
        <w:t>QuickBASIC</w:t>
      </w:r>
      <w:proofErr w:type="spellEnd"/>
      <w:r>
        <w:rPr>
          <w:i/>
          <w:iCs/>
        </w:rPr>
        <w:t xml:space="preserve"> Made Easy</w:t>
      </w:r>
      <w:r>
        <w:t xml:space="preserve"> </w:t>
      </w:r>
      <w:commentRangeEnd w:id="14"/>
      <w:r>
        <w:rPr>
          <w:rStyle w:val="CommentReference"/>
          <w:sz w:val="24"/>
          <w:szCs w:val="24"/>
        </w:rPr>
        <w:commentReference w:id="14"/>
      </w:r>
      <w:r>
        <w:t xml:space="preserve">by Bob Albrecht, Wenden Wiegand, and Dean Brown. </w:t>
      </w:r>
      <w:commentRangeStart w:id="15"/>
      <w:commentRangeEnd w:id="15"/>
      <w:r w:rsidR="006C0FB7">
        <w:rPr>
          <w:rStyle w:val="CommentReference"/>
        </w:rPr>
        <w:commentReference w:id="15"/>
      </w:r>
      <w:r>
        <w:t>The same one with the magical power to transport me back to that cool basement.</w:t>
      </w:r>
    </w:p>
    <w:p w14:paraId="3AE733C7" w14:textId="6886A705" w:rsidR="00FA225F" w:rsidRPr="00FF7380" w:rsidRDefault="00FF7380" w:rsidP="00FF7380">
      <w:r>
        <w:t xml:space="preserve">The book taught </w:t>
      </w:r>
      <w:proofErr w:type="spellStart"/>
      <w:r>
        <w:t>QuickBASIC</w:t>
      </w:r>
      <w:proofErr w:type="spellEnd"/>
      <w:r>
        <w:t xml:space="preserve"> in a very step-by-step way. At first, I found it frustrating because I wanted to build something that I cared about, not what the book told me to build. </w:t>
      </w:r>
      <w:commentRangeStart w:id="16"/>
      <w:r>
        <w:t xml:space="preserve">Without any knowledge, I couldn’t </w:t>
      </w:r>
      <w:proofErr w:type="gramStart"/>
      <w:r>
        <w:t>problem solve</w:t>
      </w:r>
      <w:proofErr w:type="gramEnd"/>
      <w:r>
        <w:t xml:space="preserve">, and without the ability to </w:t>
      </w:r>
      <w:proofErr w:type="gramStart"/>
      <w:r>
        <w:t>problem solve</w:t>
      </w:r>
      <w:proofErr w:type="gramEnd"/>
      <w:r>
        <w:t>, I felt trapped.</w:t>
      </w:r>
    </w:p>
    <w:p w14:paraId="69F4552D" w14:textId="55CD69CF" w:rsidR="00FF7380" w:rsidRPr="00FF7380" w:rsidRDefault="00FF7380" w:rsidP="00FF7380">
      <w:r>
        <w:rPr>
          <w:i/>
          <w:iCs/>
        </w:rPr>
        <w:t xml:space="preserve">This is </w:t>
      </w:r>
      <w:commentRangeStart w:id="17"/>
      <w:r>
        <w:rPr>
          <w:i/>
          <w:iCs/>
        </w:rPr>
        <w:t xml:space="preserve">where most people </w:t>
      </w:r>
      <w:proofErr w:type="spellStart"/>
      <w:r>
        <w:rPr>
          <w:i/>
          <w:iCs/>
        </w:rPr>
        <w:t>quit</w:t>
      </w:r>
      <w:commentRangeEnd w:id="16"/>
      <w:r>
        <w:rPr>
          <w:rStyle w:val="CommentReference"/>
          <w:i/>
          <w:iCs/>
          <w:sz w:val="24"/>
          <w:szCs w:val="24"/>
        </w:rPr>
        <w:commentReference w:id="16"/>
      </w:r>
      <w:r>
        <w:rPr>
          <w:i/>
          <w:iCs/>
        </w:rPr>
        <w:t>.</w:t>
      </w:r>
      <w:commentRangeEnd w:id="17"/>
      <w:r>
        <w:rPr>
          <w:rStyle w:val="CommentReference"/>
          <w:sz w:val="24"/>
          <w:szCs w:val="24"/>
        </w:rPr>
        <w:commentReference w:id="17"/>
      </w:r>
      <w:r>
        <w:t>Our</w:t>
      </w:r>
      <w:proofErr w:type="spellEnd"/>
      <w:r>
        <w:t xml:space="preserve"> brains are wired to avoid hard mental work without </w:t>
      </w:r>
      <w:proofErr w:type="gramStart"/>
      <w:r>
        <w:t>payoff</w:t>
      </w:r>
      <w:proofErr w:type="gramEnd"/>
      <w:r>
        <w:t>. When we encounter something that requires significant mental effort without immediate reward, every instinct tells us to stop. Find something easier. Stick to what we already know how to do.</w:t>
      </w:r>
    </w:p>
    <w:p w14:paraId="72FCEF0F" w14:textId="446105D6" w:rsidR="002853B6" w:rsidRPr="00586BDC" w:rsidRDefault="002853B6" w:rsidP="002853B6">
      <w:r>
        <w:t xml:space="preserve">Unlike most activities that provide instant gratification, programming requires you to build a tolerance for confusion. You must have patience; you must accept not knowing; and you must iterate through failure. It’s </w:t>
      </w:r>
      <w:r w:rsidR="00322336">
        <w:t>built</w:t>
      </w:r>
      <w:r>
        <w:t xml:space="preserve"> on the trust that understanding will eventually emerge if you keep working at it.</w:t>
      </w:r>
    </w:p>
    <w:p w14:paraId="0E0563F0" w14:textId="152E565E" w:rsidR="002853B6" w:rsidRDefault="002853B6" w:rsidP="00FF7380">
      <w:r>
        <w:t>This tolerance for confusion is what separates people who become great engineers from people who try programming and walk away.</w:t>
      </w:r>
    </w:p>
    <w:p w14:paraId="5D749B47" w14:textId="7120BCAC" w:rsidR="00FF7380" w:rsidRPr="00FF7380" w:rsidRDefault="00FF7380" w:rsidP="00FF7380">
      <w:r>
        <w:t xml:space="preserve">Despite my initial frustrations with the book’s methodical presentation of </w:t>
      </w:r>
      <w:proofErr w:type="spellStart"/>
      <w:r w:rsidRPr="00434833">
        <w:t>QuickBASIC</w:t>
      </w:r>
      <w:proofErr w:type="spellEnd"/>
      <w:r>
        <w:t>, curiosity drove me to follow the step-by-step instructions. The first lessons covered things like printing out the current date, and quickly I became familiar with the concept of syntax errors. Code was unforgiving, and at the time there were no tools to highlight what was wrong.</w:t>
      </w:r>
    </w:p>
    <w:p w14:paraId="5D75DD44" w14:textId="77B7FA1F" w:rsidR="00FF7380" w:rsidRPr="00FF7380" w:rsidRDefault="00FF7380" w:rsidP="00FF7380">
      <w:r>
        <w:t xml:space="preserve">Many years later, someone told me that all software engineers are optimists. At first that sounded crazy. But even this early experience proved their point: </w:t>
      </w:r>
      <w:r>
        <w:rPr>
          <w:i/>
          <w:iCs/>
        </w:rPr>
        <w:t xml:space="preserve">if you aren’t an optimist, you give up long before you can make it a career path. </w:t>
      </w:r>
    </w:p>
    <w:p w14:paraId="0DB657D1" w14:textId="64B2D2DB" w:rsidR="00FF7380" w:rsidRPr="00FF7380" w:rsidRDefault="00FF7380" w:rsidP="00FF7380">
      <w:r>
        <w:t xml:space="preserve">I spent the next few weeks determined to read the 355-page book. As I made my way along, I learned how to control colors, make music notes, and </w:t>
      </w:r>
      <w:commentRangeStart w:id="18"/>
      <w:r>
        <w:t xml:space="preserve">remember </w:t>
      </w:r>
      <w:commentRangeEnd w:id="18"/>
      <w:r>
        <w:rPr>
          <w:rStyle w:val="CommentReference"/>
          <w:sz w:val="24"/>
          <w:szCs w:val="24"/>
        </w:rPr>
        <w:commentReference w:id="18"/>
      </w:r>
      <w:proofErr w:type="gramStart"/>
      <w:r>
        <w:t>lots and lots of</w:t>
      </w:r>
      <w:proofErr w:type="gramEnd"/>
      <w:r>
        <w:t xml:space="preserve"> math functions. But none of that got me any closer to solving any real-life problems I experienced.</w:t>
      </w:r>
      <w:r w:rsidR="009B6DB5">
        <w:t xml:space="preserve"> I had never met a software engineer, but I knew there must be something I could build that would be useful. The software programs we played at school felt like something forced on us by </w:t>
      </w:r>
      <w:proofErr w:type="gramStart"/>
      <w:r w:rsidR="009B6DB5">
        <w:t>teacher’s</w:t>
      </w:r>
      <w:proofErr w:type="gramEnd"/>
      <w:r w:rsidR="009B6DB5">
        <w:t xml:space="preserve"> trying to say they were using technology. Except for the game where you tried to type faster than the rabbit, anytime you got a keystroke wrong, </w:t>
      </w:r>
      <w:r w:rsidR="009B6DB5">
        <w:lastRenderedPageBreak/>
        <w:t>the rabbit would jump ahead of you</w:t>
      </w:r>
      <w:proofErr w:type="gramStart"/>
      <w:r w:rsidR="009B6DB5">
        <w:t>.</w:t>
      </w:r>
      <w:r>
        <w:t xml:space="preserve"> </w:t>
      </w:r>
      <w:r w:rsidR="009B6DB5">
        <w:t>.</w:t>
      </w:r>
      <w:proofErr w:type="gramEnd"/>
      <w:r w:rsidR="009B6DB5">
        <w:t xml:space="preserve"> </w:t>
      </w:r>
      <w:r>
        <w:t>I was collecting knowledge but did not have a good enough understanding to be able to apply it to something outside of the book.</w:t>
      </w:r>
    </w:p>
    <w:p w14:paraId="2753A5CC" w14:textId="0AE6FDC8" w:rsidR="00FF7380" w:rsidRPr="00FF7380" w:rsidRDefault="00FF7380" w:rsidP="00FF7380">
      <w:r>
        <w:t>I tried showing my friends some of the sample projects I’d built</w:t>
      </w:r>
      <w:r w:rsidR="001A1170">
        <w:t>,</w:t>
      </w:r>
      <w:r w:rsidR="009B6DB5">
        <w:t xml:space="preserve"> a virtual piano where you could press keyboard buttons, </w:t>
      </w:r>
      <w:r>
        <w:t>but no one was impressed by a computer playing strange-sounding music notes. I built text-based games like some of the examples in the book, but to everyone else it was still just lines of text.</w:t>
      </w:r>
    </w:p>
    <w:p w14:paraId="4F0C57C7" w14:textId="77777777" w:rsidR="00FF7380" w:rsidRPr="00FF7380" w:rsidRDefault="00FF7380" w:rsidP="00FF7380">
      <w:r>
        <w:t>I decided I needed to build something visual.</w:t>
      </w:r>
    </w:p>
    <w:p w14:paraId="279050E0" w14:textId="6923C79D" w:rsidR="00FF7380" w:rsidRPr="00FF7380" w:rsidRDefault="00FF7380" w:rsidP="00FF7380">
      <w:r>
        <w:t>I already knew how to draw lines and fill in the resulting shapes from the book, so I got some graph paper and traced out a word in big block letters. I mapped out each point, counting how many squares across and up from the bottom corner. I spent the next few days drawing out words from complex graph paper patterns. I was finally building something that I could show off . . . but it felt inefficient. There had to be a better way.</w:t>
      </w:r>
    </w:p>
    <w:p w14:paraId="4B72AD75" w14:textId="77777777" w:rsidR="00FF7380" w:rsidRDefault="00FF7380" w:rsidP="00FF7380">
      <w:r>
        <w:t xml:space="preserve">I was on my eighth sheet of graph paper when I came up with a big idea. </w:t>
      </w:r>
    </w:p>
    <w:p w14:paraId="26C0465B" w14:textId="62889E1F" w:rsidR="00FF7380" w:rsidRPr="00FF7380" w:rsidRDefault="00FF7380" w:rsidP="00FF7380">
      <w:r>
        <w:t>What if I used variable offsets for each letter inside a 10-by-10 grid? Then I could change the bottom left corner of the start of the letter and quickly place letters anywhere on the page.</w:t>
      </w:r>
    </w:p>
    <w:p w14:paraId="29B72810" w14:textId="77777777" w:rsidR="00E8716D" w:rsidRDefault="00FF7380" w:rsidP="00FF7380">
      <w:r>
        <w:t>I wrote out a full plan: I would first draw each letter and number onto graph paper, then I would create a method for each letter to draw on the page taking in an x and y value. I started creating the full alphabet and numbers 0-9.</w:t>
      </w:r>
    </w:p>
    <w:p w14:paraId="3134C152" w14:textId="1F88A0BA" w:rsidR="00FF7380" w:rsidRDefault="00FF7380" w:rsidP="00FF7380">
      <w:r>
        <w:t>What felt like thirty minutes was really four or five hours. Not only had I created a solution that would allow me to create large words that looked much better than simple console line text, but I felt amazing.</w:t>
      </w:r>
    </w:p>
    <w:p w14:paraId="4AB9A513" w14:textId="43901A32" w:rsidR="003731D8" w:rsidRPr="00FF7380" w:rsidRDefault="003731D8" w:rsidP="00FF7380">
      <w:r>
        <w:t>I turned this solution into a framework that allowed me to build a math equation game</w:t>
      </w:r>
      <w:r w:rsidR="000A3A71">
        <w:t>,</w:t>
      </w:r>
      <w:r>
        <w:t xml:space="preserve"> once someone got five questions right in a row, an animated rocket would blast off and take them to the next level of harder questions. I had created my own educational game like the rabbit typing game.</w:t>
      </w:r>
    </w:p>
    <w:p w14:paraId="37FA797E" w14:textId="60D055C6" w:rsidR="000A3A71" w:rsidRDefault="000A3A71" w:rsidP="00FF7380">
      <w:r>
        <w:t>I didn’t have a name for it yet. I just knew that something had shifted. The challenge had felt insurmountable but instead of exhaustion, I’d wanted to keep going. I had built something that worked.</w:t>
      </w:r>
    </w:p>
    <w:p w14:paraId="5326A1A5" w14:textId="12B30ECC" w:rsidR="000A3A71" w:rsidRPr="00FF7380" w:rsidRDefault="00B44343" w:rsidP="00FF7380">
      <w:r>
        <w:t>It was the same feeling I’d had at that picnic table outside Dave’s Food Basket</w:t>
      </w:r>
      <w:r w:rsidR="000A3A71">
        <w:t>. That complete absorption in a problem where the work itself was the reward.</w:t>
      </w:r>
    </w:p>
    <w:p w14:paraId="7A4E030C" w14:textId="7842E99F" w:rsidR="00FF7380" w:rsidRDefault="000A3A71" w:rsidP="000A3A71">
      <w:r>
        <w:lastRenderedPageBreak/>
        <w:t>Psychologists had been studying this state for decades. They called it flow.</w:t>
      </w:r>
      <w:commentRangeStart w:id="19"/>
      <w:r w:rsidR="00811151">
        <w:t xml:space="preserve"> </w:t>
      </w:r>
      <w:r>
        <w:t>O</w:t>
      </w:r>
      <w:r w:rsidR="00FF7380">
        <w:t xml:space="preserve">nce your brain experiences that, even briefly, it starts seeking more. Writing code becomes the drug </w:t>
      </w:r>
      <w:commentRangeStart w:id="20"/>
      <w:r w:rsidR="00FF7380">
        <w:t xml:space="preserve">that delivers you to </w:t>
      </w:r>
      <w:commentRangeStart w:id="21"/>
      <w:r w:rsidR="00FF7380">
        <w:t>flow</w:t>
      </w:r>
      <w:commentRangeEnd w:id="20"/>
      <w:r w:rsidR="00FF7380">
        <w:rPr>
          <w:rStyle w:val="CommentReference"/>
          <w:sz w:val="24"/>
          <w:szCs w:val="24"/>
        </w:rPr>
        <w:commentReference w:id="20"/>
      </w:r>
      <w:commentRangeEnd w:id="21"/>
      <w:r w:rsidR="00FF7380">
        <w:rPr>
          <w:rStyle w:val="CommentReference"/>
          <w:sz w:val="24"/>
          <w:szCs w:val="24"/>
        </w:rPr>
        <w:commentReference w:id="21"/>
      </w:r>
      <w:r w:rsidR="00FF7380">
        <w:t>.</w:t>
      </w:r>
      <w:commentRangeEnd w:id="19"/>
      <w:r w:rsidR="00FF7380">
        <w:rPr>
          <w:rStyle w:val="CommentReference"/>
          <w:sz w:val="24"/>
          <w:szCs w:val="24"/>
        </w:rPr>
        <w:commentReference w:id="19"/>
      </w:r>
    </w:p>
    <w:p w14:paraId="67D94394" w14:textId="5F673B91" w:rsidR="003731D8" w:rsidRDefault="000B60F7" w:rsidP="00FF7380">
      <w:r>
        <w:t>My mind takes me back to that basement often. Everything in that moment is preserved exactly how it was; the book, the graph paper, the animated rocket blasting off the screen.</w:t>
      </w:r>
    </w:p>
    <w:p w14:paraId="7F3CA096" w14:textId="357B9FF1" w:rsidR="000B60F7" w:rsidRDefault="000B60F7" w:rsidP="00FF7380">
      <w:r>
        <w:t xml:space="preserve">That feeling I discovered in front of the computer carried me further than I could have imagined. It took me into a conference room with clouds painted on the walls, where I rebuilt a search engine under </w:t>
      </w:r>
      <w:r w:rsidR="00367382">
        <w:t>extreme</w:t>
      </w:r>
      <w:r>
        <w:t xml:space="preserve"> pressure. It took me into the CEO’s office, where I learned that the skills that got me there </w:t>
      </w:r>
      <w:r w:rsidR="00367382">
        <w:t>were</w:t>
      </w:r>
      <w:r w:rsidR="0045037B">
        <w:t>n’t</w:t>
      </w:r>
      <w:r>
        <w:t xml:space="preserve"> the skills that would continue my career forward. It brought me to Charlotte, where I walked into a struggling team and had to figure out how to build an environment where other engineers could find the same feeling.</w:t>
      </w:r>
    </w:p>
    <w:p w14:paraId="470EC8C2" w14:textId="59FEFE7C" w:rsidR="000B60F7" w:rsidRDefault="000B60F7" w:rsidP="00FF7380">
      <w:r>
        <w:t>None of that was in the QuickBasic book. The</w:t>
      </w:r>
      <w:r w:rsidR="00367382">
        <w:t xml:space="preserve"> step-by-step instructions were just the entry point. I needed to learn how to build the mental models that make flow accessible, how to make better decisions under pressure, and how to create </w:t>
      </w:r>
      <w:proofErr w:type="gramStart"/>
      <w:r w:rsidR="00367382">
        <w:t>the condition</w:t>
      </w:r>
      <w:r w:rsidR="00686329">
        <w:t>s</w:t>
      </w:r>
      <w:proofErr w:type="gramEnd"/>
      <w:r w:rsidR="00367382">
        <w:t xml:space="preserve"> where teams can do their best work. </w:t>
      </w:r>
    </w:p>
    <w:p w14:paraId="168F0ED7" w14:textId="34CE56FF" w:rsidR="00367382" w:rsidRDefault="00367382" w:rsidP="00FF7380">
      <w:r>
        <w:t>That is what this book is about.</w:t>
      </w:r>
    </w:p>
    <w:p w14:paraId="48B3E9FE" w14:textId="77777777" w:rsidR="003731D8" w:rsidRDefault="003731D8" w:rsidP="00FF7380">
      <w:pPr>
        <w:rPr>
          <w:ins w:id="22" w:author="Joel Karr" w:date="2026-03-08T16:48:00Z" w16du:dateUtc="2026-03-08T21:48:00Z"/>
        </w:rPr>
      </w:pPr>
    </w:p>
    <w:p w14:paraId="6F3E33F9" w14:textId="658EB7ED" w:rsidR="002F3D49" w:rsidRDefault="002F3D49">
      <w:pPr>
        <w:pStyle w:val="Heading2"/>
        <w:pPrChange w:id="23" w:author="Joel Karr" w:date="2026-03-08T16:48:00Z" w16du:dateUtc="2026-03-08T21:48:00Z">
          <w:pPr/>
        </w:pPrChange>
      </w:pPr>
      <w:bookmarkStart w:id="24" w:name="_Toc224480552"/>
      <w:ins w:id="25" w:author="Joel Karr" w:date="2026-03-08T16:48:00Z" w16du:dateUtc="2026-03-08T21:48:00Z">
        <w:r>
          <w:t>One</w:t>
        </w:r>
      </w:ins>
      <w:bookmarkEnd w:id="24"/>
    </w:p>
    <w:p w14:paraId="6597B76F" w14:textId="2D5BCD05" w:rsidR="00FF7380" w:rsidRPr="00FF7380" w:rsidRDefault="00FF7380" w:rsidP="00434833">
      <w:pPr>
        <w:pStyle w:val="Heading2"/>
      </w:pPr>
      <w:bookmarkStart w:id="26" w:name="_Toc224480553"/>
      <w:r>
        <w:t>When the Same Work Feels Different</w:t>
      </w:r>
      <w:bookmarkEnd w:id="26"/>
      <w:r>
        <w:br/>
      </w:r>
    </w:p>
    <w:p w14:paraId="72219286" w14:textId="1B96160C" w:rsidR="00C9203E" w:rsidRDefault="00260CC3" w:rsidP="00FF7380">
      <w:commentRangeStart w:id="27"/>
      <w:r>
        <w:t xml:space="preserve">There was less than fifteen minutes until the doors open to the </w:t>
      </w:r>
      <w:r w:rsidR="00522AAF">
        <w:t xml:space="preserve">convention center in Las Vegas. </w:t>
      </w:r>
      <w:r w:rsidR="00A25AAD">
        <w:t>Dozens</w:t>
      </w:r>
      <w:r w:rsidR="00522AAF">
        <w:t xml:space="preserve"> of potential customers </w:t>
      </w:r>
      <w:r w:rsidR="00A25AAD">
        <w:t xml:space="preserve">would be </w:t>
      </w:r>
      <w:r w:rsidR="00522AAF">
        <w:t>making their way to our booth</w:t>
      </w:r>
      <w:r w:rsidR="005811C1">
        <w:t>,</w:t>
      </w:r>
      <w:r w:rsidR="00522AAF">
        <w:t xml:space="preserve"> </w:t>
      </w:r>
      <w:r w:rsidR="00DC33A4">
        <w:t>where we were launching a product for the first time. I was only two years out of college and had joined a company</w:t>
      </w:r>
      <w:r w:rsidR="005811C1">
        <w:t xml:space="preserve"> called </w:t>
      </w:r>
      <w:proofErr w:type="spellStart"/>
      <w:r w:rsidR="00A94BBD">
        <w:t>CADworks</w:t>
      </w:r>
      <w:proofErr w:type="spellEnd"/>
      <w:r w:rsidR="00DC33A4">
        <w:t xml:space="preserve"> that made </w:t>
      </w:r>
      <w:r w:rsidR="003814F3">
        <w:t xml:space="preserve">3D intelligent building engineering objects for </w:t>
      </w:r>
      <w:r w:rsidR="005811C1">
        <w:t>AutoCAD’s Revit software</w:t>
      </w:r>
      <w:r w:rsidR="003814F3">
        <w:t xml:space="preserve">. </w:t>
      </w:r>
    </w:p>
    <w:p w14:paraId="5DA1482F" w14:textId="39921C7F" w:rsidR="009D1541" w:rsidRDefault="003D1B1A" w:rsidP="00FF7380">
      <w:r>
        <w:t xml:space="preserve">My product, </w:t>
      </w:r>
      <w:proofErr w:type="spellStart"/>
      <w:r>
        <w:t>BIMXchange</w:t>
      </w:r>
      <w:proofErr w:type="spellEnd"/>
      <w:r w:rsidR="00AA66BF">
        <w:t xml:space="preserve">, </w:t>
      </w:r>
      <w:r>
        <w:t>replaced the burdensome process of hunting through zip files full of hundreds of components with a searchable library built directly into Revit</w:t>
      </w:r>
      <w:r w:rsidR="00C9203E">
        <w:t>.</w:t>
      </w:r>
      <w:r w:rsidR="00EE4B7F">
        <w:t xml:space="preserve"> </w:t>
      </w:r>
      <w:r w:rsidR="00FF3177">
        <w:t xml:space="preserve">It had the potential to shift the entire business model from engineers paying for components to the </w:t>
      </w:r>
      <w:r w:rsidR="008B1F2C">
        <w:t>manufacturers</w:t>
      </w:r>
      <w:r w:rsidR="00FF3177">
        <w:t xml:space="preserve"> paying </w:t>
      </w:r>
      <w:r w:rsidR="0030762B">
        <w:t>to</w:t>
      </w:r>
      <w:r w:rsidR="00FF3177">
        <w:t xml:space="preserve"> </w:t>
      </w:r>
      <w:r w:rsidR="0030762B">
        <w:t>get their specific models into the designs.</w:t>
      </w:r>
    </w:p>
    <w:p w14:paraId="3A923929" w14:textId="2458DC30" w:rsidR="0030762B" w:rsidRDefault="0030762B" w:rsidP="00FF7380">
      <w:r>
        <w:t>There was only one problem. I was the only software engineer and had spent every hour I was awake for the previous month trying to get the product ready.</w:t>
      </w:r>
      <w:r w:rsidR="008B1F2C">
        <w:t xml:space="preserve"> We didn’t have internet </w:t>
      </w:r>
      <w:r w:rsidR="008B1F2C">
        <w:lastRenderedPageBreak/>
        <w:t>access in the convention hall</w:t>
      </w:r>
      <w:r w:rsidR="000E181F">
        <w:t>,</w:t>
      </w:r>
      <w:r w:rsidR="008B1F2C">
        <w:t xml:space="preserve"> so I hosted it locally on multiple laptops. As time ticked down, it wasn’t loading.</w:t>
      </w:r>
    </w:p>
    <w:p w14:paraId="371031B4" w14:textId="269D74C6" w:rsidR="008B1F2C" w:rsidRDefault="008B1F2C" w:rsidP="00FF7380">
      <w:r>
        <w:t>The doors opened</w:t>
      </w:r>
      <w:r w:rsidR="00220483">
        <w:t xml:space="preserve"> as I frantically adjusted configuration settings and tried refreshing. Still nothing. One of my co-workers stalled for some time</w:t>
      </w:r>
      <w:r w:rsidR="00035399">
        <w:t xml:space="preserve"> as the first couple </w:t>
      </w:r>
      <w:r w:rsidR="00442F42">
        <w:t xml:space="preserve">of </w:t>
      </w:r>
      <w:r w:rsidR="00035399">
        <w:t>customers arrived at our booth.</w:t>
      </w:r>
    </w:p>
    <w:p w14:paraId="0C4366A7" w14:textId="290D3B9C" w:rsidR="00035399" w:rsidRDefault="00035399" w:rsidP="00FF7380">
      <w:r>
        <w:t xml:space="preserve">Finally, the backend </w:t>
      </w:r>
      <w:r w:rsidR="004A2D48">
        <w:t>was fully</w:t>
      </w:r>
      <w:r>
        <w:t xml:space="preserve"> </w:t>
      </w:r>
      <w:r w:rsidR="004A2D48">
        <w:t>loaded,</w:t>
      </w:r>
      <w:r>
        <w:t xml:space="preserve"> and</w:t>
      </w:r>
      <w:r w:rsidR="00112ED1">
        <w:t xml:space="preserve"> </w:t>
      </w:r>
      <w:proofErr w:type="spellStart"/>
      <w:r w:rsidR="00112ED1">
        <w:t>BIMXchange</w:t>
      </w:r>
      <w:proofErr w:type="spellEnd"/>
      <w:r>
        <w:t xml:space="preserve"> appeared on the giant TV in our booth. Over the next three days, </w:t>
      </w:r>
      <w:r w:rsidR="004A2D48">
        <w:t xml:space="preserve">it was obvious that people loved what we had built. </w:t>
      </w:r>
      <w:r w:rsidR="00DC735F">
        <w:t>It was my first large</w:t>
      </w:r>
      <w:r w:rsidR="00442F42">
        <w:t>-</w:t>
      </w:r>
      <w:r w:rsidR="00DC735F">
        <w:t xml:space="preserve">scale software </w:t>
      </w:r>
      <w:proofErr w:type="gramStart"/>
      <w:r w:rsidR="00DC735F">
        <w:t>product</w:t>
      </w:r>
      <w:proofErr w:type="gramEnd"/>
      <w:r w:rsidR="00DC735F">
        <w:t xml:space="preserve"> and I loved every minute I worked on it.</w:t>
      </w:r>
    </w:p>
    <w:p w14:paraId="6845D685" w14:textId="66450B07" w:rsidR="00DC735F" w:rsidRDefault="006810C1" w:rsidP="00FF7380">
      <w:r>
        <w:t xml:space="preserve">Over the coming months, I started </w:t>
      </w:r>
      <w:r w:rsidR="00442F42">
        <w:t>to realize that I was hitting a ceiling. I was the only engineer</w:t>
      </w:r>
      <w:r w:rsidR="00410168">
        <w:t>, making every decision alone, with no one to challenge my thinking or show me a better way</w:t>
      </w:r>
      <w:r w:rsidR="00527BB8">
        <w:t>.</w:t>
      </w:r>
      <w:r w:rsidR="00410168">
        <w:t xml:space="preserve"> I needed to find a place where I could learn from experienced software engineers.</w:t>
      </w:r>
      <w:r w:rsidR="00527BB8">
        <w:t xml:space="preserve"> </w:t>
      </w:r>
      <w:r w:rsidR="00A94BBD">
        <w:t xml:space="preserve">I made the difficult decision to leave </w:t>
      </w:r>
      <w:proofErr w:type="spellStart"/>
      <w:r w:rsidR="00A94BBD">
        <w:t>CADworks</w:t>
      </w:r>
      <w:proofErr w:type="spellEnd"/>
      <w:r w:rsidR="00A94BBD">
        <w:t>.</w:t>
      </w:r>
    </w:p>
    <w:p w14:paraId="5DD5B313" w14:textId="669BB01A" w:rsidR="00A94BBD" w:rsidRDefault="004670F5" w:rsidP="00FF7380">
      <w:r>
        <w:t xml:space="preserve">The entire team there was excellent to work </w:t>
      </w:r>
      <w:proofErr w:type="gramStart"/>
      <w:r>
        <w:t>with</w:t>
      </w:r>
      <w:proofErr w:type="gramEnd"/>
      <w:r>
        <w:t xml:space="preserve"> and the CEO asked me if I would be willing to keep working on </w:t>
      </w:r>
      <w:proofErr w:type="spellStart"/>
      <w:r w:rsidR="00112ED1">
        <w:t>BIMXchange</w:t>
      </w:r>
      <w:proofErr w:type="spellEnd"/>
      <w:r w:rsidR="00410168">
        <w:t xml:space="preserve"> as a side project</w:t>
      </w:r>
      <w:r w:rsidR="00112ED1">
        <w:t xml:space="preserve">. It seemed like </w:t>
      </w:r>
      <w:r w:rsidR="00D55216">
        <w:t>a win</w:t>
      </w:r>
      <w:r w:rsidR="00410168">
        <w:t>-</w:t>
      </w:r>
      <w:r w:rsidR="00D55216">
        <w:t>win. It was a product I loved building and I could use some extra money.</w:t>
      </w:r>
    </w:p>
    <w:p w14:paraId="3EAD690A" w14:textId="7C5D7A25" w:rsidR="00D55216" w:rsidRPr="00FF7380" w:rsidRDefault="008267F5" w:rsidP="00FF7380">
      <w:r>
        <w:t xml:space="preserve">After a couple </w:t>
      </w:r>
      <w:r w:rsidR="00904295">
        <w:t xml:space="preserve">of </w:t>
      </w:r>
      <w:r>
        <w:t xml:space="preserve">months, I started to dread the promises I was making to deliver new functionality. I was </w:t>
      </w:r>
      <w:r w:rsidR="005722BD">
        <w:t>focused on the new products I was building with the new team.</w:t>
      </w:r>
      <w:r>
        <w:t xml:space="preserve"> </w:t>
      </w:r>
    </w:p>
    <w:p w14:paraId="27507691" w14:textId="5BDF3AA7" w:rsidR="00FF7380" w:rsidRPr="00FF7380" w:rsidRDefault="005722BD" w:rsidP="00FF7380">
      <w:r>
        <w:t>Without</w:t>
      </w:r>
      <w:r w:rsidR="00FF7380">
        <w:t xml:space="preserve"> real emotional investment, the work quickly </w:t>
      </w:r>
      <w:r>
        <w:t xml:space="preserve">felt </w:t>
      </w:r>
      <w:r w:rsidR="00FF7380">
        <w:t xml:space="preserve">burdensome. Even though </w:t>
      </w:r>
      <w:r>
        <w:t>I was</w:t>
      </w:r>
      <w:r w:rsidR="00FF7380">
        <w:t xml:space="preserve"> immensely familiar with the code </w:t>
      </w:r>
      <w:r>
        <w:t>I was</w:t>
      </w:r>
      <w:r w:rsidR="00FF7380">
        <w:t xml:space="preserve"> writing, </w:t>
      </w:r>
      <w:r>
        <w:t>I</w:t>
      </w:r>
      <w:r w:rsidR="00FF7380">
        <w:t xml:space="preserve"> simply </w:t>
      </w:r>
      <w:r w:rsidR="00BA1362">
        <w:t>couldn’t</w:t>
      </w:r>
      <w:r w:rsidR="00FF7380">
        <w:t xml:space="preserve"> get into a state of flow. The same challenges that once felt exciting now feel like punching a clock.</w:t>
      </w:r>
      <w:commentRangeEnd w:id="27"/>
      <w:r w:rsidR="00FF7380">
        <w:rPr>
          <w:rStyle w:val="CommentReference"/>
          <w:sz w:val="24"/>
          <w:szCs w:val="24"/>
        </w:rPr>
        <w:commentReference w:id="27"/>
      </w:r>
    </w:p>
    <w:p w14:paraId="54E156A4" w14:textId="332EE5B0" w:rsidR="00FF7380" w:rsidRPr="00FF7380" w:rsidRDefault="00FF7380" w:rsidP="00FF7380">
      <w:r>
        <w:t>A similar mystery caught the attention of Mihaly Csikszentmihalyi, a young psychology researcher at the University of Chicago in the 1970s. He was watching painters work at their easels, and he noticed something that seemed counter-intuitive, according to the psychological theories of the time.</w:t>
      </w:r>
    </w:p>
    <w:p w14:paraId="67F30CBF" w14:textId="3C821E37" w:rsidR="00FF7380" w:rsidRPr="00FF7380" w:rsidRDefault="00652DA0" w:rsidP="00731210">
      <w:r w:rsidRPr="00652DA0">
        <w:t>Csikszentmihalyi expected to confirm what most psychologists believed at the time: that motivation was driven by external rewards. You work, you get paid, you work harder. Bigger reward, more effort. It was a clean, mechanical theory that had dominated the field for decades. What he saw instead challenged all of it.</w:t>
      </w:r>
      <w:r>
        <w:t xml:space="preserve"> </w:t>
      </w:r>
      <w:r w:rsidR="00FF7380">
        <w:t xml:space="preserve">As Csikszentmihalyi watched the </w:t>
      </w:r>
      <w:proofErr w:type="gramStart"/>
      <w:r w:rsidR="00FF7380">
        <w:t>artists</w:t>
      </w:r>
      <w:proofErr w:type="gramEnd"/>
      <w:r w:rsidR="00FF7380">
        <w:t xml:space="preserve"> painting, he was intrigued by the almost trancelike state they entered when the work was going well.</w:t>
      </w:r>
      <w:commentRangeStart w:id="28"/>
      <w:r w:rsidR="00FF7380">
        <w:t xml:space="preserve"> </w:t>
      </w:r>
      <w:commentRangeEnd w:id="28"/>
      <w:r w:rsidR="008F6CCF">
        <w:rPr>
          <w:rStyle w:val="CommentReference"/>
        </w:rPr>
        <w:commentReference w:id="28"/>
      </w:r>
      <w:r w:rsidR="00FF7380">
        <w:t xml:space="preserve">They became so focused </w:t>
      </w:r>
      <w:proofErr w:type="gramStart"/>
      <w:r w:rsidR="00FF7380">
        <w:t>in</w:t>
      </w:r>
      <w:proofErr w:type="gramEnd"/>
      <w:r w:rsidR="00FF7380">
        <w:t xml:space="preserve"> their work that they ignored basic survival instincts. They worked for hours, oblivious to their surroundings. They lost track of time entirely.</w:t>
      </w:r>
    </w:p>
    <w:p w14:paraId="723CF332" w14:textId="4ACD7E5B" w:rsidR="00FF7380" w:rsidRPr="00FF7380" w:rsidRDefault="00FF7380" w:rsidP="00FF7380">
      <w:r>
        <w:t xml:space="preserve">Software engineers know this phenomenon intimately. They start debugging a particularly tricky issue before lunch, and the next thing they know </w:t>
      </w:r>
      <w:proofErr w:type="gramStart"/>
      <w:r>
        <w:t>it’s</w:t>
      </w:r>
      <w:proofErr w:type="gramEnd"/>
      <w:r>
        <w:t xml:space="preserve"> late afternoon.</w:t>
      </w:r>
      <w:commentRangeStart w:id="29"/>
      <w:r>
        <w:t xml:space="preserve"> They are suddenly starving and desperately need a bathroom break, but they’ve been so absorbed in </w:t>
      </w:r>
      <w:r>
        <w:lastRenderedPageBreak/>
        <w:t xml:space="preserve">the problem that their body’s signals didn’t register. </w:t>
      </w:r>
      <w:commentRangeEnd w:id="29"/>
      <w:r>
        <w:rPr>
          <w:rStyle w:val="CommentReference"/>
          <w:sz w:val="24"/>
          <w:szCs w:val="24"/>
        </w:rPr>
        <w:commentReference w:id="29"/>
      </w:r>
      <w:r>
        <w:t xml:space="preserve">Solving the challenge became more compelling than basic physical needs. </w:t>
      </w:r>
      <w:commentRangeStart w:id="30"/>
      <w:r>
        <w:t xml:space="preserve">This is true whether the challenge is how to </w:t>
      </w:r>
      <w:del w:id="31" w:author="Joel Karr" w:date="2026-03-15T18:07:00Z" w16du:dateUtc="2026-03-15T23:07:00Z">
        <w:r w:rsidDel="00B1092D">
          <w:delText>XYZ CODE</w:delText>
        </w:r>
      </w:del>
      <w:ins w:id="32" w:author="Joel Karr" w:date="2026-03-15T18:07:00Z" w16du:dateUtc="2026-03-15T23:07:00Z">
        <w:r w:rsidR="00B1092D">
          <w:t>improve performance on a complex sorting algorithm</w:t>
        </w:r>
      </w:ins>
      <w:r>
        <w:t xml:space="preserve"> example or paint a perfect human eye.</w:t>
      </w:r>
      <w:commentRangeEnd w:id="30"/>
      <w:r>
        <w:rPr>
          <w:rStyle w:val="CommentReference"/>
          <w:sz w:val="24"/>
          <w:szCs w:val="24"/>
        </w:rPr>
        <w:commentReference w:id="30"/>
      </w:r>
    </w:p>
    <w:p w14:paraId="274AB003" w14:textId="5D07408D" w:rsidR="00FF7380" w:rsidRPr="00FF7380" w:rsidRDefault="00585673" w:rsidP="00FF7380">
      <w:r>
        <w:t>Additionally, the power and pull of the project over the programmer or artist also ends just as quickly once it has been resolved. Csikszentmihalyi noticed the moment the artists finished a painting, they lost all interest in it. They’d set it aside and immediately want to start something new.</w:t>
      </w:r>
    </w:p>
    <w:p w14:paraId="774F3DD3" w14:textId="77777777" w:rsidR="00FF7380" w:rsidRPr="00FF7380" w:rsidRDefault="00FF7380" w:rsidP="00FF7380">
      <w:r>
        <w:t>If creating art was about producing beautiful objects for external rewards, why didn’t they care about the finished product? Why did the process seem more compelling than the outcome?</w:t>
      </w:r>
    </w:p>
    <w:p w14:paraId="3603C695" w14:textId="77777777" w:rsidR="00FF7380" w:rsidRPr="00FF7380" w:rsidRDefault="00FF7380" w:rsidP="00FF7380">
      <w:r>
        <w:t>This observation sparked a question that would drive decades of research: What is this state of complete engagement, and why does it seem more rewarding than the external benefits people supposedly work for?</w:t>
      </w:r>
    </w:p>
    <w:p w14:paraId="49E61094" w14:textId="77777777" w:rsidR="00FF7380" w:rsidRPr="00FF7380" w:rsidRDefault="00FF7380" w:rsidP="000B6764">
      <w:pPr>
        <w:pStyle w:val="Heading3"/>
      </w:pPr>
      <w:bookmarkStart w:id="33" w:name="_Toc224480554"/>
      <w:r>
        <w:t>The Discovery of Flow</w:t>
      </w:r>
      <w:bookmarkEnd w:id="33"/>
      <w:r>
        <w:t xml:space="preserve"> </w:t>
      </w:r>
    </w:p>
    <w:p w14:paraId="1A16DE6D" w14:textId="2AA6784C" w:rsidR="00FF7380" w:rsidRPr="00FF7380" w:rsidRDefault="00FF7380" w:rsidP="00FF7380">
      <w:r>
        <w:t>Csikszentmihalyi began studying activities people do purely for the experience itself as opposed to money, status, or external reward.</w:t>
      </w:r>
    </w:p>
    <w:p w14:paraId="7A5FBB35" w14:textId="73751A6B" w:rsidR="00FF7380" w:rsidRPr="00FF7380" w:rsidRDefault="00FF7380" w:rsidP="00FF7380">
      <w:commentRangeStart w:id="34"/>
      <w:r>
        <w:t xml:space="preserve">In his 1975 book, </w:t>
      </w:r>
      <w:r>
        <w:rPr>
          <w:i/>
          <w:iCs/>
        </w:rPr>
        <w:t>Beyond Boredom and Anxiety: Experiencing Flow in Work and Play</w:t>
      </w:r>
      <w:r>
        <w:t>, Csikszentmihalyi and his team studied four activities: chess, rock climbing, rock dancing (freeform dancing to rock music), and surgery. Except for surgery, all of these were activities people considered for leisure rather than a job. He hoped that by studying things people choose to do for enjoyment, he could learn how work could be made more enjoyable.</w:t>
      </w:r>
      <w:commentRangeEnd w:id="34"/>
      <w:r>
        <w:rPr>
          <w:rStyle w:val="CommentReference"/>
          <w:sz w:val="24"/>
          <w:szCs w:val="24"/>
        </w:rPr>
        <w:commentReference w:id="34"/>
      </w:r>
    </w:p>
    <w:p w14:paraId="459DE8A0" w14:textId="77777777" w:rsidR="00FF7380" w:rsidRPr="00FF7380" w:rsidRDefault="00FF7380" w:rsidP="00FF7380">
      <w:r>
        <w:t>What he uncovered was a universal state of deep engagement, one that appeared across wildly different activities. The next step was to understand what this state looked like in detail.</w:t>
      </w:r>
    </w:p>
    <w:p w14:paraId="55F20C14" w14:textId="77777777" w:rsidR="00FF7380" w:rsidRPr="00FF7380" w:rsidRDefault="00FF7380" w:rsidP="00FF7380">
      <w:r>
        <w:t xml:space="preserve">To study this further, he developed the Experience Sampling Method, which asked participants eight times a day to record what they were doing and how they felt. </w:t>
      </w:r>
    </w:p>
    <w:p w14:paraId="41C63FD2" w14:textId="0DEFC03A" w:rsidR="00FF7380" w:rsidRPr="00FF7380" w:rsidRDefault="00FF7380" w:rsidP="00FF7380">
      <w:r>
        <w:t>His research revealed a surprising paradox. People were most likely to experience flow at work, yet they said they preferred leisure. They were having their best experiences during challenging work and didn’t even recognize it.</w:t>
      </w:r>
    </w:p>
    <w:p w14:paraId="21040860" w14:textId="48CC2EC2" w:rsidR="00D10FB8" w:rsidRDefault="00D10FB8" w:rsidP="00FF7380">
      <w:r>
        <w:t xml:space="preserve">Regardless of the activity, whether someone was playing chess, climbing rocks, or performing surgery, flow looked the same. And it had the same key elements: complete </w:t>
      </w:r>
      <w:r>
        <w:lastRenderedPageBreak/>
        <w:t xml:space="preserve">concentration, clear goals, a balance between the challenge and the required skill. The task required focus without creating anxiety. Self-consciousness disappeared. Hours felt like minutes. And the activity became </w:t>
      </w:r>
      <w:proofErr w:type="gramStart"/>
      <w:r>
        <w:t>rewarding in itself, independent</w:t>
      </w:r>
      <w:proofErr w:type="gramEnd"/>
      <w:r>
        <w:t xml:space="preserve"> of any external outcome.</w:t>
      </w:r>
    </w:p>
    <w:p w14:paraId="4637F6C2" w14:textId="04563815" w:rsidR="004F5A15" w:rsidRDefault="004F5A15" w:rsidP="00FF7380"/>
    <w:p w14:paraId="2B78FD40" w14:textId="2402818F" w:rsidR="00707ED5" w:rsidRDefault="00707ED5" w:rsidP="00FF7380">
      <w:r>
        <w:t xml:space="preserve">Sound familiar? Perhaps like the last time you told yourself you were almost done and needed ten more minutes, only to spend four hours and end up late </w:t>
      </w:r>
      <w:proofErr w:type="gramStart"/>
      <w:r w:rsidR="0044180A">
        <w:t>to</w:t>
      </w:r>
      <w:proofErr w:type="gramEnd"/>
      <w:r w:rsidR="0044180A">
        <w:t xml:space="preserve"> something important.</w:t>
      </w:r>
    </w:p>
    <w:p w14:paraId="3CAF4329" w14:textId="6603F40E" w:rsidR="00FF7380" w:rsidRPr="00FF7380" w:rsidRDefault="00FF7380" w:rsidP="00FF7380">
      <w:r>
        <w:t xml:space="preserve">Csikszentmihalyi’s findings explain something critical for engineers. It demonstrates why the same coding work sometimes feels effortless and energizing, and other </w:t>
      </w:r>
      <w:proofErr w:type="gramStart"/>
      <w:r>
        <w:t>times</w:t>
      </w:r>
      <w:proofErr w:type="gramEnd"/>
      <w:r>
        <w:t xml:space="preserve"> feels like a grind. When you’re building something just for </w:t>
      </w:r>
      <w:proofErr w:type="gramStart"/>
      <w:r>
        <w:t>the money</w:t>
      </w:r>
      <w:proofErr w:type="gramEnd"/>
      <w:r>
        <w:t>, even lots of money, you’re working for an external reward. But when you’re focused on a challenging technical problem that matches your skill level, providing clear goals and immediate feedback, you enter a flow state.</w:t>
      </w:r>
    </w:p>
    <w:p w14:paraId="2AB04088" w14:textId="77777777" w:rsidR="00FF7380" w:rsidRPr="00FF7380" w:rsidRDefault="00FF7380" w:rsidP="00FF7380">
      <w:r>
        <w:t xml:space="preserve">The flow state itself becomes the reward, and it’s more compelling than any external benefit. </w:t>
      </w:r>
      <w:proofErr w:type="gramStart"/>
      <w:r>
        <w:t>Of course</w:t>
      </w:r>
      <w:proofErr w:type="gramEnd"/>
      <w:r>
        <w:t xml:space="preserve"> salary and other benefits matter, but they aren’t enough to keep you motivated through the hardest parts of software engineering.</w:t>
      </w:r>
    </w:p>
    <w:p w14:paraId="46A86391" w14:textId="7FBC1916" w:rsidR="00FF7380" w:rsidRPr="00FF7380" w:rsidRDefault="00FF7380" w:rsidP="00FF7380">
      <w:r>
        <w:t xml:space="preserve">As Csikszentmihalyi explained in his 1990 book, </w:t>
      </w:r>
      <w:r>
        <w:rPr>
          <w:i/>
          <w:iCs/>
        </w:rPr>
        <w:t>Flow: The Psychology of Optimal Experience</w:t>
      </w:r>
      <w:r>
        <w:t xml:space="preserve">: “Contrary to what we usually believe, moments like these, the best moments in our lives, are not the passive, receptive, relaxing times, although such experiences can also be enjoyable, if we have worked hard to attain them. The best moments usually occur when a person’s body or mind is stretched to its limits in a voluntary effort to accomplish something difficult and </w:t>
      </w:r>
      <w:proofErr w:type="gramStart"/>
      <w:r>
        <w:t>worthwhile.”</w:t>
      </w:r>
      <w:proofErr w:type="gramEnd"/>
    </w:p>
    <w:p w14:paraId="45009A6D" w14:textId="001FE897" w:rsidR="00FF7380" w:rsidRPr="00FF7380" w:rsidRDefault="00D10FB8" w:rsidP="00FF7380">
      <w:r>
        <w:t xml:space="preserve">This reveals a critical piece of how to build a sustainable engineering career. The hardest parts like debugging, or refactoring complex code into </w:t>
      </w:r>
      <w:proofErr w:type="gramStart"/>
      <w:r>
        <w:t>a clean</w:t>
      </w:r>
      <w:proofErr w:type="gramEnd"/>
      <w:r>
        <w:t xml:space="preserve"> architecture often provide the most enjoyment.</w:t>
      </w:r>
    </w:p>
    <w:p w14:paraId="43ECF277" w14:textId="77777777" w:rsidR="00895A0C" w:rsidRDefault="00FF7380" w:rsidP="00FF7380">
      <w:r>
        <w:t xml:space="preserve">If we focus on outcomes like promotions or product launches, we lose sight of the real driver of happiness. Focusing on the journey allows us to return to a state of flow </w:t>
      </w:r>
      <w:proofErr w:type="gramStart"/>
      <w:r>
        <w:t>again and again</w:t>
      </w:r>
      <w:proofErr w:type="gramEnd"/>
      <w:r>
        <w:t>.</w:t>
      </w:r>
    </w:p>
    <w:p w14:paraId="4E7ADBC2" w14:textId="0D7CC166" w:rsidR="00FF7380" w:rsidRPr="00FF7380" w:rsidRDefault="00FF7380" w:rsidP="00FF7380">
      <w:commentRangeStart w:id="35"/>
      <w:r>
        <w:t>Money, status, or promotions aren’t powerful enough to push us through the discomfort of genuine learning and growth.</w:t>
      </w:r>
      <w:commentRangeEnd w:id="35"/>
      <w:r>
        <w:rPr>
          <w:rStyle w:val="CommentReference"/>
          <w:sz w:val="24"/>
          <w:szCs w:val="24"/>
        </w:rPr>
        <w:commentReference w:id="35"/>
      </w:r>
    </w:p>
    <w:p w14:paraId="5A4D6D87" w14:textId="77777777" w:rsidR="00FF7380" w:rsidRPr="00FF7380" w:rsidRDefault="00FF7380" w:rsidP="00FF7380">
      <w:r>
        <w:t>But the state of flow? Flow is strong enough to make us ignore our most basic human survival instincts. It’s powerful enough to make us forget to eat, lose track of time, and willingly embrace challenges that push us to our limits.</w:t>
      </w:r>
    </w:p>
    <w:p w14:paraId="676FBBE4" w14:textId="49CC3E42" w:rsidR="00FF7380" w:rsidRPr="00FF7380" w:rsidRDefault="00FF7380" w:rsidP="00FF7380">
      <w:r>
        <w:lastRenderedPageBreak/>
        <w:t xml:space="preserve">Understanding flow helps, but it doesn’t solve the fundamental challenge: How do you systematically build the competence that makes flow accessible? </w:t>
      </w:r>
      <w:commentRangeStart w:id="36"/>
      <w:r>
        <w:t xml:space="preserve">How can you get </w:t>
      </w:r>
      <w:proofErr w:type="gramStart"/>
      <w:r>
        <w:t>form</w:t>
      </w:r>
      <w:proofErr w:type="gramEnd"/>
      <w:r>
        <w:t xml:space="preserve"> thinking to acting intuitively when coding? </w:t>
      </w:r>
      <w:commentRangeEnd w:id="36"/>
      <w:r>
        <w:rPr>
          <w:rStyle w:val="CommentReference"/>
          <w:sz w:val="24"/>
          <w:szCs w:val="24"/>
        </w:rPr>
        <w:commentReference w:id="36"/>
      </w:r>
    </w:p>
    <w:p w14:paraId="5611EE51" w14:textId="3519D702" w:rsidR="005C183E" w:rsidRDefault="00FF7380" w:rsidP="00FF7380">
      <w:r>
        <w:t>The answer isn’t more production work. In fact, most professional software development environments actively prevent flow through constant interruptions, unclear requirements, and unrealistic deadlines.</w:t>
      </w:r>
      <w:r>
        <w:br/>
      </w:r>
      <w:r>
        <w:br/>
      </w:r>
      <w:commentRangeStart w:id="37"/>
      <w:r>
        <w:t>The answer, I’ve found, is to discover your origin story, which we can define as the first time you experienced flow while coding, and then to put practices in place that let you again access that time.</w:t>
      </w:r>
      <w:commentRangeEnd w:id="37"/>
      <w:r>
        <w:rPr>
          <w:rStyle w:val="CommentReference"/>
          <w:sz w:val="24"/>
          <w:szCs w:val="24"/>
        </w:rPr>
        <w:commentReference w:id="37"/>
      </w:r>
    </w:p>
    <w:p w14:paraId="3EDD99A6" w14:textId="218A5E4B" w:rsidR="005C183E" w:rsidRPr="00FF7380" w:rsidRDefault="005C183E" w:rsidP="000B6764">
      <w:pPr>
        <w:pStyle w:val="Heading3"/>
      </w:pPr>
      <w:bookmarkStart w:id="38" w:name="_Toc224480555"/>
      <w:commentRangeStart w:id="39"/>
      <w:r>
        <w:t>Your Origin Story</w:t>
      </w:r>
      <w:commentRangeEnd w:id="39"/>
      <w:r>
        <w:rPr>
          <w:rStyle w:val="CommentReference"/>
          <w:sz w:val="28"/>
          <w:szCs w:val="28"/>
        </w:rPr>
        <w:commentReference w:id="39"/>
      </w:r>
      <w:bookmarkEnd w:id="38"/>
    </w:p>
    <w:p w14:paraId="05343845" w14:textId="5A4B62AA" w:rsidR="005C183E" w:rsidRDefault="005C183E" w:rsidP="005C183E">
      <w:r>
        <w:t xml:space="preserve">I still have that </w:t>
      </w:r>
      <w:proofErr w:type="spellStart"/>
      <w:r>
        <w:t>QuickBASIC</w:t>
      </w:r>
      <w:proofErr w:type="spellEnd"/>
      <w:r>
        <w:t xml:space="preserve"> book. My nine-year-old daughter saw it and asked if she could use it to learn how to write code like I did. As I opened the pages for the first time in more than a couple decades, I quickly realized it had outlived its usefulness as a training tool. </w:t>
      </w:r>
    </w:p>
    <w:p w14:paraId="39877C33" w14:textId="0E77B573" w:rsidR="005C183E" w:rsidRDefault="005C183E" w:rsidP="005C183E">
      <w:r>
        <w:t xml:space="preserve">When she asked me why I kept a book that was no longer useful, I told her about how it linked me to my own </w:t>
      </w:r>
      <w:proofErr w:type="gramStart"/>
      <w:r>
        <w:t>origin</w:t>
      </w:r>
      <w:proofErr w:type="gramEnd"/>
      <w:r>
        <w:t xml:space="preserve"> story.</w:t>
      </w:r>
    </w:p>
    <w:p w14:paraId="26131659" w14:textId="77777777" w:rsidR="00BC5C76" w:rsidRDefault="005C183E" w:rsidP="005C183E">
      <w:r>
        <w:t>There have been stretches in my career where the work felt like a grind. Deadlines caused pressure to mount and shifting requirements drove me to focus on just getting a project over with. In those moments, I had forgotten why I started.</w:t>
      </w:r>
    </w:p>
    <w:p w14:paraId="27E6A617" w14:textId="5225812D" w:rsidR="00BC5C76" w:rsidRDefault="00BC5C76" w:rsidP="005C183E">
      <w:r>
        <w:t xml:space="preserve">When I see the book, my whole-body fills with emotion. I'm back in that basement, ten years old, watching letters appear on the screen. Your </w:t>
      </w:r>
      <w:proofErr w:type="gramStart"/>
      <w:r>
        <w:t>origin</w:t>
      </w:r>
      <w:proofErr w:type="gramEnd"/>
      <w:r>
        <w:t xml:space="preserve"> story can work the same way. When you lose your way, it can remind you what drives you forward.</w:t>
      </w:r>
    </w:p>
    <w:p w14:paraId="163A8000" w14:textId="77777777" w:rsidR="00BC5C76" w:rsidRDefault="00BC5C76" w:rsidP="005C183E">
      <w:r>
        <w:t xml:space="preserve">Write yours down and find any token that could represent that moment. It could be a book or an old notebook or even something that sat on your desk by your computer. </w:t>
      </w:r>
    </w:p>
    <w:p w14:paraId="1614957A" w14:textId="77777777" w:rsidR="00BC5C76" w:rsidRDefault="00BC5C76" w:rsidP="005C183E">
      <w:r>
        <w:t>A few questions to get you started:</w:t>
      </w:r>
    </w:p>
    <w:p w14:paraId="0679598B" w14:textId="77777777" w:rsidR="00BC5C76" w:rsidRDefault="00BC5C76" w:rsidP="00434833">
      <w:pPr>
        <w:pStyle w:val="ListParagraph"/>
        <w:numPr>
          <w:ilvl w:val="0"/>
          <w:numId w:val="25"/>
        </w:numPr>
      </w:pPr>
      <w:r>
        <w:t>What was the first problem you solved with code that made you want to solve another one?</w:t>
      </w:r>
    </w:p>
    <w:p w14:paraId="08EEA478" w14:textId="77777777" w:rsidR="00BC5C76" w:rsidRDefault="00BC5C76" w:rsidP="00434833">
      <w:pPr>
        <w:pStyle w:val="ListParagraph"/>
        <w:numPr>
          <w:ilvl w:val="0"/>
          <w:numId w:val="25"/>
        </w:numPr>
      </w:pPr>
      <w:r>
        <w:t>Where were you? What do you remember seeing, hearing, and feeling?</w:t>
      </w:r>
    </w:p>
    <w:p w14:paraId="088F1276" w14:textId="77777777" w:rsidR="00BC5C76" w:rsidRDefault="00BC5C76" w:rsidP="00434833">
      <w:pPr>
        <w:pStyle w:val="ListParagraph"/>
        <w:numPr>
          <w:ilvl w:val="0"/>
          <w:numId w:val="25"/>
        </w:numPr>
      </w:pPr>
      <w:r>
        <w:t xml:space="preserve">What kept you going when you got stuck? Before anyone was paying you to write </w:t>
      </w:r>
      <w:proofErr w:type="gramStart"/>
      <w:r>
        <w:t>code?</w:t>
      </w:r>
      <w:proofErr w:type="gramEnd"/>
    </w:p>
    <w:p w14:paraId="68159AF0" w14:textId="548E9251" w:rsidR="000B6764" w:rsidRDefault="00BC5C76" w:rsidP="00FA36F3">
      <w:r>
        <w:t xml:space="preserve">Don’t worry about length or structure, just get it on paper. Put it somewhere with your token that you can </w:t>
      </w:r>
      <w:proofErr w:type="gramStart"/>
      <w:r>
        <w:t>find it</w:t>
      </w:r>
      <w:proofErr w:type="gramEnd"/>
      <w:r>
        <w:t xml:space="preserve"> when you need it. Anytime writing code starts to feel like work and not a passion, go back and read your </w:t>
      </w:r>
      <w:proofErr w:type="gramStart"/>
      <w:r>
        <w:t>origin</w:t>
      </w:r>
      <w:proofErr w:type="gramEnd"/>
      <w:r>
        <w:t xml:space="preserve"> story. </w:t>
      </w:r>
    </w:p>
    <w:p w14:paraId="1F085C2A" w14:textId="77777777" w:rsidR="004F5A15" w:rsidRDefault="004F5A15">
      <w:pPr>
        <w:rPr>
          <w:rFonts w:asciiTheme="majorHAnsi" w:eastAsiaTheme="majorEastAsia" w:hAnsiTheme="majorHAnsi" w:cstheme="majorBidi"/>
          <w:b/>
          <w:bCs/>
          <w:color w:val="156082" w:themeColor="accent1"/>
          <w:sz w:val="32"/>
          <w:szCs w:val="32"/>
        </w:rPr>
      </w:pPr>
      <w:r>
        <w:lastRenderedPageBreak/>
        <w:br w:type="page"/>
      </w:r>
    </w:p>
    <w:p w14:paraId="355FB997" w14:textId="77777777" w:rsidR="00933C7B" w:rsidRDefault="00933C7B" w:rsidP="00FA36F3">
      <w:pPr>
        <w:pStyle w:val="Heading2"/>
      </w:pPr>
      <w:bookmarkStart w:id="40" w:name="_Toc224480556"/>
      <w:r>
        <w:lastRenderedPageBreak/>
        <w:t>Two</w:t>
      </w:r>
      <w:bookmarkEnd w:id="40"/>
    </w:p>
    <w:p w14:paraId="6901A2AE" w14:textId="3DB72052" w:rsidR="006E3777" w:rsidRDefault="006E3777" w:rsidP="00FA36F3">
      <w:pPr>
        <w:pStyle w:val="Heading2"/>
      </w:pPr>
      <w:bookmarkStart w:id="41" w:name="_Toc224480557"/>
      <w:r>
        <w:t>Why Experience, Without Deliberate Practice, Isn’t Enough</w:t>
      </w:r>
      <w:bookmarkEnd w:id="41"/>
    </w:p>
    <w:p w14:paraId="2BE42F6F" w14:textId="77777777" w:rsidR="006E3777" w:rsidRPr="006E3777" w:rsidRDefault="006E3777" w:rsidP="006E3777"/>
    <w:p w14:paraId="29551CBA" w14:textId="77777777" w:rsidR="00957674" w:rsidRPr="00957674" w:rsidRDefault="00957674" w:rsidP="00957674">
      <w:r w:rsidRPr="00957674">
        <w:t>Writing code got boring.</w:t>
      </w:r>
    </w:p>
    <w:p w14:paraId="413BDB85" w14:textId="1796C4E5" w:rsidR="00957674" w:rsidRPr="00957674" w:rsidRDefault="00957674" w:rsidP="00957674">
      <w:r w:rsidRPr="00957674">
        <w:t xml:space="preserve">I had left </w:t>
      </w:r>
      <w:proofErr w:type="spellStart"/>
      <w:r w:rsidRPr="00957674">
        <w:t>CADworks</w:t>
      </w:r>
      <w:proofErr w:type="spellEnd"/>
      <w:r w:rsidRPr="00957674">
        <w:t xml:space="preserve"> and joined a digital marketing firm that was building websites for some of the biggest brands. I was on a small team, but the work was exciting, at least for the first few builds. We were building websites for instant win sweepstakes. Users would enter a code they got off MillerCoors or one of the other brands' packaging and see if they won a prize. It was all driven by time intercepts, the idea that prizes were assigned to specific timestamps and not individual codes. The first person to enter any valid code after the time would win. That ensured that every single prize had a winner.</w:t>
      </w:r>
    </w:p>
    <w:p w14:paraId="30614FE3" w14:textId="77777777" w:rsidR="00957674" w:rsidRPr="00957674" w:rsidRDefault="00957674" w:rsidP="00957674">
      <w:r w:rsidRPr="00957674">
        <w:t xml:space="preserve">The first few </w:t>
      </w:r>
      <w:proofErr w:type="gramStart"/>
      <w:r w:rsidRPr="00957674">
        <w:t>builds</w:t>
      </w:r>
      <w:proofErr w:type="gramEnd"/>
      <w:r w:rsidRPr="00957674">
        <w:t xml:space="preserve"> were fun. I was learning a new domain, solving problems I hadn't seen before. But after a few months, each new website became harder to care about. The brands changed, the </w:t>
      </w:r>
      <w:proofErr w:type="gramStart"/>
      <w:r w:rsidRPr="00957674">
        <w:t>prizes</w:t>
      </w:r>
      <w:proofErr w:type="gramEnd"/>
      <w:r w:rsidRPr="00957674">
        <w:t xml:space="preserve"> changed, but the code was the same architecture with a different configuration and front-end design. I would start excited about a new contest, but the motivation would vanish as soon as I started typing essentially the same code as I had before.</w:t>
      </w:r>
    </w:p>
    <w:p w14:paraId="204297C0" w14:textId="3EA36AC7" w:rsidR="00957674" w:rsidRPr="00957674" w:rsidRDefault="00957674" w:rsidP="00957674">
      <w:del w:id="42" w:author="Joel Karr" w:date="2026-03-15T17:32:00Z" w16du:dateUtc="2026-03-15T22:32:00Z">
        <w:r w:rsidRPr="00957674" w:rsidDel="00AA327A">
          <w:delText>Myself and two</w:delText>
        </w:r>
      </w:del>
      <w:ins w:id="43" w:author="Joel Karr" w:date="2026-03-15T17:32:00Z" w16du:dateUtc="2026-03-15T22:32:00Z">
        <w:r w:rsidR="00AA327A">
          <w:t>Two</w:t>
        </w:r>
      </w:ins>
      <w:r w:rsidRPr="00957674">
        <w:t xml:space="preserve"> other engineers </w:t>
      </w:r>
      <w:ins w:id="44" w:author="Joel Karr" w:date="2026-03-15T17:32:00Z" w16du:dateUtc="2026-03-15T22:32:00Z">
        <w:r w:rsidR="00AA327A">
          <w:t xml:space="preserve">and I </w:t>
        </w:r>
      </w:ins>
      <w:r w:rsidRPr="00957674">
        <w:t>would head across the street in downtown Chicago to the convenience store and buy a drink multiple times a day, even though we had drinks in the office. Nobody said it out loud, but we were looking for a way to reset our minds and power through what had become tedious work.</w:t>
      </w:r>
    </w:p>
    <w:p w14:paraId="35C463E3" w14:textId="77777777" w:rsidR="00957674" w:rsidRPr="00957674" w:rsidRDefault="00957674" w:rsidP="00957674">
      <w:r w:rsidRPr="00957674">
        <w:t>By every measure that mattered to the company, I was doing well. But doing well and getting better aren't the same thing. I had more experience than when I started, but I wasn't a better engineer. The flow I'd felt in that basement seemed more like a memory than something I was living.</w:t>
      </w:r>
    </w:p>
    <w:p w14:paraId="4A38CBB6" w14:textId="5EA30A75" w:rsidR="00957674" w:rsidRPr="00957674" w:rsidRDefault="00957674" w:rsidP="00957674">
      <w:r w:rsidRPr="00957674">
        <w:t>I thought more experience would eventually push me through the plateau. That's what people will tell you early in your career</w:t>
      </w:r>
      <w:r w:rsidR="00D66D85">
        <w:t xml:space="preserve">; </w:t>
      </w:r>
      <w:r w:rsidRPr="00957674">
        <w:t xml:space="preserve">put in the hours, ship code, and career growth will follow. But the hours weren't working. I didn't know yet that there was a difference between doing the work and training to get better at it. And when I did figure it out, the answer wouldn't come from a software engineering book or a conference talk. It would come from a place I </w:t>
      </w:r>
      <w:r w:rsidR="00234C42">
        <w:t>wouldn’t have expected</w:t>
      </w:r>
      <w:r w:rsidRPr="00957674">
        <w:t>.</w:t>
      </w:r>
    </w:p>
    <w:p w14:paraId="7FEBF38F" w14:textId="77777777" w:rsidR="00957674" w:rsidRPr="00957674" w:rsidRDefault="00957674" w:rsidP="00957674">
      <w:r w:rsidRPr="00957674">
        <w:t>In the early summer of 2011, I got a call about a company that was trying to rebuild their entire e-commerce platform from scratch. It would force me to get better, fast.</w:t>
      </w:r>
    </w:p>
    <w:p w14:paraId="730D2950" w14:textId="77777777" w:rsidR="00FE5B1B" w:rsidRDefault="00FE5B1B" w:rsidP="006E3777"/>
    <w:p w14:paraId="2F3A8565" w14:textId="77777777" w:rsidR="006E3777" w:rsidRPr="006E3777" w:rsidRDefault="006E3777" w:rsidP="000B6764">
      <w:pPr>
        <w:pStyle w:val="Heading3"/>
      </w:pPr>
      <w:bookmarkStart w:id="45" w:name="_Toc224480558"/>
      <w:commentRangeStart w:id="46"/>
      <w:r>
        <w:t>The Cloud Room</w:t>
      </w:r>
      <w:bookmarkEnd w:id="45"/>
      <w:r>
        <w:t xml:space="preserve"> </w:t>
      </w:r>
    </w:p>
    <w:p w14:paraId="731C4C2E" w14:textId="77777777" w:rsidR="006E3777" w:rsidRPr="006E3777" w:rsidRDefault="006E3777" w:rsidP="006E3777">
      <w:r>
        <w:t>I learned the power of deliberate practice firsthand during one of the most difficult projects in my career: a full-scale modernization of a major e-commerce system.</w:t>
      </w:r>
      <w:commentRangeEnd w:id="46"/>
      <w:r>
        <w:rPr>
          <w:rStyle w:val="CommentReference"/>
          <w:sz w:val="24"/>
          <w:szCs w:val="24"/>
        </w:rPr>
        <w:commentReference w:id="46"/>
      </w:r>
    </w:p>
    <w:p w14:paraId="1FA36E69" w14:textId="31C75500" w:rsidR="006E3777" w:rsidRPr="006E3777" w:rsidRDefault="006E3777" w:rsidP="006E3777">
      <w:r>
        <w:t xml:space="preserve">Cyber Monday was the biggest revenue day of the year for us. For two years in a row, the site crashed completely </w:t>
      </w:r>
      <w:proofErr w:type="gramStart"/>
      <w:r>
        <w:t>underload</w:t>
      </w:r>
      <w:proofErr w:type="gramEnd"/>
      <w:r>
        <w:t>, costing hundreds of thousands of dollars in lost revenue. The software team had spent countless hours trying to improve performance, but a simple reality was setting in. It wasn’t possible to keep adding small improvements because the core structure was never going to support the volume of traffic. The leadership team finally decided to rebuild everything.</w:t>
      </w:r>
    </w:p>
    <w:p w14:paraId="5BCF629F" w14:textId="77777777" w:rsidR="006E3777" w:rsidRPr="006E3777" w:rsidRDefault="006E3777" w:rsidP="006E3777">
      <w:r>
        <w:t>And I mean everything.</w:t>
      </w:r>
    </w:p>
    <w:p w14:paraId="3E075B9B" w14:textId="77777777" w:rsidR="006E3777" w:rsidRPr="006E3777" w:rsidRDefault="006E3777" w:rsidP="006E3777">
      <w:r>
        <w:t>The old system was a decade’s worth of patched-together Classic ASP code, edited by dozens of engineers, hosted in a traditional data center. Our small team of about fifteen was tasked with rewriting the full platform from scratch using emerging frameworks and tools that none of us had ever professionally worked with before: Domain-Driven Design, Test-Driven Development, Agile, and Azure cloud.</w:t>
      </w:r>
    </w:p>
    <w:p w14:paraId="3B522E16" w14:textId="2C80C7F1" w:rsidR="006E3777" w:rsidRPr="006E3777" w:rsidRDefault="006E3777" w:rsidP="006E3777">
      <w:commentRangeStart w:id="47"/>
      <w:r>
        <w:t xml:space="preserve">At the time, none of us fully understood how dangerous that combination of inexperience and ambition could be. </w:t>
      </w:r>
      <w:commentRangeEnd w:id="47"/>
      <w:r>
        <w:rPr>
          <w:rStyle w:val="CommentReference"/>
          <w:sz w:val="24"/>
          <w:szCs w:val="24"/>
        </w:rPr>
        <w:commentReference w:id="47"/>
      </w:r>
      <w:commentRangeStart w:id="48"/>
      <w:r>
        <w:t>What I was about to experience during this project would permanently change how I understood software engineering.</w:t>
      </w:r>
      <w:commentRangeEnd w:id="48"/>
      <w:r>
        <w:rPr>
          <w:rStyle w:val="CommentReference"/>
          <w:sz w:val="24"/>
          <w:szCs w:val="24"/>
        </w:rPr>
        <w:commentReference w:id="48"/>
      </w:r>
    </w:p>
    <w:p w14:paraId="5ABEE798" w14:textId="5003788B" w:rsidR="006E3777" w:rsidRPr="006E3777" w:rsidRDefault="006E3777" w:rsidP="006E3777">
      <w:r>
        <w:t xml:space="preserve">We worked together in a conference room that literally had its walls painted to look like clouds. There we were sitting at folding tables covered in network cables, power strips, and desktop computers. </w:t>
      </w:r>
      <w:r w:rsidR="00EC0EEC">
        <w:t xml:space="preserve">Richie Peters sat next to me. </w:t>
      </w:r>
      <w:r w:rsidR="00EC0EEC" w:rsidRPr="00EC0EEC">
        <w:t xml:space="preserve">He'd joined around the same </w:t>
      </w:r>
      <w:proofErr w:type="gramStart"/>
      <w:r w:rsidR="00EC0EEC" w:rsidRPr="00EC0EEC">
        <w:t>time</w:t>
      </w:r>
      <w:proofErr w:type="gramEnd"/>
      <w:r w:rsidR="00EC0EEC" w:rsidRPr="00EC0EEC">
        <w:t xml:space="preserve"> I had, and we'd quickly figured out that we thought about problems the same way</w:t>
      </w:r>
      <w:r w:rsidR="00EC0EEC">
        <w:t xml:space="preserve">, </w:t>
      </w:r>
      <w:r w:rsidR="00EC0EEC" w:rsidRPr="00EC0EEC">
        <w:t xml:space="preserve">always reaching for analogies, always trying to restate the technical challenge in some other </w:t>
      </w:r>
      <w:r w:rsidR="00EC0EEC">
        <w:t>way</w:t>
      </w:r>
      <w:r w:rsidR="00EC0EEC" w:rsidRPr="00EC0EEC">
        <w:t xml:space="preserve"> before jumping into code</w:t>
      </w:r>
      <w:commentRangeStart w:id="49"/>
      <w:r w:rsidR="00042342">
        <w:t xml:space="preserve">. </w:t>
      </w:r>
      <w:r>
        <w:t xml:space="preserve">The </w:t>
      </w:r>
      <w:commentRangeEnd w:id="49"/>
      <w:r w:rsidR="00627545">
        <w:rPr>
          <w:rStyle w:val="CommentReference"/>
        </w:rPr>
        <w:commentReference w:id="49"/>
      </w:r>
      <w:r>
        <w:t>whole endeavor had a startup vibe inside a bigger company. It was surreal, chaotic, and energizing. In many ways, the pressure of the situation, combined with the departure from business</w:t>
      </w:r>
      <w:del w:id="50" w:author="Joel Karr" w:date="2026-03-15T17:32:00Z" w16du:dateUtc="2026-03-15T22:32:00Z">
        <w:r w:rsidDel="004A7E96">
          <w:delText>es</w:delText>
        </w:r>
      </w:del>
      <w:r>
        <w:t xml:space="preserve"> as usual, were the perfect conditions for flow to be found.</w:t>
      </w:r>
    </w:p>
    <w:p w14:paraId="68C797BF" w14:textId="63E467C5" w:rsidR="006E3777" w:rsidRPr="006E3777" w:rsidRDefault="006E3777" w:rsidP="006E3777">
      <w:r>
        <w:t xml:space="preserve">Two of our engineers were assigned to rewrite one of the most critical (and complex) parts of the platform, the search engine. Their requirements were both simple and terrifying: </w:t>
      </w:r>
      <w:proofErr w:type="gramStart"/>
      <w:r>
        <w:t>keep</w:t>
      </w:r>
      <w:proofErr w:type="gramEnd"/>
      <w:r>
        <w:t xml:space="preserve"> everything the same as it </w:t>
      </w:r>
      <w:proofErr w:type="gramStart"/>
      <w:r>
        <w:t>was</w:t>
      </w:r>
      <w:proofErr w:type="gramEnd"/>
      <w:r>
        <w:t xml:space="preserve"> now.</w:t>
      </w:r>
    </w:p>
    <w:p w14:paraId="4C1558F2" w14:textId="77777777" w:rsidR="006E3777" w:rsidRPr="006E3777" w:rsidRDefault="006E3777" w:rsidP="006E3777">
      <w:r>
        <w:t>That’s the kind of spec that should make any engineer shudder. Translation: we don’t know exactly how it works, but if we later discover something behaves differently, it’ll be your fault.</w:t>
      </w:r>
    </w:p>
    <w:p w14:paraId="6A021E98" w14:textId="34D2B8C6" w:rsidR="006E3777" w:rsidRPr="006E3777" w:rsidRDefault="006E3777" w:rsidP="006E3777">
      <w:r>
        <w:lastRenderedPageBreak/>
        <w:t xml:space="preserve">The existing search engine was thousands of lines of Classic ASP filled with comment sections from past developers that may or may not still apply. Recreating it inside our brand-new architecture proved exponentially harder, as each new business rule surfaced hidden dependencies and edge cases. What started as a comfortable five-month timeline to initial launch quickly collapsed. Suddenly it was only two weeks </w:t>
      </w:r>
      <w:proofErr w:type="gramStart"/>
      <w:r>
        <w:t>to</w:t>
      </w:r>
      <w:proofErr w:type="gramEnd"/>
      <w:r>
        <w:t xml:space="preserve"> launch, and we hadn’t cracked the code. Missing that deadline wouldn’t just be a failed project; it could have put the entire company’s investment and our jobs in jeopardy.</w:t>
      </w:r>
    </w:p>
    <w:p w14:paraId="6E5C8F86" w14:textId="3B7E4B6D" w:rsidR="006E3777" w:rsidRPr="006E3777" w:rsidRDefault="006E3777" w:rsidP="006E3777">
      <w:r>
        <w:t xml:space="preserve">As the least experienced engineer in the cloud room, I was afraid of being exposed </w:t>
      </w:r>
      <w:proofErr w:type="gramStart"/>
      <w:r>
        <w:t>as</w:t>
      </w:r>
      <w:proofErr w:type="gramEnd"/>
      <w:r>
        <w:t xml:space="preserve"> an imposter. I had passed an intense technical interview to get the job, but only because I stayed up all night studying the new topics. Most of what I was able to answer, I hadn’t done on an actual project. Every night after work, I trained. I built side projects. I created my own exercises. Every time I had to Google something, I wrote it down, building a growing personal training manual. I was essentially training my brain to recognize patterns.</w:t>
      </w:r>
    </w:p>
    <w:p w14:paraId="6FFAED81" w14:textId="2946C8BF" w:rsidR="006E3777" w:rsidRPr="006E3777" w:rsidRDefault="006E3777" w:rsidP="006E3777">
      <w:r>
        <w:t>This was deliberate practice. I was building a system to build the cognitive tools I would later need.</w:t>
      </w:r>
    </w:p>
    <w:p w14:paraId="08766860" w14:textId="59391674" w:rsidR="006E3777" w:rsidRPr="006E3777" w:rsidRDefault="006E3777" w:rsidP="006E3777">
      <w:r>
        <w:t>When it became clear the original engineers wouldn’t hit the deadline, tension filled the room. With two weeks left, nobody was optimistic that there was even a viable path forward. I offered to help.</w:t>
      </w:r>
    </w:p>
    <w:p w14:paraId="418EDDC0" w14:textId="77777777" w:rsidR="006E3777" w:rsidRPr="006E3777" w:rsidRDefault="006E3777" w:rsidP="006E3777">
      <w:r>
        <w:t>I started by reading.</w:t>
      </w:r>
    </w:p>
    <w:p w14:paraId="20DDF567" w14:textId="77777777" w:rsidR="006E3777" w:rsidRPr="006E3777" w:rsidRDefault="006E3777" w:rsidP="006E3777">
      <w:r>
        <w:t xml:space="preserve">For two full days, I didn’t write a single line of new code. I just read the legacy system </w:t>
      </w:r>
      <w:proofErr w:type="gramStart"/>
      <w:r>
        <w:t>over and over</w:t>
      </w:r>
      <w:proofErr w:type="gramEnd"/>
      <w:r>
        <w:t>, trying to mentally untangle its design. I reorganized it in my head repeatedly, searching for ways to decompose it into understandable, manageable components.</w:t>
      </w:r>
    </w:p>
    <w:p w14:paraId="7E1C4469" w14:textId="77777777" w:rsidR="006E3777" w:rsidRPr="006E3777" w:rsidRDefault="006E3777" w:rsidP="006E3777">
      <w:r>
        <w:t>By the weekend, I knew I had one shot to push forward before we ran out of time. My plan was simple. I would work as long as I could and see how far I might get before Monday. After an hour of coding, something clicked.</w:t>
      </w:r>
    </w:p>
    <w:p w14:paraId="1D7961BD" w14:textId="77777777" w:rsidR="006E3777" w:rsidRPr="006E3777" w:rsidRDefault="006E3777" w:rsidP="006E3777">
      <w:r>
        <w:t>Suddenly the entire problem was laid out in my mind like a blueprint. The patterns I had seen over those two days of reading started aligning with the skills I had drilled into muscle memory during months of deliberate practice. The pieces fell into place.</w:t>
      </w:r>
    </w:p>
    <w:p w14:paraId="54A75139" w14:textId="77777777" w:rsidR="006E3777" w:rsidRPr="006E3777" w:rsidRDefault="006E3777" w:rsidP="006E3777">
      <w:r>
        <w:t>I was fully absorbed. I didn’t feel fatigued. I didn’t check the clock. My mind locked onto the challenge.</w:t>
      </w:r>
    </w:p>
    <w:p w14:paraId="31E3CF13" w14:textId="77777777" w:rsidR="006E3777" w:rsidRPr="006E3777" w:rsidRDefault="006E3777" w:rsidP="006E3777">
      <w:r>
        <w:t xml:space="preserve">When I finally glanced up, it was 3 AM. I should have been exhausted. Instead, I felt completely energized. </w:t>
      </w:r>
    </w:p>
    <w:p w14:paraId="0B8BDDCD" w14:textId="1DCEC199" w:rsidR="006E3777" w:rsidRPr="006E3777" w:rsidRDefault="006E3777" w:rsidP="006E3777">
      <w:r>
        <w:lastRenderedPageBreak/>
        <w:t xml:space="preserve">The flow state I experienced wasn’t accidental. </w:t>
      </w:r>
      <w:del w:id="51" w:author="Joel Karr" w:date="2026-03-15T17:29:00Z" w16du:dateUtc="2026-03-15T22:29:00Z">
        <w:r w:rsidDel="00DA1335">
          <w:delText>It was the direct result of months of deliberate practice that had built the cognitive tools I needed to handle that level of complexity.</w:delText>
        </w:r>
      </w:del>
    </w:p>
    <w:p w14:paraId="0FC8C968" w14:textId="529485BB" w:rsidR="006E3777" w:rsidRPr="006E3777" w:rsidRDefault="006E3777" w:rsidP="006E3777">
      <w:r>
        <w:t xml:space="preserve">The patterns I recognized, the architectural decisions I made instinctively, the way I could hold the entire system in my </w:t>
      </w:r>
      <w:proofErr w:type="gramStart"/>
      <w:r>
        <w:t>mind—it</w:t>
      </w:r>
      <w:proofErr w:type="gramEnd"/>
      <w:r>
        <w:t xml:space="preserve"> all came from systematic training.</w:t>
      </w:r>
    </w:p>
    <w:p w14:paraId="24E35CA5" w14:textId="13A40797" w:rsidR="006E3777" w:rsidRPr="006E3777" w:rsidRDefault="006E3777" w:rsidP="006E3777">
      <w:commentRangeStart w:id="52"/>
      <w:r>
        <w:t>This is what deliberate practice looks like in the real world. Building the foundation that makes flow states accessible when you need them most.</w:t>
      </w:r>
      <w:commentRangeEnd w:id="52"/>
      <w:r>
        <w:rPr>
          <w:rStyle w:val="CommentReference"/>
          <w:sz w:val="24"/>
          <w:szCs w:val="24"/>
        </w:rPr>
        <w:commentReference w:id="52"/>
      </w:r>
    </w:p>
    <w:p w14:paraId="4165F2D1" w14:textId="77777777" w:rsidR="006E3777" w:rsidRPr="006E3777" w:rsidRDefault="006E3777" w:rsidP="000B6764">
      <w:pPr>
        <w:pStyle w:val="Heading3"/>
      </w:pPr>
      <w:bookmarkStart w:id="53" w:name="_Toc224480559"/>
      <w:commentRangeStart w:id="54"/>
      <w:proofErr w:type="gramStart"/>
      <w:r>
        <w:t>The Training</w:t>
      </w:r>
      <w:proofErr w:type="gramEnd"/>
      <w:r>
        <w:t xml:space="preserve"> Journal Technique</w:t>
      </w:r>
      <w:bookmarkEnd w:id="53"/>
    </w:p>
    <w:p w14:paraId="7F2123B3" w14:textId="77777777" w:rsidR="006E3777" w:rsidRPr="006E3777" w:rsidRDefault="006E3777" w:rsidP="006E3777">
      <w:r>
        <w:t>One of the most powerful tools during my own growth was my training journal. But I didn’t learn it from a computer science book, I learned it in a wrestling practice room.</w:t>
      </w:r>
      <w:commentRangeEnd w:id="54"/>
      <w:r>
        <w:rPr>
          <w:rStyle w:val="CommentReference"/>
          <w:sz w:val="24"/>
          <w:szCs w:val="24"/>
        </w:rPr>
        <w:commentReference w:id="54"/>
      </w:r>
    </w:p>
    <w:p w14:paraId="356379D2" w14:textId="77777777" w:rsidR="006E3777" w:rsidRPr="006E3777" w:rsidRDefault="006E3777" w:rsidP="006E3777">
      <w:r>
        <w:t>In college, I competed for the University of Illinois wrestling team while studying computer engineering, which in hindsight, was insane. Illinois was ranked in the top five nationally both academically and athletically. My days were exercises in pure optimization: I knew exactly how many minutes it took to walk between buildings, how long I had to eat or shower. Every minute counted.</w:t>
      </w:r>
    </w:p>
    <w:p w14:paraId="4445476E" w14:textId="77777777" w:rsidR="006E3777" w:rsidRPr="006E3777" w:rsidRDefault="006E3777" w:rsidP="006E3777">
      <w:r>
        <w:t>In the wrestling room, I was surrounded by national champions. In a sport as brutally honest as wrestling, effort alone wasn’t enough. I wasn’t improving fast enough. I was barely scoring points in practice. Maybe not even a single point at first.</w:t>
      </w:r>
    </w:p>
    <w:p w14:paraId="30D20E25" w14:textId="3FD11B21" w:rsidR="006E3777" w:rsidRPr="006E3777" w:rsidRDefault="006E3777" w:rsidP="006E3777">
      <w:r>
        <w:t>Adam Tirapelle, one of the assistant coaches, gave me advice that changed not just my wrestling career, but ultimately my software engineering career, too.</w:t>
      </w:r>
    </w:p>
    <w:p w14:paraId="05756A5A" w14:textId="42DAD735" w:rsidR="006E3777" w:rsidRPr="006E3777" w:rsidRDefault="006E3777" w:rsidP="006E3777">
      <w:proofErr w:type="spellStart"/>
      <w:r>
        <w:t>Tirapelle</w:t>
      </w:r>
      <w:proofErr w:type="spellEnd"/>
      <w:r>
        <w:t xml:space="preserve"> wasn’t just successful; he was relentless. </w:t>
      </w:r>
      <w:proofErr w:type="gramStart"/>
      <w:r>
        <w:t>He’d</w:t>
      </w:r>
      <w:proofErr w:type="gramEnd"/>
      <w:r>
        <w:t xml:space="preserve"> placed third, then second, then won an NCAA championship. Watching him, it was easy to see that his approach was different. Instead of </w:t>
      </w:r>
      <w:proofErr w:type="gramStart"/>
      <w:r>
        <w:t>concerning</w:t>
      </w:r>
      <w:proofErr w:type="gramEnd"/>
      <w:r>
        <w:t xml:space="preserve"> himself with wins and losses, </w:t>
      </w:r>
      <w:proofErr w:type="spellStart"/>
      <w:r>
        <w:t>Tirapelle</w:t>
      </w:r>
      <w:proofErr w:type="spellEnd"/>
      <w:r>
        <w:t xml:space="preserve"> was </w:t>
      </w:r>
      <w:proofErr w:type="gramStart"/>
      <w:r>
        <w:t>obsessing</w:t>
      </w:r>
      <w:proofErr w:type="gramEnd"/>
      <w:r>
        <w:t xml:space="preserve"> over minute adjustments. He would focus on the angle of his elbow in a particular position, the exact timing of a hip movement, the precise adjustment that made a technique work.</w:t>
      </w:r>
    </w:p>
    <w:p w14:paraId="047DA80F" w14:textId="457FC0BF" w:rsidR="006E3777" w:rsidRPr="006E3777" w:rsidRDefault="006E3777" w:rsidP="006E3777">
      <w:r>
        <w:t xml:space="preserve">One day after practice, I sat exhausted on one of the long wooden benches that stretched the wall of our practice room in Huff Hall. </w:t>
      </w:r>
      <w:proofErr w:type="spellStart"/>
      <w:r>
        <w:t>Tirapelle</w:t>
      </w:r>
      <w:proofErr w:type="spellEnd"/>
      <w:r>
        <w:t xml:space="preserve"> sat down next to me and told me something that I still think about. Find one detail to improve each day and write it down.</w:t>
      </w:r>
    </w:p>
    <w:p w14:paraId="4CC2162E" w14:textId="77777777" w:rsidR="006E3777" w:rsidRPr="006E3777" w:rsidRDefault="006E3777" w:rsidP="006E3777">
      <w:r>
        <w:t>I picked one skill: an outside single-leg takedown, a move perfected by another NCAA champion coach in the room, Carl Perry. Every day, I would write down one small detail to focus on:</w:t>
      </w:r>
    </w:p>
    <w:p w14:paraId="4CD9CB16" w14:textId="5D3B9D1B" w:rsidR="006E3777" w:rsidRPr="006E3777" w:rsidRDefault="006E3777" w:rsidP="00434833">
      <w:pPr>
        <w:pStyle w:val="ListParagraph"/>
        <w:numPr>
          <w:ilvl w:val="0"/>
          <w:numId w:val="25"/>
        </w:numPr>
      </w:pPr>
      <w:r>
        <w:t>Move my left foot two inches farther forward</w:t>
      </w:r>
    </w:p>
    <w:p w14:paraId="5A50E5CE" w14:textId="022488DF" w:rsidR="006E3777" w:rsidRPr="006E3777" w:rsidRDefault="006E3777" w:rsidP="00434833">
      <w:pPr>
        <w:pStyle w:val="ListParagraph"/>
        <w:numPr>
          <w:ilvl w:val="0"/>
          <w:numId w:val="25"/>
        </w:numPr>
      </w:pPr>
      <w:r>
        <w:t>Push my elbow slightly more inside</w:t>
      </w:r>
    </w:p>
    <w:p w14:paraId="6C8CEF5E" w14:textId="10B0EA1F" w:rsidR="006E3777" w:rsidRPr="006E3777" w:rsidRDefault="006E3777" w:rsidP="00434833">
      <w:pPr>
        <w:pStyle w:val="ListParagraph"/>
        <w:numPr>
          <w:ilvl w:val="0"/>
          <w:numId w:val="25"/>
        </w:numPr>
      </w:pPr>
      <w:r>
        <w:lastRenderedPageBreak/>
        <w:t>Keep my eyes focused a few inches higher</w:t>
      </w:r>
    </w:p>
    <w:p w14:paraId="75C7D9B0" w14:textId="2113A3C7" w:rsidR="006E3777" w:rsidRPr="006E3777" w:rsidRDefault="006E3777" w:rsidP="006E3777">
      <w:r>
        <w:t>I kept that journal every day for months. Slowly, the takedown that had once felt impossible to score with became automatic. I didn’t win every match, but I reached a point where I could reliably get that takedown on any of my opponents. That level of confidence came from drilling tiny corrections until they lived in my subconscious.</w:t>
      </w:r>
    </w:p>
    <w:p w14:paraId="0EF72E8D" w14:textId="77777777" w:rsidR="006E3777" w:rsidRPr="006E3777" w:rsidRDefault="006E3777" w:rsidP="006E3777">
      <w:r>
        <w:t>Years later, I applied that same process to software engineering.</w:t>
      </w:r>
    </w:p>
    <w:p w14:paraId="3BC18335" w14:textId="77777777" w:rsidR="006E3777" w:rsidRPr="006E3777" w:rsidRDefault="006E3777" w:rsidP="006E3777">
      <w:commentRangeStart w:id="55"/>
      <w:r>
        <w:t>In an industry where people rarely write anything down physically, I had my notepad. Every time I got stuck, I wrote it down:</w:t>
      </w:r>
      <w:commentRangeEnd w:id="55"/>
      <w:r>
        <w:rPr>
          <w:rStyle w:val="CommentReference"/>
          <w:sz w:val="24"/>
          <w:szCs w:val="24"/>
        </w:rPr>
        <w:commentReference w:id="55"/>
      </w:r>
    </w:p>
    <w:p w14:paraId="09D353A3" w14:textId="183EB2DC" w:rsidR="006E3777" w:rsidRPr="006E3777" w:rsidRDefault="006E3777" w:rsidP="00434833">
      <w:pPr>
        <w:pStyle w:val="ListParagraph"/>
        <w:numPr>
          <w:ilvl w:val="0"/>
          <w:numId w:val="25"/>
        </w:numPr>
      </w:pPr>
      <w:r>
        <w:t>When to use public vs. private variables</w:t>
      </w:r>
    </w:p>
    <w:p w14:paraId="0B3C3D5B" w14:textId="56CF6CE9" w:rsidR="006E3777" w:rsidRPr="006E3777" w:rsidRDefault="006E3777" w:rsidP="00434833">
      <w:pPr>
        <w:pStyle w:val="ListParagraph"/>
        <w:numPr>
          <w:ilvl w:val="0"/>
          <w:numId w:val="25"/>
        </w:numPr>
      </w:pPr>
      <w:r>
        <w:t>How to set up dependency injection</w:t>
      </w:r>
    </w:p>
    <w:p w14:paraId="210A74D2" w14:textId="0A344AC0" w:rsidR="006E3777" w:rsidRPr="006E3777" w:rsidRDefault="006E3777" w:rsidP="00434833">
      <w:pPr>
        <w:pStyle w:val="ListParagraph"/>
        <w:numPr>
          <w:ilvl w:val="0"/>
          <w:numId w:val="25"/>
        </w:numPr>
      </w:pPr>
      <w:r>
        <w:t>How to name variables cleanly</w:t>
      </w:r>
    </w:p>
    <w:p w14:paraId="29306EF0" w14:textId="38DF84B0" w:rsidR="006E3777" w:rsidRPr="006E3777" w:rsidRDefault="006E3777" w:rsidP="00434833">
      <w:pPr>
        <w:pStyle w:val="ListParagraph"/>
        <w:numPr>
          <w:ilvl w:val="0"/>
          <w:numId w:val="25"/>
        </w:numPr>
      </w:pPr>
      <w:r>
        <w:t>How to design an interface</w:t>
      </w:r>
    </w:p>
    <w:p w14:paraId="421CAE13" w14:textId="6451D6BE" w:rsidR="006E3777" w:rsidRPr="006E3777" w:rsidRDefault="006E3777" w:rsidP="006E3777">
      <w:r>
        <w:t>Each item became a deliberate practice rep. Over time, the journal became my personal training system, turning information into subconscious understanding.</w:t>
      </w:r>
    </w:p>
    <w:p w14:paraId="614EF447" w14:textId="77777777" w:rsidR="006E3777" w:rsidRPr="006E3777" w:rsidRDefault="006E3777" w:rsidP="000B6764">
      <w:pPr>
        <w:pStyle w:val="Heading3"/>
      </w:pPr>
      <w:bookmarkStart w:id="56" w:name="_Toc224480560"/>
      <w:r>
        <w:t>Building Your Personal Training System</w:t>
      </w:r>
      <w:bookmarkEnd w:id="56"/>
    </w:p>
    <w:p w14:paraId="2F8A830D" w14:textId="77777777" w:rsidR="003717FA" w:rsidRDefault="003717FA" w:rsidP="003717FA">
      <w:r>
        <w:t xml:space="preserve">The power of the training journal lies in writing things down by hand. I know </w:t>
      </w:r>
      <w:proofErr w:type="gramStart"/>
      <w:r>
        <w:t>that</w:t>
      </w:r>
      <w:proofErr w:type="gramEnd"/>
      <w:r>
        <w:t xml:space="preserve"> sounds old-fashioned in an industry built on keyboards and screens. But it works.</w:t>
      </w:r>
    </w:p>
    <w:p w14:paraId="6FD2577F" w14:textId="65F9174F" w:rsidR="003717FA" w:rsidRDefault="003717FA" w:rsidP="003717FA">
      <w:r>
        <w:t>Find a physical notebook. Pick one that feels right to you. This notebook is going to become one of your most important tools, and one that we’ll return to throughout this book.</w:t>
      </w:r>
    </w:p>
    <w:p w14:paraId="737391CE" w14:textId="4CCF1C22" w:rsidR="003717FA" w:rsidRDefault="003717FA" w:rsidP="003717FA">
      <w:r>
        <w:t>Most practice guides will tell you to study algorithms, memorize design patterns, or learn the latest framework. The problem is that if you’re not using those concepts in your daily work, you’ll forget them within weeks. Knowledge without application doesn’t stick.</w:t>
      </w:r>
    </w:p>
    <w:p w14:paraId="33AD709E" w14:textId="08BE6E7E" w:rsidR="003717FA" w:rsidRDefault="003717FA" w:rsidP="003717FA">
      <w:r>
        <w:t>So don’t start there. Start with the code you’re already writing.</w:t>
      </w:r>
    </w:p>
    <w:p w14:paraId="1FC61CB7" w14:textId="241D8AB9" w:rsidR="003717FA" w:rsidRDefault="003717FA" w:rsidP="003717FA">
      <w:r>
        <w:t>Your real work is the best practice material you have. It’s immediately relevant, and you'll naturally reinforce it because you need it. The key is paying attention to what you don't know as you discover it.</w:t>
      </w:r>
    </w:p>
    <w:p w14:paraId="0E485E9E" w14:textId="7AB4ECDF" w:rsidR="003717FA" w:rsidRDefault="009B1B1F" w:rsidP="003717FA">
      <w:pPr>
        <w:pStyle w:val="Heading4"/>
      </w:pPr>
      <w:r>
        <w:br/>
        <w:t>Step One: Capture the Hesitation</w:t>
      </w:r>
    </w:p>
    <w:p w14:paraId="23F41004" w14:textId="0153F6E8" w:rsidR="003717FA" w:rsidRDefault="003717FA" w:rsidP="003717FA">
      <w:r>
        <w:t xml:space="preserve">As you write code or work with your team, notice when you hesitate. </w:t>
      </w:r>
    </w:p>
    <w:p w14:paraId="651721DF" w14:textId="77777777" w:rsidR="003717FA" w:rsidRDefault="003717FA" w:rsidP="003717FA">
      <w:pPr>
        <w:pStyle w:val="ListParagraph"/>
        <w:numPr>
          <w:ilvl w:val="0"/>
          <w:numId w:val="2"/>
        </w:numPr>
      </w:pPr>
      <w:r>
        <w:t>You pause before writing an interface because you're not sure of the right structure</w:t>
      </w:r>
    </w:p>
    <w:p w14:paraId="437B5F99" w14:textId="3292E538" w:rsidR="003717FA" w:rsidRDefault="003717FA" w:rsidP="003717FA">
      <w:pPr>
        <w:pStyle w:val="ListParagraph"/>
        <w:numPr>
          <w:ilvl w:val="0"/>
          <w:numId w:val="2"/>
        </w:numPr>
      </w:pPr>
      <w:r>
        <w:t>You search for something you feel like you should already know</w:t>
      </w:r>
    </w:p>
    <w:p w14:paraId="6F0F4686" w14:textId="25C53006" w:rsidR="003717FA" w:rsidRDefault="003717FA" w:rsidP="003717FA">
      <w:pPr>
        <w:pStyle w:val="ListParagraph"/>
        <w:numPr>
          <w:ilvl w:val="0"/>
          <w:numId w:val="2"/>
        </w:numPr>
      </w:pPr>
      <w:r>
        <w:lastRenderedPageBreak/>
        <w:t>You copy existing code or use AI generated code and hope it works without fully understanding why</w:t>
      </w:r>
    </w:p>
    <w:p w14:paraId="381169A2" w14:textId="77777777" w:rsidR="003717FA" w:rsidRDefault="003717FA" w:rsidP="003717FA">
      <w:pPr>
        <w:pStyle w:val="ListParagraph"/>
        <w:numPr>
          <w:ilvl w:val="0"/>
          <w:numId w:val="2"/>
        </w:numPr>
      </w:pPr>
      <w:r>
        <w:t>You finish a task but you're not confident your approach was right</w:t>
      </w:r>
    </w:p>
    <w:p w14:paraId="2F2784E9" w14:textId="1F46E106" w:rsidR="003717FA" w:rsidRDefault="003717FA" w:rsidP="00434833">
      <w:pPr>
        <w:pStyle w:val="ListParagraph"/>
        <w:numPr>
          <w:ilvl w:val="0"/>
          <w:numId w:val="2"/>
        </w:numPr>
      </w:pPr>
      <w:r>
        <w:t>A teammate asks why you made a choice and you struggle to explain it</w:t>
      </w:r>
    </w:p>
    <w:p w14:paraId="1A229977" w14:textId="44DC0E01" w:rsidR="003717FA" w:rsidRDefault="003717FA" w:rsidP="003717FA">
      <w:r>
        <w:t>When that happens, write it down. Keep it simple. Don't overthink it.</w:t>
      </w:r>
    </w:p>
    <w:p w14:paraId="37EFB380" w14:textId="09BF09A2" w:rsidR="003717FA" w:rsidRDefault="003717FA" w:rsidP="003717FA">
      <w:r>
        <w:t>Here's what my entries looked like early on:</w:t>
      </w:r>
    </w:p>
    <w:p w14:paraId="01C60215" w14:textId="77777777" w:rsidR="003717FA" w:rsidRDefault="003717FA" w:rsidP="003717FA">
      <w:pPr>
        <w:pStyle w:val="ListParagraph"/>
        <w:numPr>
          <w:ilvl w:val="0"/>
          <w:numId w:val="3"/>
        </w:numPr>
      </w:pPr>
      <w:proofErr w:type="gramStart"/>
      <w:r>
        <w:t>Wasn't</w:t>
      </w:r>
      <w:proofErr w:type="gramEnd"/>
      <w:r>
        <w:t xml:space="preserve"> sure how to structure dependency injection for this service</w:t>
      </w:r>
    </w:p>
    <w:p w14:paraId="244A852C" w14:textId="77777777" w:rsidR="003717FA" w:rsidRDefault="003717FA" w:rsidP="003717FA">
      <w:pPr>
        <w:pStyle w:val="ListParagraph"/>
        <w:numPr>
          <w:ilvl w:val="0"/>
          <w:numId w:val="3"/>
        </w:numPr>
      </w:pPr>
      <w:r>
        <w:t>Confused about when to use async/await vs synchronous calls</w:t>
      </w:r>
    </w:p>
    <w:p w14:paraId="0BF9236B" w14:textId="3418D329" w:rsidR="003717FA" w:rsidRDefault="003717FA" w:rsidP="00434833">
      <w:pPr>
        <w:pStyle w:val="ListParagraph"/>
        <w:numPr>
          <w:ilvl w:val="0"/>
          <w:numId w:val="3"/>
        </w:numPr>
      </w:pPr>
      <w:r>
        <w:t>Need to learn how to design APIs that are easier to test</w:t>
      </w:r>
    </w:p>
    <w:p w14:paraId="6FD065B5" w14:textId="77777777" w:rsidR="003717FA" w:rsidRDefault="003717FA" w:rsidP="003717FA">
      <w:r>
        <w:t>That's it. You're building a list of things to practice later. Not writing documentation.</w:t>
      </w:r>
    </w:p>
    <w:p w14:paraId="28DAC68B" w14:textId="22A03FBF" w:rsidR="003717FA" w:rsidRDefault="009B1B1F" w:rsidP="003717FA">
      <w:pPr>
        <w:pStyle w:val="Heading4"/>
      </w:pPr>
      <w:r>
        <w:br/>
        <w:t>Step Two: Group What You Find</w:t>
      </w:r>
    </w:p>
    <w:p w14:paraId="6BFF8AA6" w14:textId="77777777" w:rsidR="003717FA" w:rsidRDefault="003717FA" w:rsidP="003717FA">
      <w:r>
        <w:t>After a few days, you'll notice patterns. The same types of gaps keep showing up. Group them into focus areas.</w:t>
      </w:r>
    </w:p>
    <w:p w14:paraId="01322C5B" w14:textId="2CB948B9" w:rsidR="003717FA" w:rsidRDefault="003717FA" w:rsidP="003717FA">
      <w:r>
        <w:t xml:space="preserve">Mine </w:t>
      </w:r>
      <w:proofErr w:type="gramStart"/>
      <w:r>
        <w:t>looked something</w:t>
      </w:r>
      <w:proofErr w:type="gramEnd"/>
      <w:r>
        <w:t xml:space="preserve"> like this:</w:t>
      </w:r>
    </w:p>
    <w:p w14:paraId="7CDC492A" w14:textId="77777777" w:rsidR="003717FA" w:rsidRDefault="003717FA" w:rsidP="003717FA">
      <w:pPr>
        <w:pStyle w:val="ListParagraph"/>
        <w:numPr>
          <w:ilvl w:val="0"/>
          <w:numId w:val="4"/>
        </w:numPr>
      </w:pPr>
      <w:r>
        <w:t>Dependency Management: Dependency injection, service lifetimes, testing with mocks</w:t>
      </w:r>
    </w:p>
    <w:p w14:paraId="29EFD39C" w14:textId="77777777" w:rsidR="003717FA" w:rsidRDefault="003717FA" w:rsidP="003717FA">
      <w:pPr>
        <w:pStyle w:val="ListParagraph"/>
        <w:numPr>
          <w:ilvl w:val="0"/>
          <w:numId w:val="4"/>
        </w:numPr>
      </w:pPr>
      <w:r>
        <w:t>Async Programming: Task handling, avoiding deadlocks, performance tradeoffs</w:t>
      </w:r>
    </w:p>
    <w:p w14:paraId="7095D6B8" w14:textId="77777777" w:rsidR="003717FA" w:rsidRDefault="003717FA" w:rsidP="003717FA">
      <w:pPr>
        <w:pStyle w:val="ListParagraph"/>
        <w:numPr>
          <w:ilvl w:val="0"/>
          <w:numId w:val="4"/>
        </w:numPr>
      </w:pPr>
      <w:r>
        <w:t>API Design: REST conventions, error handling, input validation</w:t>
      </w:r>
    </w:p>
    <w:p w14:paraId="2B21C3A0" w14:textId="21374272" w:rsidR="003717FA" w:rsidRDefault="003717FA" w:rsidP="003717FA">
      <w:pPr>
        <w:pStyle w:val="ListParagraph"/>
        <w:numPr>
          <w:ilvl w:val="0"/>
          <w:numId w:val="4"/>
        </w:numPr>
      </w:pPr>
      <w:r>
        <w:t>Database Access: Entity Framework patterns, query optimization, migrations</w:t>
      </w:r>
    </w:p>
    <w:p w14:paraId="2E2E8D45" w14:textId="4AEE49E9" w:rsidR="003717FA" w:rsidRDefault="003717FA" w:rsidP="003717FA">
      <w:r>
        <w:t>These focus areas become your personal curriculum. Built from your actual gaps, not a generic tutorial someone else wrote.</w:t>
      </w:r>
    </w:p>
    <w:p w14:paraId="3460CE4B" w14:textId="1443C4B6" w:rsidR="003717FA" w:rsidRDefault="009B1B1F" w:rsidP="003717FA">
      <w:pPr>
        <w:pStyle w:val="Heading4"/>
      </w:pPr>
      <w:r>
        <w:br/>
        <w:t>Step Three: Create Your Own Exercises</w:t>
      </w:r>
    </w:p>
    <w:p w14:paraId="00D6ED2A" w14:textId="71882FBE" w:rsidR="003717FA" w:rsidRDefault="003717FA" w:rsidP="003717FA">
      <w:r>
        <w:t>Pick one focus area, then create exercises that push you slightly past what you're comfortable with.</w:t>
      </w:r>
    </w:p>
    <w:p w14:paraId="6B4E5B09" w14:textId="4B407D14" w:rsidR="003717FA" w:rsidRDefault="003717FA" w:rsidP="003717FA">
      <w:r>
        <w:t xml:space="preserve">When I was learning dependency </w:t>
      </w:r>
      <w:proofErr w:type="gramStart"/>
      <w:r>
        <w:t>injection</w:t>
      </w:r>
      <w:proofErr w:type="gramEnd"/>
      <w:r>
        <w:t>, my exercises looked like this:</w:t>
      </w:r>
    </w:p>
    <w:p w14:paraId="380768B3" w14:textId="77777777" w:rsidR="003717FA" w:rsidRDefault="003717FA" w:rsidP="003717FA">
      <w:pPr>
        <w:pStyle w:val="ListParagraph"/>
        <w:numPr>
          <w:ilvl w:val="0"/>
          <w:numId w:val="5"/>
        </w:numPr>
      </w:pPr>
      <w:r>
        <w:t xml:space="preserve">Refactor an old service to use dependency </w:t>
      </w:r>
      <w:proofErr w:type="gramStart"/>
      <w:r>
        <w:t>injection</w:t>
      </w:r>
      <w:proofErr w:type="gramEnd"/>
    </w:p>
    <w:p w14:paraId="0F485B65" w14:textId="77777777" w:rsidR="003717FA" w:rsidRDefault="003717FA" w:rsidP="003717FA">
      <w:pPr>
        <w:pStyle w:val="ListParagraph"/>
        <w:numPr>
          <w:ilvl w:val="0"/>
          <w:numId w:val="5"/>
        </w:numPr>
      </w:pPr>
      <w:r>
        <w:t>Build a small console app from scratch using DI</w:t>
      </w:r>
    </w:p>
    <w:p w14:paraId="65E6E64A" w14:textId="77777777" w:rsidR="003717FA" w:rsidRDefault="003717FA" w:rsidP="003717FA">
      <w:pPr>
        <w:pStyle w:val="ListParagraph"/>
        <w:numPr>
          <w:ilvl w:val="0"/>
          <w:numId w:val="5"/>
        </w:numPr>
      </w:pPr>
      <w:r>
        <w:t>Do the same thing with a web application</w:t>
      </w:r>
    </w:p>
    <w:p w14:paraId="17846F00" w14:textId="24663B55" w:rsidR="003717FA" w:rsidRDefault="003717FA" w:rsidP="003717FA">
      <w:pPr>
        <w:pStyle w:val="ListParagraph"/>
        <w:numPr>
          <w:ilvl w:val="0"/>
          <w:numId w:val="5"/>
        </w:numPr>
      </w:pPr>
      <w:r>
        <w:t>Write out when to use each scope (transient, scoped, singleton) without looking it up</w:t>
      </w:r>
    </w:p>
    <w:p w14:paraId="4EA3007B" w14:textId="109C73CD" w:rsidR="003717FA" w:rsidRDefault="003717FA" w:rsidP="003717FA">
      <w:r>
        <w:lastRenderedPageBreak/>
        <w:t xml:space="preserve">The goal is to make yourself uncomfortable. If </w:t>
      </w:r>
      <w:proofErr w:type="gramStart"/>
      <w:r>
        <w:t>the exercise</w:t>
      </w:r>
      <w:proofErr w:type="gramEnd"/>
      <w:r>
        <w:t xml:space="preserve"> feels easy, it's not teaching you anything.</w:t>
      </w:r>
    </w:p>
    <w:p w14:paraId="6DE7BDCD" w14:textId="469877B7" w:rsidR="003717FA" w:rsidRDefault="00C83865" w:rsidP="003717FA">
      <w:pPr>
        <w:pStyle w:val="Heading4"/>
      </w:pPr>
      <w:r>
        <w:br/>
      </w:r>
      <w:commentRangeStart w:id="57"/>
      <w:r w:rsidR="003717FA">
        <w:t>Start Your Journal by Scheduling the Time</w:t>
      </w:r>
      <w:commentRangeEnd w:id="57"/>
      <w:r w:rsidR="003717FA">
        <w:rPr>
          <w:rStyle w:val="CommentReference"/>
          <w:sz w:val="24"/>
          <w:szCs w:val="24"/>
        </w:rPr>
        <w:commentReference w:id="57"/>
      </w:r>
    </w:p>
    <w:p w14:paraId="26688CEF" w14:textId="77777777" w:rsidR="00814506" w:rsidRPr="00814506" w:rsidRDefault="00814506" w:rsidP="00814506">
      <w:r>
        <w:t>The notebook I kept during those cloud room days is long gone. Lost somewhere between changing jobs and moving apartments. But the habit stayed.</w:t>
      </w:r>
    </w:p>
    <w:p w14:paraId="13F37533" w14:textId="77777777" w:rsidR="00814506" w:rsidRPr="00814506" w:rsidRDefault="00814506" w:rsidP="00814506">
      <w:r>
        <w:t>I still write things down when I get stuck. Not every single time. But when I notice the same hesitation twice, I know it belongs in a journal.</w:t>
      </w:r>
    </w:p>
    <w:p w14:paraId="7DE3DB96" w14:textId="1AFC0516" w:rsidR="00814506" w:rsidRPr="00814506" w:rsidRDefault="00814506" w:rsidP="00814506">
      <w:r>
        <w:t xml:space="preserve">The takedown I drilled took months before it felt automatic. The software skills I've built were no different. </w:t>
      </w:r>
    </w:p>
    <w:p w14:paraId="0B61A6D7" w14:textId="77777777" w:rsidR="009B1B1F" w:rsidRDefault="00814506" w:rsidP="009B1B1F">
      <w:r>
        <w:t xml:space="preserve">One detail. Written down. Every day. </w:t>
      </w:r>
    </w:p>
    <w:p w14:paraId="631ECAAC" w14:textId="58608F2D" w:rsidR="009B1B1F" w:rsidRDefault="009B1B1F" w:rsidP="009B1B1F">
      <w:r>
        <w:t>Athletes don't just practice when they feel like it. They schedule it.</w:t>
      </w:r>
    </w:p>
    <w:p w14:paraId="2F521847" w14:textId="77777777" w:rsidR="009B1B1F" w:rsidRDefault="009B1B1F" w:rsidP="009B1B1F">
      <w:r>
        <w:t xml:space="preserve">Block 30 to 60 minutes a few times a week. Write it in your calendar. </w:t>
      </w:r>
    </w:p>
    <w:p w14:paraId="7B7A35EE" w14:textId="77777777" w:rsidR="009B1B1F" w:rsidRDefault="009B1B1F" w:rsidP="009B1B1F">
      <w:r>
        <w:t>Even better: find someone else who wants to improve and set up a short weekly check-in. Five minutes is enough. Just knowing someone will ask if you practiced that week creates enough accountability to keep you consistent.</w:t>
      </w:r>
    </w:p>
    <w:p w14:paraId="296BF893" w14:textId="1A73D902" w:rsidR="00814506" w:rsidRPr="00814506" w:rsidRDefault="00814506" w:rsidP="00814506"/>
    <w:p w14:paraId="02487481" w14:textId="00E249C2" w:rsidR="006E3777" w:rsidRDefault="000B6764" w:rsidP="00814506">
      <w:r>
        <w:br w:type="page"/>
      </w:r>
    </w:p>
    <w:p w14:paraId="6D19322B" w14:textId="77777777" w:rsidR="00933C7B" w:rsidRDefault="00933C7B" w:rsidP="00FA36F3">
      <w:pPr>
        <w:pStyle w:val="Heading2"/>
      </w:pPr>
      <w:bookmarkStart w:id="58" w:name="_Toc224480561"/>
      <w:r>
        <w:lastRenderedPageBreak/>
        <w:t>Three</w:t>
      </w:r>
      <w:bookmarkEnd w:id="58"/>
    </w:p>
    <w:p w14:paraId="3E5061F4" w14:textId="0667F917" w:rsidR="00716864" w:rsidRDefault="00716864" w:rsidP="00FA36F3">
      <w:pPr>
        <w:pStyle w:val="Heading2"/>
      </w:pPr>
      <w:bookmarkStart w:id="59" w:name="_Toc224480562"/>
      <w:commentRangeStart w:id="60"/>
      <w:commentRangeStart w:id="61"/>
      <w:del w:id="62" w:author="Joel Karr" w:date="2026-03-15T17:53:00Z" w16du:dateUtc="2026-03-15T22:53:00Z">
        <w:r w:rsidDel="004C28DD">
          <w:delText>The Hidden Cost of Starting from Scratch</w:delText>
        </w:r>
        <w:commentRangeEnd w:id="60"/>
        <w:r w:rsidDel="004C28DD">
          <w:rPr>
            <w:rStyle w:val="CommentReference"/>
            <w:sz w:val="32"/>
            <w:szCs w:val="32"/>
          </w:rPr>
          <w:commentReference w:id="60"/>
        </w:r>
        <w:commentRangeEnd w:id="61"/>
        <w:r w:rsidDel="004C28DD">
          <w:rPr>
            <w:rStyle w:val="CommentReference"/>
            <w:sz w:val="32"/>
            <w:szCs w:val="32"/>
          </w:rPr>
          <w:commentReference w:id="61"/>
        </w:r>
      </w:del>
      <w:bookmarkEnd w:id="59"/>
      <w:ins w:id="63" w:author="Joel Karr" w:date="2026-03-15T17:53:00Z" w16du:dateUtc="2026-03-15T22:53:00Z">
        <w:r w:rsidR="004C28DD">
          <w:t>Think Now, Build Later</w:t>
        </w:r>
      </w:ins>
    </w:p>
    <w:p w14:paraId="24B6C98C" w14:textId="77777777" w:rsidR="00716864" w:rsidRDefault="00716864" w:rsidP="00716864"/>
    <w:p w14:paraId="746E9032" w14:textId="77777777" w:rsidR="004B77F0" w:rsidRPr="004B77F0" w:rsidRDefault="004B77F0" w:rsidP="004B77F0">
      <w:r w:rsidRPr="004B77F0">
        <w:t xml:space="preserve">Sitting in a small conference room, I listened as a team of top software consultants walked through the remaining work left on a large project. I </w:t>
      </w:r>
      <w:proofErr w:type="gramStart"/>
      <w:r w:rsidRPr="004B77F0">
        <w:t>had</w:t>
      </w:r>
      <w:proofErr w:type="gramEnd"/>
      <w:r w:rsidRPr="004B77F0">
        <w:t xml:space="preserve"> just joined a large publicly traded company. They'd signed a multi-million-dollar statement of work with this firm to deliver a product expected to generate major revenue in its first year.</w:t>
      </w:r>
    </w:p>
    <w:p w14:paraId="509EC885" w14:textId="2747B4D1" w:rsidR="004B77F0" w:rsidRPr="004B77F0" w:rsidRDefault="004B77F0" w:rsidP="004B77F0">
      <w:r w:rsidRPr="004B77F0">
        <w:t>For the first few minutes, it was the usual consultant talk about cutting-edge tech stacks, new frameworks, and ability to scale. The team had chosen Azure Service Fabric even though nobody had built anything with it before. Microsoft was pushing it hard, and the consultants were betting on Microsoft winning the race against Kubernetes. They'd already been working for a couple of months and were confident they could figure it out, but some strange things were happening. Sometimes updates to the database would persist days later</w:t>
      </w:r>
      <w:r>
        <w:t xml:space="preserve">, </w:t>
      </w:r>
      <w:r w:rsidRPr="004B77F0">
        <w:t>something that would be hard to do even intentionally. No one could explain it yet.</w:t>
      </w:r>
    </w:p>
    <w:p w14:paraId="767F87FB" w14:textId="77777777" w:rsidR="004B77F0" w:rsidRPr="004B77F0" w:rsidRDefault="004B77F0" w:rsidP="004B77F0">
      <w:r w:rsidRPr="004B77F0">
        <w:t>Then I heard something that made me sit up straight. When they totaled up all the estimates, the product wouldn't be ready for another ten months. That was a problem. The U.S. Securities and Exchange Commission had regulations taking effect in just six months. If the product wasn't ready, we would lose all the revenue.</w:t>
      </w:r>
    </w:p>
    <w:p w14:paraId="15909715" w14:textId="77777777" w:rsidR="004B77F0" w:rsidRPr="004B77F0" w:rsidRDefault="004B77F0" w:rsidP="004B77F0">
      <w:r w:rsidRPr="004B77F0">
        <w:t xml:space="preserve">As they walked through the timeline, it echoed my experience in the cloud room from years earlier. The ambitious goals were similar. And so were the barriers to success: new technology, too many unknowns, and cost estimates that seemed to be arbitrary. We would later discover that Service Fabric's retry mechanism had an exponential backoff, and because of how noisy the system was designed, sometimes it took over thirty attempts before a save could </w:t>
      </w:r>
      <w:proofErr w:type="gramStart"/>
      <w:r w:rsidRPr="004B77F0">
        <w:t>actually update</w:t>
      </w:r>
      <w:proofErr w:type="gramEnd"/>
      <w:r w:rsidRPr="004B77F0">
        <w:t xml:space="preserve"> the database. The consultants were building on a foundation they didn't understand, and their timeline reflected it.</w:t>
      </w:r>
    </w:p>
    <w:p w14:paraId="6700AD82" w14:textId="77777777" w:rsidR="004B77F0" w:rsidRPr="004B77F0" w:rsidRDefault="004B77F0" w:rsidP="004B77F0">
      <w:r w:rsidRPr="004B77F0">
        <w:t>I left the room with my mind racing. Could we reduce scope? Could we change the approach? I couldn't call the SEC and ask for an extension. I needed a plan, and I needed it fast.</w:t>
      </w:r>
    </w:p>
    <w:p w14:paraId="6916AF3F" w14:textId="77777777" w:rsidR="008B1C5D" w:rsidRDefault="008B1C5D" w:rsidP="00716864"/>
    <w:p w14:paraId="46FFC2D7" w14:textId="6E7D1260" w:rsidR="00AF10A2" w:rsidRDefault="00716864" w:rsidP="00716864">
      <w:r>
        <w:t>I kept coming back to one thing. Most of the</w:t>
      </w:r>
      <w:r w:rsidR="00096C4A">
        <w:t xml:space="preserve"> consultant’s</w:t>
      </w:r>
      <w:r>
        <w:t xml:space="preserve"> time was allocated to researching and testing new ideas. </w:t>
      </w:r>
      <w:r w:rsidR="003515E9" w:rsidRPr="003515E9">
        <w:t xml:space="preserve">What if we stopped learning and started building? </w:t>
      </w:r>
      <w:r w:rsidR="003515E9">
        <w:t xml:space="preserve"> </w:t>
      </w:r>
      <w:r>
        <w:t xml:space="preserve">What if we focused on our strengths and used approaches that we knew would work? </w:t>
      </w:r>
    </w:p>
    <w:p w14:paraId="35A92E28" w14:textId="4F36EFA0" w:rsidR="00716864" w:rsidRPr="00716864" w:rsidRDefault="00397015" w:rsidP="00716864">
      <w:r w:rsidRPr="00397015">
        <w:lastRenderedPageBreak/>
        <w:t xml:space="preserve">I pulled in Richie. He'd been next to me in the cloud room years earlier, and I'd hired him as </w:t>
      </w:r>
      <w:r w:rsidR="00FB711E">
        <w:t>our</w:t>
      </w:r>
      <w:r w:rsidRPr="00397015">
        <w:t xml:space="preserve"> director of engineering when I joined the company. We'd </w:t>
      </w:r>
      <w:r w:rsidR="00716864">
        <w:t>fought through the same challenges with new tech and too many unknowns. We spent the next few hours breaking down the solution into known approaches.</w:t>
      </w:r>
    </w:p>
    <w:p w14:paraId="316EFACE" w14:textId="77777777" w:rsidR="00176DA2" w:rsidRDefault="00716864" w:rsidP="00716864">
      <w:pPr>
        <w:rPr>
          <w:ins w:id="64" w:author="Joel Karr" w:date="2026-03-15T17:59:00Z" w16du:dateUtc="2026-03-15T22:59:00Z"/>
        </w:rPr>
      </w:pPr>
      <w:commentRangeStart w:id="65"/>
      <w:r>
        <w:t xml:space="preserve">We ended up with a detailed list of tasks that we were confident could deliver the business value our customers were expecting within six months. </w:t>
      </w:r>
      <w:r w:rsidR="00733A93">
        <w:t xml:space="preserve">We would use Azure Functions and build domain APIs. </w:t>
      </w:r>
      <w:r w:rsidR="005F16DC">
        <w:t>We needed an ingestion engine to map data from various customers</w:t>
      </w:r>
      <w:r w:rsidR="00176DA2">
        <w:t>’</w:t>
      </w:r>
      <w:r w:rsidR="005F16DC">
        <w:t xml:space="preserve"> </w:t>
      </w:r>
      <w:r w:rsidR="00190C0A">
        <w:t xml:space="preserve">reports. Events would trigger validation rules to run anytime data was updated. </w:t>
      </w:r>
      <w:r w:rsidR="00176DA2">
        <w:t>Everything we laid out was something that the team had built before.</w:t>
      </w:r>
    </w:p>
    <w:p w14:paraId="373029A0" w14:textId="23AFC843" w:rsidR="00F5242F" w:rsidRDefault="00F5242F" w:rsidP="00716864">
      <w:ins w:id="66" w:author="Joel Karr" w:date="2026-03-15T17:59:00Z">
        <w:r w:rsidRPr="00F5242F">
          <w:t>The thinking was done before a single line of code was written. When building started, the only question left was execution.</w:t>
        </w:r>
      </w:ins>
    </w:p>
    <w:p w14:paraId="365C8860" w14:textId="446B23CA" w:rsidR="00716864" w:rsidRPr="00716864" w:rsidDel="00F5242F" w:rsidRDefault="00716864" w:rsidP="00716864">
      <w:pPr>
        <w:rPr>
          <w:del w:id="67" w:author="Joel Karr" w:date="2026-03-15T17:59:00Z" w16du:dateUtc="2026-03-15T22:59:00Z"/>
        </w:rPr>
      </w:pPr>
      <w:del w:id="68" w:author="Joel Karr" w:date="2026-03-15T17:59:00Z" w16du:dateUtc="2026-03-15T22:59:00Z">
        <w:r w:rsidDel="00F5242F">
          <w:delText>Hitting that deadline meant protecting the millions in revenue our company had already committed to investors. Over the next few months, anytime that scope changed, we checked to see if the change added new tasks. If it did, then we knew that we had to find ways to pick up the extra tasks without extending our timeline.</w:delText>
        </w:r>
      </w:del>
    </w:p>
    <w:p w14:paraId="16E8AE88" w14:textId="5B0FF31A" w:rsidR="00716864" w:rsidRPr="00716864" w:rsidDel="00F5242F" w:rsidRDefault="00716864" w:rsidP="00716864">
      <w:pPr>
        <w:rPr>
          <w:del w:id="69" w:author="Joel Karr" w:date="2026-03-15T17:59:00Z" w16du:dateUtc="2026-03-15T22:59:00Z"/>
        </w:rPr>
      </w:pPr>
      <w:del w:id="70" w:author="Joel Karr" w:date="2026-03-15T17:59:00Z" w16du:dateUtc="2026-03-15T22:59:00Z">
        <w:r w:rsidDel="00F5242F">
          <w:delText>We were successful not because we worked long hours or drastically cut scope. Our success came from limiting unknowns and sticking to a detailed plan everyone understood.</w:delText>
        </w:r>
        <w:commentRangeEnd w:id="65"/>
        <w:r w:rsidDel="00F5242F">
          <w:rPr>
            <w:rStyle w:val="CommentReference"/>
            <w:sz w:val="24"/>
            <w:szCs w:val="24"/>
          </w:rPr>
          <w:commentReference w:id="65"/>
        </w:r>
      </w:del>
    </w:p>
    <w:p w14:paraId="777C6135" w14:textId="2D6842A9" w:rsidR="00716864" w:rsidDel="007C2D6E" w:rsidRDefault="00716864" w:rsidP="00716864">
      <w:pPr>
        <w:rPr>
          <w:del w:id="71" w:author="Joel Karr" w:date="2026-03-15T17:59:00Z" w16du:dateUtc="2026-03-15T22:59:00Z"/>
        </w:rPr>
      </w:pPr>
      <w:del w:id="72" w:author="Joel Karr" w:date="2026-03-15T17:59:00Z" w16du:dateUtc="2026-03-15T22:59:00Z">
        <w:r w:rsidDel="00F5242F">
          <w:delText xml:space="preserve">The plan the consultants had created for their own estimates required learning and building simultaneously. We separated those activities. </w:delText>
        </w:r>
        <w:commentRangeStart w:id="73"/>
        <w:r w:rsidDel="00F5242F">
          <w:delText>We learned during planning, then executed during building</w:delText>
        </w:r>
        <w:commentRangeEnd w:id="73"/>
        <w:r w:rsidDel="00F5242F">
          <w:rPr>
            <w:rStyle w:val="CommentReference"/>
            <w:sz w:val="24"/>
            <w:szCs w:val="24"/>
          </w:rPr>
          <w:commentReference w:id="73"/>
        </w:r>
        <w:r w:rsidDel="00F5242F">
          <w:delText>.</w:delText>
        </w:r>
      </w:del>
    </w:p>
    <w:p w14:paraId="53612CE2" w14:textId="34ADB0F3" w:rsidR="007C2D6E" w:rsidRDefault="007C2D6E">
      <w:pPr>
        <w:pStyle w:val="Heading3"/>
        <w:rPr>
          <w:ins w:id="74" w:author="Joel Karr" w:date="2026-03-15T18:00:00Z" w16du:dateUtc="2026-03-15T23:00:00Z"/>
        </w:rPr>
        <w:pPrChange w:id="75" w:author="Joel Karr" w:date="2026-03-15T18:00:00Z" w16du:dateUtc="2026-03-15T23:00:00Z">
          <w:pPr/>
        </w:pPrChange>
      </w:pPr>
      <w:ins w:id="76" w:author="Joel Karr" w:date="2026-03-15T18:00:00Z" w16du:dateUtc="2026-03-15T23:00:00Z">
        <w:r>
          <w:t>What a Task Template Looks Like</w:t>
        </w:r>
      </w:ins>
    </w:p>
    <w:p w14:paraId="09E7892E" w14:textId="6DFA48ED" w:rsidR="000303E6" w:rsidRPr="00716864" w:rsidRDefault="006F450E" w:rsidP="00716864">
      <w:commentRangeStart w:id="77"/>
      <w:r>
        <w:t>I started calling these task templates, pre-built approaches for common problems that eliminate repeated decision-making.</w:t>
      </w:r>
      <w:commentRangeEnd w:id="77"/>
      <w:r>
        <w:rPr>
          <w:rStyle w:val="CommentReference"/>
          <w:sz w:val="24"/>
          <w:szCs w:val="24"/>
        </w:rPr>
        <w:commentReference w:id="77"/>
      </w:r>
      <w:r w:rsidR="00C70F44">
        <w:t xml:space="preserve"> </w:t>
      </w:r>
      <w:r w:rsidR="000303E6">
        <w:t xml:space="preserve">A task template </w:t>
      </w:r>
      <w:r w:rsidR="00F77575">
        <w:t>grouped</w:t>
      </w:r>
      <w:r w:rsidR="00364613">
        <w:t xml:space="preserve"> smaller </w:t>
      </w:r>
      <w:r w:rsidR="00F77575">
        <w:t xml:space="preserve">well-known </w:t>
      </w:r>
      <w:r w:rsidR="00364613">
        <w:t xml:space="preserve">tasks </w:t>
      </w:r>
      <w:r w:rsidR="00F77575">
        <w:t xml:space="preserve">together with </w:t>
      </w:r>
      <w:r w:rsidR="00437F03">
        <w:t xml:space="preserve">interfaces and objects. The team could discuss what API endpoints they </w:t>
      </w:r>
      <w:r w:rsidR="006A1812">
        <w:t>needed</w:t>
      </w:r>
      <w:r w:rsidR="00437F03">
        <w:t xml:space="preserve"> or how to structure objects without getting overwhelmed </w:t>
      </w:r>
      <w:r w:rsidR="006A1812">
        <w:t>by</w:t>
      </w:r>
      <w:r w:rsidR="00437F03">
        <w:t xml:space="preserve"> </w:t>
      </w:r>
      <w:r w:rsidR="000D79D8">
        <w:t>every small detail.</w:t>
      </w:r>
      <w:r w:rsidR="00BA654C">
        <w:t xml:space="preserve"> They function</w:t>
      </w:r>
      <w:r w:rsidR="006A1812">
        <w:t>ed</w:t>
      </w:r>
      <w:r w:rsidR="00BA654C">
        <w:t xml:space="preserve"> like a sort of Mad</w:t>
      </w:r>
      <w:r w:rsidR="006A1812">
        <w:t xml:space="preserve"> </w:t>
      </w:r>
      <w:r w:rsidR="00BA654C">
        <w:t xml:space="preserve">Libs where you </w:t>
      </w:r>
      <w:r w:rsidR="006A1812">
        <w:t>fill</w:t>
      </w:r>
      <w:r w:rsidR="00BA654C">
        <w:t xml:space="preserve"> in domain objects and </w:t>
      </w:r>
      <w:r w:rsidR="00630B69">
        <w:t>interface</w:t>
      </w:r>
      <w:r w:rsidR="00BA654C">
        <w:t xml:space="preserve"> </w:t>
      </w:r>
      <w:proofErr w:type="gramStart"/>
      <w:r w:rsidR="00BA654C">
        <w:t>methods</w:t>
      </w:r>
      <w:proofErr w:type="gramEnd"/>
      <w:r w:rsidR="00BA654C">
        <w:t xml:space="preserve"> and </w:t>
      </w:r>
      <w:r w:rsidR="00630B69">
        <w:t>the rest of the execution remains the same.</w:t>
      </w:r>
    </w:p>
    <w:p w14:paraId="104975BD" w14:textId="145E23C8" w:rsidR="00716864" w:rsidRPr="00716864" w:rsidDel="00DA2AA8" w:rsidRDefault="00716864" w:rsidP="00716864">
      <w:pPr>
        <w:rPr>
          <w:del w:id="78" w:author="Joel Karr" w:date="2026-03-15T18:00:00Z" w16du:dateUtc="2026-03-15T23:00:00Z"/>
        </w:rPr>
      </w:pPr>
      <w:del w:id="79" w:author="Joel Karr" w:date="2026-03-15T18:00:00Z" w16du:dateUtc="2026-03-15T23:00:00Z">
        <w:r w:rsidDel="00DA2AA8">
          <w:delText>Most teams treat every feature like it’s never been done before</w:delText>
        </w:r>
        <w:r w:rsidR="00630B69" w:rsidDel="00DA2AA8">
          <w:delText xml:space="preserve">. </w:delText>
        </w:r>
        <w:r w:rsidR="003F762F" w:rsidDel="00DA2AA8">
          <w:delText>SQL vs Postgres is debated until someone suggests MongoDB or CosmosDB</w:delText>
        </w:r>
        <w:r w:rsidDel="00DA2AA8">
          <w:delText xml:space="preserve">. </w:delText>
        </w:r>
        <w:r w:rsidR="001F3BFF" w:rsidDel="00DA2AA8">
          <w:delText>The</w:delText>
        </w:r>
        <w:r w:rsidDel="00DA2AA8">
          <w:delText xml:space="preserve"> same architectural decisions </w:delText>
        </w:r>
        <w:r w:rsidR="001F3BFF" w:rsidDel="00DA2AA8">
          <w:delText>get relitigated</w:delText>
        </w:r>
        <w:r w:rsidDel="00DA2AA8">
          <w:delText>, the same technology trade-offs</w:delText>
        </w:r>
        <w:r w:rsidR="00A42172" w:rsidDel="00DA2AA8">
          <w:delText xml:space="preserve"> </w:delText>
        </w:r>
        <w:r w:rsidR="00F632A2" w:rsidDel="00DA2AA8">
          <w:delText>get researched</w:delText>
        </w:r>
        <w:r w:rsidDel="00DA2AA8">
          <w:delText>, and solutions to problems they’ve solved before</w:delText>
        </w:r>
        <w:r w:rsidR="00F632A2" w:rsidDel="00DA2AA8">
          <w:delText xml:space="preserve"> get reinvented from scratch</w:delText>
        </w:r>
        <w:r w:rsidDel="00DA2AA8">
          <w:delText>.</w:delText>
        </w:r>
      </w:del>
    </w:p>
    <w:p w14:paraId="6D369E83" w14:textId="464F5E58" w:rsidR="00716864" w:rsidRPr="00716864" w:rsidDel="00DA2AA8" w:rsidRDefault="00D71506" w:rsidP="00716864">
      <w:pPr>
        <w:rPr>
          <w:del w:id="80" w:author="Joel Karr" w:date="2026-03-15T18:00:00Z" w16du:dateUtc="2026-03-15T23:00:00Z"/>
        </w:rPr>
      </w:pPr>
      <w:commentRangeStart w:id="81"/>
      <w:del w:id="82" w:author="Joel Karr" w:date="2026-03-15T18:00:00Z" w16du:dateUtc="2026-03-15T23:00:00Z">
        <w:r w:rsidDel="00DA2AA8">
          <w:delText xml:space="preserve">Oftentimes, we know we should stick to well-proven approaches, but the pressure to deliver faster tempts us into trying something new. Software engineers are constantly </w:delText>
        </w:r>
        <w:r w:rsidDel="00DA2AA8">
          <w:lastRenderedPageBreak/>
          <w:delText>required to make decisions under pressure with incomplete information. But instead of treating challenging like a new puzzle to solve, great engineers work differently. They turn what has worked in the past into task templates that they can draw on in the future, reducing complex decisions into predictable execution.</w:delText>
        </w:r>
        <w:commentRangeEnd w:id="81"/>
        <w:r w:rsidDel="00DA2AA8">
          <w:rPr>
            <w:rStyle w:val="CommentReference"/>
            <w:sz w:val="24"/>
            <w:szCs w:val="24"/>
          </w:rPr>
          <w:commentReference w:id="81"/>
        </w:r>
      </w:del>
    </w:p>
    <w:p w14:paraId="34B7B1CE" w14:textId="28D5A2FA" w:rsidR="00250C1D" w:rsidRPr="0005662C" w:rsidDel="007C2D6E" w:rsidRDefault="00716864" w:rsidP="00250C1D">
      <w:pPr>
        <w:pStyle w:val="Heading3"/>
        <w:rPr>
          <w:del w:id="83" w:author="Joel Karr" w:date="2026-03-15T17:59:00Z" w16du:dateUtc="2026-03-15T22:59:00Z"/>
          <w:moveTo w:id="84" w:author="Joel Karr" w:date="2026-03-15T17:56:00Z" w16du:dateUtc="2026-03-15T22:56:00Z"/>
        </w:rPr>
      </w:pPr>
      <w:del w:id="85" w:author="Joel Karr" w:date="2026-03-15T18:00:00Z" w16du:dateUtc="2026-03-15T23:00:00Z">
        <w:r w:rsidDel="00DA2AA8">
          <w:delText>A key skill is recognizing patterns. Many features are variations of the same building blocks: reading and writing data, applying business logic, and triggering events. If you have built strong task templates for each, you can use them to deliver countless different features.</w:delText>
        </w:r>
      </w:del>
      <w:moveToRangeStart w:id="86" w:author="Joel Karr" w:date="2026-03-15T17:56:00Z" w:name="move224489806"/>
      <w:moveTo w:id="87" w:author="Joel Karr" w:date="2026-03-15T17:56:00Z" w16du:dateUtc="2026-03-15T22:56:00Z">
        <w:del w:id="88" w:author="Joel Karr" w:date="2026-03-15T17:59:00Z" w16du:dateUtc="2026-03-15T22:59:00Z">
          <w:r w:rsidR="00250C1D" w:rsidDel="007C2D6E">
            <w:delText>What a Template Looks Like</w:delText>
          </w:r>
        </w:del>
      </w:moveTo>
    </w:p>
    <w:p w14:paraId="062CFE09" w14:textId="77777777" w:rsidR="00250C1D" w:rsidRPr="0005662C" w:rsidRDefault="00250C1D" w:rsidP="00250C1D">
      <w:pPr>
        <w:rPr>
          <w:moveTo w:id="89" w:author="Joel Karr" w:date="2026-03-15T17:56:00Z" w16du:dateUtc="2026-03-15T22:56:00Z"/>
        </w:rPr>
      </w:pPr>
      <w:moveTo w:id="90" w:author="Joel Karr" w:date="2026-03-15T17:56:00Z" w16du:dateUtc="2026-03-15T22:56:00Z">
        <w:r>
          <w:t>Here's one I've used for building a standard CRUD API:</w:t>
        </w:r>
      </w:moveTo>
    </w:p>
    <w:p w14:paraId="071A5CB7" w14:textId="77777777" w:rsidR="00250C1D" w:rsidRPr="0005662C" w:rsidRDefault="00250C1D" w:rsidP="00250C1D">
      <w:pPr>
        <w:rPr>
          <w:moveTo w:id="91" w:author="Joel Karr" w:date="2026-03-15T17:56:00Z" w16du:dateUtc="2026-03-15T22:56:00Z"/>
        </w:rPr>
      </w:pPr>
      <w:moveTo w:id="92" w:author="Joel Karr" w:date="2026-03-15T17:56:00Z" w16du:dateUtc="2026-03-15T22:56:00Z">
        <w:r>
          <w:rPr>
            <w:b/>
            <w:bCs/>
          </w:rPr>
          <w:t>Template Name:</w:t>
        </w:r>
        <w:r>
          <w:t xml:space="preserve"> Standard CRUD API for DOMAIN_ENTITY with Event Sourcing</w:t>
        </w:r>
      </w:moveTo>
    </w:p>
    <w:p w14:paraId="196389DC" w14:textId="77777777" w:rsidR="00250C1D" w:rsidRPr="0005662C" w:rsidRDefault="00250C1D" w:rsidP="00250C1D">
      <w:pPr>
        <w:rPr>
          <w:moveTo w:id="93" w:author="Joel Karr" w:date="2026-03-15T17:56:00Z" w16du:dateUtc="2026-03-15T22:56:00Z"/>
        </w:rPr>
      </w:pPr>
      <w:moveTo w:id="94" w:author="Joel Karr" w:date="2026-03-15T17:56:00Z" w16du:dateUtc="2026-03-15T22:56:00Z">
        <w:r>
          <w:rPr>
            <w:b/>
            <w:bCs/>
          </w:rPr>
          <w:t>Technology Stack:</w:t>
        </w:r>
        <w:r>
          <w:t xml:space="preserve"> ASP.NET Core, </w:t>
        </w:r>
        <w:proofErr w:type="spellStart"/>
        <w:r>
          <w:t>Dapr</w:t>
        </w:r>
        <w:proofErr w:type="spellEnd"/>
        <w:r>
          <w:t xml:space="preserve">, </w:t>
        </w:r>
        <w:proofErr w:type="spellStart"/>
        <w:r>
          <w:t>MediatR</w:t>
        </w:r>
        <w:proofErr w:type="spellEnd"/>
        <w:r>
          <w:t>, Entity Framework</w:t>
        </w:r>
      </w:moveTo>
    </w:p>
    <w:p w14:paraId="1AAC8B4D" w14:textId="77777777" w:rsidR="00250C1D" w:rsidRPr="0005662C" w:rsidRDefault="00250C1D" w:rsidP="00250C1D">
      <w:pPr>
        <w:rPr>
          <w:moveTo w:id="95" w:author="Joel Karr" w:date="2026-03-15T17:56:00Z" w16du:dateUtc="2026-03-15T22:56:00Z"/>
        </w:rPr>
      </w:pPr>
      <w:moveTo w:id="96" w:author="Joel Karr" w:date="2026-03-15T17:56:00Z" w16du:dateUtc="2026-03-15T22:56:00Z">
        <w:r>
          <w:rPr>
            <w:b/>
            <w:bCs/>
          </w:rPr>
          <w:t>Development Tasks:</w:t>
        </w:r>
      </w:moveTo>
    </w:p>
    <w:p w14:paraId="6868BC4C" w14:textId="77777777" w:rsidR="00250C1D" w:rsidRPr="0005662C" w:rsidRDefault="00250C1D" w:rsidP="00250C1D">
      <w:pPr>
        <w:numPr>
          <w:ilvl w:val="0"/>
          <w:numId w:val="6"/>
        </w:numPr>
        <w:rPr>
          <w:moveTo w:id="97" w:author="Joel Karr" w:date="2026-03-15T17:56:00Z" w16du:dateUtc="2026-03-15T22:56:00Z"/>
        </w:rPr>
      </w:pPr>
      <w:moveTo w:id="98" w:author="Joel Karr" w:date="2026-03-15T17:56:00Z" w16du:dateUtc="2026-03-15T22:56:00Z">
        <w:r>
          <w:t>Create domain entity classes</w:t>
        </w:r>
      </w:moveTo>
    </w:p>
    <w:p w14:paraId="150C99B6" w14:textId="77777777" w:rsidR="00250C1D" w:rsidRPr="0005662C" w:rsidRDefault="00250C1D" w:rsidP="00250C1D">
      <w:pPr>
        <w:numPr>
          <w:ilvl w:val="0"/>
          <w:numId w:val="6"/>
        </w:numPr>
        <w:rPr>
          <w:moveTo w:id="99" w:author="Joel Karr" w:date="2026-03-15T17:56:00Z" w16du:dateUtc="2026-03-15T22:56:00Z"/>
        </w:rPr>
      </w:pPr>
      <w:moveTo w:id="100" w:author="Joel Karr" w:date="2026-03-15T17:56:00Z" w16du:dateUtc="2026-03-15T22:56:00Z">
        <w:r>
          <w:t xml:space="preserve">Set up Entity Framework </w:t>
        </w:r>
        <w:proofErr w:type="spellStart"/>
        <w:r>
          <w:t>DbContext</w:t>
        </w:r>
        <w:proofErr w:type="spellEnd"/>
        <w:r>
          <w:t xml:space="preserve"> and configure entity mappings</w:t>
        </w:r>
      </w:moveTo>
    </w:p>
    <w:p w14:paraId="1F719663" w14:textId="77777777" w:rsidR="00250C1D" w:rsidRPr="0005662C" w:rsidRDefault="00250C1D" w:rsidP="00250C1D">
      <w:pPr>
        <w:numPr>
          <w:ilvl w:val="0"/>
          <w:numId w:val="6"/>
        </w:numPr>
        <w:rPr>
          <w:moveTo w:id="101" w:author="Joel Karr" w:date="2026-03-15T17:56:00Z" w16du:dateUtc="2026-03-15T22:56:00Z"/>
        </w:rPr>
      </w:pPr>
      <w:moveTo w:id="102" w:author="Joel Karr" w:date="2026-03-15T17:56:00Z" w16du:dateUtc="2026-03-15T22:56:00Z">
        <w:r>
          <w:t>Implement command/query handlers</w:t>
        </w:r>
      </w:moveTo>
    </w:p>
    <w:p w14:paraId="63A32170" w14:textId="77777777" w:rsidR="00250C1D" w:rsidRPr="0005662C" w:rsidRDefault="00250C1D" w:rsidP="00250C1D">
      <w:pPr>
        <w:numPr>
          <w:ilvl w:val="0"/>
          <w:numId w:val="6"/>
        </w:numPr>
        <w:rPr>
          <w:moveTo w:id="103" w:author="Joel Karr" w:date="2026-03-15T17:56:00Z" w16du:dateUtc="2026-03-15T22:56:00Z"/>
        </w:rPr>
      </w:pPr>
      <w:moveTo w:id="104" w:author="Joel Karr" w:date="2026-03-15T17:56:00Z" w16du:dateUtc="2026-03-15T22:56:00Z">
        <w:r>
          <w:t>Create a REST API controller</w:t>
        </w:r>
      </w:moveTo>
    </w:p>
    <w:p w14:paraId="0446BEDA" w14:textId="77777777" w:rsidR="00250C1D" w:rsidRPr="0005662C" w:rsidRDefault="00250C1D" w:rsidP="00250C1D">
      <w:pPr>
        <w:numPr>
          <w:ilvl w:val="0"/>
          <w:numId w:val="6"/>
        </w:numPr>
        <w:rPr>
          <w:moveTo w:id="105" w:author="Joel Karr" w:date="2026-03-15T17:56:00Z" w16du:dateUtc="2026-03-15T22:56:00Z"/>
        </w:rPr>
      </w:pPr>
      <w:moveTo w:id="106" w:author="Joel Karr" w:date="2026-03-15T17:56:00Z" w16du:dateUtc="2026-03-15T22:56:00Z">
        <w:r>
          <w:t xml:space="preserve">Set up Request/Response DTOs and </w:t>
        </w:r>
        <w:proofErr w:type="spellStart"/>
        <w:r>
          <w:t>AutoMapper</w:t>
        </w:r>
        <w:proofErr w:type="spellEnd"/>
        <w:r>
          <w:t xml:space="preserve"> profiles for data mapping</w:t>
        </w:r>
      </w:moveTo>
    </w:p>
    <w:p w14:paraId="291459A9" w14:textId="77777777" w:rsidR="00250C1D" w:rsidRPr="0005662C" w:rsidRDefault="00250C1D" w:rsidP="00250C1D">
      <w:pPr>
        <w:numPr>
          <w:ilvl w:val="0"/>
          <w:numId w:val="6"/>
        </w:numPr>
        <w:rPr>
          <w:moveTo w:id="107" w:author="Joel Karr" w:date="2026-03-15T17:56:00Z" w16du:dateUtc="2026-03-15T22:56:00Z"/>
        </w:rPr>
      </w:pPr>
      <w:moveTo w:id="108" w:author="Joel Karr" w:date="2026-03-15T17:56:00Z" w16du:dateUtc="2026-03-15T22:56:00Z">
        <w:r>
          <w:t xml:space="preserve">Add </w:t>
        </w:r>
        <w:proofErr w:type="spellStart"/>
        <w:r>
          <w:t>FluentValidation</w:t>
        </w:r>
        <w:proofErr w:type="spellEnd"/>
        <w:r>
          <w:t xml:space="preserve"> rules</w:t>
        </w:r>
      </w:moveTo>
    </w:p>
    <w:p w14:paraId="0CC05F2C" w14:textId="77777777" w:rsidR="00250C1D" w:rsidRPr="0005662C" w:rsidRDefault="00250C1D" w:rsidP="00250C1D">
      <w:pPr>
        <w:numPr>
          <w:ilvl w:val="0"/>
          <w:numId w:val="6"/>
        </w:numPr>
        <w:rPr>
          <w:moveTo w:id="109" w:author="Joel Karr" w:date="2026-03-15T17:56:00Z" w16du:dateUtc="2026-03-15T22:56:00Z"/>
        </w:rPr>
      </w:pPr>
      <w:moveTo w:id="110" w:author="Joel Karr" w:date="2026-03-15T17:56:00Z" w16du:dateUtc="2026-03-15T22:56:00Z">
        <w:r>
          <w:t>Configure JWT Bearer authentication and authorization policies</w:t>
        </w:r>
      </w:moveTo>
    </w:p>
    <w:p w14:paraId="4B0FC5FE" w14:textId="77777777" w:rsidR="00250C1D" w:rsidRPr="0005662C" w:rsidRDefault="00250C1D" w:rsidP="00250C1D">
      <w:pPr>
        <w:rPr>
          <w:moveTo w:id="111" w:author="Joel Karr" w:date="2026-03-15T17:56:00Z" w16du:dateUtc="2026-03-15T22:56:00Z"/>
        </w:rPr>
      </w:pPr>
      <w:moveTo w:id="112" w:author="Joel Karr" w:date="2026-03-15T17:56:00Z" w16du:dateUtc="2026-03-15T22:56:00Z">
        <w:r>
          <w:t>And here's one for background jobs:</w:t>
        </w:r>
      </w:moveTo>
    </w:p>
    <w:p w14:paraId="372B8527" w14:textId="77777777" w:rsidR="00250C1D" w:rsidRPr="0005662C" w:rsidRDefault="00250C1D" w:rsidP="00250C1D">
      <w:pPr>
        <w:rPr>
          <w:moveTo w:id="113" w:author="Joel Karr" w:date="2026-03-15T17:56:00Z" w16du:dateUtc="2026-03-15T22:56:00Z"/>
        </w:rPr>
      </w:pPr>
      <w:moveTo w:id="114" w:author="Joel Karr" w:date="2026-03-15T17:56:00Z" w16du:dateUtc="2026-03-15T22:56:00Z">
        <w:r>
          <w:rPr>
            <w:b/>
            <w:bCs/>
          </w:rPr>
          <w:t>Template Name:</w:t>
        </w:r>
        <w:r>
          <w:t xml:space="preserve"> Background Job</w:t>
        </w:r>
      </w:moveTo>
    </w:p>
    <w:p w14:paraId="1BA007E1" w14:textId="77777777" w:rsidR="00250C1D" w:rsidRPr="0005662C" w:rsidRDefault="00250C1D" w:rsidP="00250C1D">
      <w:pPr>
        <w:rPr>
          <w:moveTo w:id="115" w:author="Joel Karr" w:date="2026-03-15T17:56:00Z" w16du:dateUtc="2026-03-15T22:56:00Z"/>
        </w:rPr>
      </w:pPr>
      <w:moveTo w:id="116" w:author="Joel Karr" w:date="2026-03-15T17:56:00Z" w16du:dateUtc="2026-03-15T22:56:00Z">
        <w:r>
          <w:rPr>
            <w:b/>
            <w:bCs/>
          </w:rPr>
          <w:t>Technology Stack:</w:t>
        </w:r>
        <w:r>
          <w:t xml:space="preserve"> Azure Function, </w:t>
        </w:r>
        <w:proofErr w:type="spellStart"/>
        <w:r>
          <w:t>Dapr</w:t>
        </w:r>
        <w:proofErr w:type="spellEnd"/>
        <w:r>
          <w:t xml:space="preserve">, </w:t>
        </w:r>
        <w:proofErr w:type="spellStart"/>
        <w:r>
          <w:t>MediatR</w:t>
        </w:r>
        <w:proofErr w:type="spellEnd"/>
      </w:moveTo>
    </w:p>
    <w:p w14:paraId="655B0CFE" w14:textId="77777777" w:rsidR="00250C1D" w:rsidRPr="0005662C" w:rsidRDefault="00250C1D" w:rsidP="00250C1D">
      <w:pPr>
        <w:rPr>
          <w:moveTo w:id="117" w:author="Joel Karr" w:date="2026-03-15T17:56:00Z" w16du:dateUtc="2026-03-15T22:56:00Z"/>
        </w:rPr>
      </w:pPr>
      <w:moveTo w:id="118" w:author="Joel Karr" w:date="2026-03-15T17:56:00Z" w16du:dateUtc="2026-03-15T22:56:00Z">
        <w:r>
          <w:rPr>
            <w:b/>
            <w:bCs/>
          </w:rPr>
          <w:t>Development Tasks:</w:t>
        </w:r>
      </w:moveTo>
    </w:p>
    <w:p w14:paraId="710E4656" w14:textId="77777777" w:rsidR="00250C1D" w:rsidRPr="0005662C" w:rsidRDefault="00250C1D" w:rsidP="00250C1D">
      <w:pPr>
        <w:numPr>
          <w:ilvl w:val="0"/>
          <w:numId w:val="7"/>
        </w:numPr>
        <w:rPr>
          <w:moveTo w:id="119" w:author="Joel Karr" w:date="2026-03-15T17:56:00Z" w16du:dateUtc="2026-03-15T22:56:00Z"/>
        </w:rPr>
      </w:pPr>
      <w:moveTo w:id="120" w:author="Joel Karr" w:date="2026-03-15T17:56:00Z" w16du:dateUtc="2026-03-15T22:56:00Z">
        <w:r>
          <w:t>Create .NET Worker Service project with dependency injection configuration</w:t>
        </w:r>
      </w:moveTo>
    </w:p>
    <w:p w14:paraId="4BAD37D2" w14:textId="77777777" w:rsidR="00250C1D" w:rsidRPr="0005662C" w:rsidRDefault="00250C1D" w:rsidP="00250C1D">
      <w:pPr>
        <w:numPr>
          <w:ilvl w:val="0"/>
          <w:numId w:val="7"/>
        </w:numPr>
        <w:rPr>
          <w:moveTo w:id="121" w:author="Joel Karr" w:date="2026-03-15T17:56:00Z" w16du:dateUtc="2026-03-15T22:56:00Z"/>
        </w:rPr>
      </w:pPr>
      <w:moveTo w:id="122" w:author="Joel Karr" w:date="2026-03-15T17:56:00Z" w16du:dateUtc="2026-03-15T22:56:00Z">
        <w:r>
          <w:t>Set up hosted service class</w:t>
        </w:r>
      </w:moveTo>
    </w:p>
    <w:p w14:paraId="4F434064" w14:textId="77777777" w:rsidR="00250C1D" w:rsidRPr="0005662C" w:rsidRDefault="00250C1D" w:rsidP="00250C1D">
      <w:pPr>
        <w:numPr>
          <w:ilvl w:val="0"/>
          <w:numId w:val="7"/>
        </w:numPr>
        <w:rPr>
          <w:moveTo w:id="123" w:author="Joel Karr" w:date="2026-03-15T17:56:00Z" w16du:dateUtc="2026-03-15T22:56:00Z"/>
        </w:rPr>
      </w:pPr>
      <w:moveTo w:id="124" w:author="Joel Karr" w:date="2026-03-15T17:56:00Z" w16du:dateUtc="2026-03-15T22:56:00Z">
        <w:r>
          <w:t>Implement command handlers with business logic and error handling</w:t>
        </w:r>
      </w:moveTo>
    </w:p>
    <w:p w14:paraId="620A12A5" w14:textId="77777777" w:rsidR="00250C1D" w:rsidRPr="0005662C" w:rsidRDefault="00250C1D" w:rsidP="00250C1D">
      <w:pPr>
        <w:numPr>
          <w:ilvl w:val="0"/>
          <w:numId w:val="7"/>
        </w:numPr>
        <w:rPr>
          <w:moveTo w:id="125" w:author="Joel Karr" w:date="2026-03-15T17:56:00Z" w16du:dateUtc="2026-03-15T22:56:00Z"/>
        </w:rPr>
      </w:pPr>
      <w:moveTo w:id="126" w:author="Joel Karr" w:date="2026-03-15T17:56:00Z" w16du:dateUtc="2026-03-15T22:56:00Z">
        <w:r>
          <w:t>Configure Polly retry policies and circuit breaker patterns</w:t>
        </w:r>
      </w:moveTo>
    </w:p>
    <w:p w14:paraId="377A275F" w14:textId="77777777" w:rsidR="00250C1D" w:rsidRPr="0005662C" w:rsidRDefault="00250C1D" w:rsidP="00250C1D">
      <w:pPr>
        <w:numPr>
          <w:ilvl w:val="0"/>
          <w:numId w:val="7"/>
        </w:numPr>
        <w:rPr>
          <w:moveTo w:id="127" w:author="Joel Karr" w:date="2026-03-15T17:56:00Z" w16du:dateUtc="2026-03-15T22:56:00Z"/>
        </w:rPr>
      </w:pPr>
      <w:moveTo w:id="128" w:author="Joel Karr" w:date="2026-03-15T17:56:00Z" w16du:dateUtc="2026-03-15T22:56:00Z">
        <w:r>
          <w:lastRenderedPageBreak/>
          <w:t>Add structured logging with correlation IDs</w:t>
        </w:r>
      </w:moveTo>
    </w:p>
    <w:p w14:paraId="644542C6" w14:textId="77777777" w:rsidR="00250C1D" w:rsidRPr="0005662C" w:rsidRDefault="00250C1D" w:rsidP="00250C1D">
      <w:pPr>
        <w:numPr>
          <w:ilvl w:val="0"/>
          <w:numId w:val="7"/>
        </w:numPr>
        <w:rPr>
          <w:moveTo w:id="129" w:author="Joel Karr" w:date="2026-03-15T17:56:00Z" w16du:dateUtc="2026-03-15T22:56:00Z"/>
        </w:rPr>
      </w:pPr>
      <w:moveTo w:id="130" w:author="Joel Karr" w:date="2026-03-15T17:56:00Z" w16du:dateUtc="2026-03-15T22:56:00Z">
        <w:r>
          <w:t>Handle dead letter queue scenarios with retry logic</w:t>
        </w:r>
      </w:moveTo>
    </w:p>
    <w:p w14:paraId="501F88E9" w14:textId="77777777" w:rsidR="00250C1D" w:rsidRDefault="00250C1D" w:rsidP="00250C1D">
      <w:pPr>
        <w:rPr>
          <w:ins w:id="131" w:author="Joel Karr" w:date="2026-03-15T18:00:00Z" w16du:dateUtc="2026-03-15T23:00:00Z"/>
        </w:rPr>
      </w:pPr>
      <w:moveTo w:id="132" w:author="Joel Karr" w:date="2026-03-15T17:56:00Z" w16du:dateUtc="2026-03-15T22:56:00Z">
        <w:r>
          <w:t>Your templates will look different depending on your stack and your team's standards. The specifics matter less than having them written down.</w:t>
        </w:r>
      </w:moveTo>
    </w:p>
    <w:p w14:paraId="10DD3F7E" w14:textId="6753DCD0" w:rsidR="00B75CA8" w:rsidRPr="00B75CA8" w:rsidRDefault="00B75CA8" w:rsidP="00B75CA8">
      <w:pPr>
        <w:rPr>
          <w:ins w:id="133" w:author="Joel Karr" w:date="2026-03-15T18:00:00Z"/>
        </w:rPr>
      </w:pPr>
      <w:ins w:id="134" w:author="Joel Karr" w:date="2026-03-15T18:00:00Z">
        <w:r w:rsidRPr="00B75CA8">
          <w:t xml:space="preserve">A good template is also legible to anyone who needs to </w:t>
        </w:r>
        <w:proofErr w:type="gramStart"/>
        <w:r w:rsidRPr="00B75CA8">
          <w:t>execute against</w:t>
        </w:r>
        <w:proofErr w:type="gramEnd"/>
        <w:r w:rsidRPr="00B75CA8">
          <w:t xml:space="preserve"> it. When everyone on your team</w:t>
        </w:r>
      </w:ins>
      <w:ins w:id="135" w:author="Joel Karr" w:date="2026-03-15T18:01:00Z" w16du:dateUtc="2026-03-15T23:01:00Z">
        <w:r>
          <w:t>,</w:t>
        </w:r>
      </w:ins>
      <w:ins w:id="136" w:author="Joel Karr" w:date="2026-03-15T18:00:00Z">
        <w:r w:rsidRPr="00B75CA8">
          <w:t xml:space="preserve"> or anyone you bring into the work</w:t>
        </w:r>
      </w:ins>
      <w:ins w:id="137" w:author="Joel Karr" w:date="2026-03-15T18:01:00Z" w16du:dateUtc="2026-03-15T23:01:00Z">
        <w:r>
          <w:t xml:space="preserve">, </w:t>
        </w:r>
      </w:ins>
      <w:ins w:id="138" w:author="Joel Karr" w:date="2026-03-15T18:00:00Z">
        <w:r w:rsidRPr="00B75CA8">
          <w:t>can look at a template and understand what's expected without a walkthrough, you've compressed the cognitive overhead of coordination into a single document.</w:t>
        </w:r>
      </w:ins>
    </w:p>
    <w:p w14:paraId="2E7E7024" w14:textId="77777777" w:rsidR="00B75CA8" w:rsidRPr="0005662C" w:rsidDel="00993DAC" w:rsidRDefault="00B75CA8" w:rsidP="00250C1D">
      <w:pPr>
        <w:rPr>
          <w:del w:id="139" w:author="Joel Karr" w:date="2026-03-15T18:01:00Z" w16du:dateUtc="2026-03-15T23:01:00Z"/>
          <w:moveTo w:id="140" w:author="Joel Karr" w:date="2026-03-15T17:56:00Z" w16du:dateUtc="2026-03-15T22:56:00Z"/>
        </w:rPr>
      </w:pPr>
    </w:p>
    <w:moveToRangeEnd w:id="86"/>
    <w:p w14:paraId="7CE71275" w14:textId="77777777" w:rsidR="00250C1D" w:rsidRPr="00716864" w:rsidRDefault="00250C1D" w:rsidP="00716864"/>
    <w:p w14:paraId="1CB1B64A" w14:textId="77777777" w:rsidR="00716864" w:rsidRPr="00716864" w:rsidRDefault="00716864" w:rsidP="000B6764">
      <w:pPr>
        <w:pStyle w:val="Heading3"/>
      </w:pPr>
      <w:bookmarkStart w:id="141" w:name="_Toc224480563"/>
      <w:r>
        <w:t>Predictable Teams Move Faster</w:t>
      </w:r>
      <w:bookmarkEnd w:id="141"/>
    </w:p>
    <w:p w14:paraId="68AB062E" w14:textId="2CC30D9C" w:rsidR="00716864" w:rsidRPr="00716864" w:rsidRDefault="0005662C" w:rsidP="00716864">
      <w:r>
        <w:t>Consider a field outside of software where predictability can mean the difference between life and death: firefighting.</w:t>
      </w:r>
    </w:p>
    <w:p w14:paraId="0418EFA0" w14:textId="77777777" w:rsidR="00716864" w:rsidRPr="00716864" w:rsidRDefault="00716864" w:rsidP="00716864">
      <w:r>
        <w:t xml:space="preserve">Firefighters operate in extreme conditions where they are unsure how far a fire has spread or what parts of the structure have been compromised. They can’t afford to stop and debate the best approach. They need to act quickly and reliably so that everyone around them can do the same. </w:t>
      </w:r>
    </w:p>
    <w:p w14:paraId="4BAD8997" w14:textId="77777777" w:rsidR="00716864" w:rsidRPr="00716864" w:rsidRDefault="00716864" w:rsidP="00716864">
      <w:r>
        <w:t>The National Institute for Occupational Health and Safety has repeatedly found that when predictability breaks down through unclear roles, inadequate procedures, or poor communication, the results can be fatal.</w:t>
      </w:r>
    </w:p>
    <w:p w14:paraId="5B845619" w14:textId="77777777" w:rsidR="00716864" w:rsidRPr="00716864" w:rsidRDefault="00716864" w:rsidP="00716864">
      <w:r>
        <w:t>That’s why fire departments train relentlessly. They separate practice from execution. In training, they explore new or innovative approaches. On an actual response call, they rely on predefined playbooks. This lets them operate at an extremely high level of efficiency. Training turns their actions into instinct, and since each firefighter acts predictably, their teammates can make fast, confident decisions too.</w:t>
      </w:r>
    </w:p>
    <w:p w14:paraId="7EE7DAAA" w14:textId="77777777" w:rsidR="00716864" w:rsidRPr="00716864" w:rsidRDefault="00716864" w:rsidP="00716864">
      <w:r>
        <w:t xml:space="preserve">When the alarm sounds, everyone knows their role. The first engine company handles initial </w:t>
      </w:r>
      <w:proofErr w:type="gramStart"/>
      <w:r>
        <w:t>attack</w:t>
      </w:r>
      <w:proofErr w:type="gramEnd"/>
      <w:r>
        <w:t xml:space="preserve"> and </w:t>
      </w:r>
      <w:proofErr w:type="gramStart"/>
      <w:r>
        <w:t>rescue</w:t>
      </w:r>
      <w:proofErr w:type="gramEnd"/>
      <w:r>
        <w:t>. The second engine company establishes water supply. The first ladder company handles ventilation and search operations. Predictability is what allows them to coordinate, even when conditions are chaotic and pressure is high.</w:t>
      </w:r>
    </w:p>
    <w:p w14:paraId="235D36B5" w14:textId="108C965B" w:rsidR="00716864" w:rsidRPr="00716864" w:rsidRDefault="008D2D2C" w:rsidP="00C62194">
      <w:r w:rsidRPr="008D2D2C">
        <w:t xml:space="preserve">Software teams operate under less dramatic pressure, but the principle is the same. </w:t>
      </w:r>
      <w:r>
        <w:t xml:space="preserve"> </w:t>
      </w:r>
      <w:r w:rsidR="00716864">
        <w:t xml:space="preserve">When someone working on a backend API can confidently say when it will be ready, someone working on a frontend task can decide whether to mock out objects or wait to integrate. </w:t>
      </w:r>
      <w:r w:rsidR="00716864">
        <w:lastRenderedPageBreak/>
        <w:t xml:space="preserve">When scope changes, everyone on the team can understand how it will impact their own tasks. </w:t>
      </w:r>
      <w:r w:rsidR="00C62194">
        <w:t xml:space="preserve">Good leaders </w:t>
      </w:r>
      <w:r w:rsidR="00716864">
        <w:t>don’t push for planning to make slide decks look good in board meetings. They do it because the entire company is more successful when all teams know what to expect and can plan accordingly.</w:t>
      </w:r>
    </w:p>
    <w:p w14:paraId="41FDC9D2" w14:textId="06038293" w:rsidR="00716864" w:rsidRPr="00716864" w:rsidRDefault="00716864" w:rsidP="00716864">
      <w:r>
        <w:t>The fire department figured out that even though chaos feels urgent, predictable execution saves lives. Software teams need to apply the same lesson: systematic approaches enable speed under pressure. We know that predictability makes teams move fast, but the biggest obstacle is our temptation to reinvent instead of reusing what already works.</w:t>
      </w:r>
    </w:p>
    <w:p w14:paraId="40344ED0" w14:textId="77777777" w:rsidR="00716864" w:rsidRPr="00716864" w:rsidRDefault="00716864" w:rsidP="000B6764">
      <w:pPr>
        <w:pStyle w:val="Heading3"/>
      </w:pPr>
      <w:bookmarkStart w:id="142" w:name="_Toc224480564"/>
      <w:r>
        <w:t>The Innovation Trap</w:t>
      </w:r>
      <w:bookmarkEnd w:id="142"/>
    </w:p>
    <w:p w14:paraId="5BCC3C48" w14:textId="519F93C1" w:rsidR="0005662C" w:rsidRDefault="0005662C" w:rsidP="00716864">
      <w:r>
        <w:t>Engineers love solving new problems. That's part of what makes the work interesting. This obsession with innovation often backfires. Engineers end up debating architecture for each new product request. Teams spend more time researching and refactoring than building. They abandon working solutions because they think they’re boring, not because they’re broken. The irony is that true engineering value rarely comes from inventing new approaches. It comes from solving real problems with proven patterns.</w:t>
      </w:r>
    </w:p>
    <w:p w14:paraId="6960F0BC" w14:textId="33B44041" w:rsidR="00716864" w:rsidRPr="00716864" w:rsidRDefault="008C51D1" w:rsidP="00716864">
      <w:r>
        <w:t>When I was getting my master’s degree, one of my AI courses had a final project.</w:t>
      </w:r>
      <w:ins w:id="143" w:author="Joel Karr" w:date="2026-03-15T18:02:00Z" w16du:dateUtc="2026-03-15T23:02:00Z">
        <w:r w:rsidR="00993DAC">
          <w:t xml:space="preserve"> </w:t>
        </w:r>
      </w:ins>
      <w:r w:rsidR="00C27B1A">
        <w:t xml:space="preserve">We needed to </w:t>
      </w:r>
      <w:r w:rsidR="00716864">
        <w:t xml:space="preserve">create a bot that would play [The Prisoner’s </w:t>
      </w:r>
      <w:proofErr w:type="gramStart"/>
      <w:r w:rsidR="00716864">
        <w:t>Dilemma](</w:t>
      </w:r>
      <w:proofErr w:type="gramEnd"/>
      <w:r w:rsidR="00716864">
        <w:rPr>
          <w:u w:val="single"/>
        </w:rPr>
        <w:t>https://en.wikipedia.org/wiki/Prisoner’s dilemma</w:t>
      </w:r>
      <w:r w:rsidR="00716864">
        <w:t>) against our classmates’ bots.</w:t>
      </w:r>
    </w:p>
    <w:p w14:paraId="470055AE" w14:textId="2E05190D" w:rsidR="00716864" w:rsidRPr="00716864" w:rsidRDefault="0005662C" w:rsidP="00716864">
      <w:r>
        <w:t>The rules were simple. Two criminals are arrested and held separately. Each can stay silent or betray the other. If both stay silent, they each get one year. If one confesses and the other doesn't, the one who confesses goes free and the other gets five years. If both confess, they each get three years.</w:t>
      </w:r>
    </w:p>
    <w:p w14:paraId="72E3D7F0" w14:textId="52B35BBD" w:rsidR="00716864" w:rsidRPr="00716864" w:rsidRDefault="00716864" w:rsidP="00716864">
      <w:r>
        <w:t>For our class tournament, bots played 10,000 rounds against each opponent. After each round, your bot learned what the other bot had done. The bot with the lowest total number of years sentenced won. The professor had offered an automatic A for whoever could build the best bot.</w:t>
      </w:r>
    </w:p>
    <w:p w14:paraId="29E00953" w14:textId="77777777" w:rsidR="00716864" w:rsidRPr="00716864" w:rsidRDefault="00716864" w:rsidP="00716864">
      <w:r>
        <w:t xml:space="preserve">The game itself was far from new. Robert Axelrod had started a famous international tournament for the game in 1980. Each year people would submit complex strategies from around the </w:t>
      </w:r>
      <w:proofErr w:type="gramStart"/>
      <w:r>
        <w:t>world</w:t>
      </w:r>
      <w:proofErr w:type="gramEnd"/>
      <w:r>
        <w:t xml:space="preserve"> but the same simple strategy always won. The strategy was called “Tit for Tat” and had just two rules: cooperate on the first move, then copy whatever your opponent did on the previous move. That was it.</w:t>
      </w:r>
    </w:p>
    <w:p w14:paraId="12D287CD" w14:textId="45D33F3F" w:rsidR="00716864" w:rsidRPr="00716864" w:rsidRDefault="006B1A64" w:rsidP="00716864">
      <w:r>
        <w:t xml:space="preserve">I was </w:t>
      </w:r>
      <w:r w:rsidR="00B1263C">
        <w:t xml:space="preserve">working full time for </w:t>
      </w:r>
      <w:proofErr w:type="spellStart"/>
      <w:r w:rsidR="00B1263C">
        <w:t>CADworks</w:t>
      </w:r>
      <w:proofErr w:type="spellEnd"/>
      <w:r w:rsidR="00B1263C">
        <w:t xml:space="preserve"> building the same product from the f</w:t>
      </w:r>
      <w:r w:rsidR="0056224B">
        <w:t xml:space="preserve">irst chapter. I was so focused on launching </w:t>
      </w:r>
      <w:proofErr w:type="spellStart"/>
      <w:proofErr w:type="gramStart"/>
      <w:r w:rsidR="0056224B">
        <w:t>BIMXchange</w:t>
      </w:r>
      <w:proofErr w:type="spellEnd"/>
      <w:r w:rsidR="0056224B">
        <w:t>,</w:t>
      </w:r>
      <w:proofErr w:type="gramEnd"/>
      <w:r w:rsidR="0056224B">
        <w:t xml:space="preserve"> that I </w:t>
      </w:r>
      <w:r w:rsidR="003A4018">
        <w:t>hadn’t even started on the final project</w:t>
      </w:r>
      <w:r w:rsidR="006B639D">
        <w:t xml:space="preserve">. I had </w:t>
      </w:r>
      <w:r w:rsidR="003A4018">
        <w:t xml:space="preserve">about </w:t>
      </w:r>
      <w:r w:rsidR="006B639D">
        <w:t>forty-eight hours until the deadline.</w:t>
      </w:r>
    </w:p>
    <w:p w14:paraId="31B0845D" w14:textId="542E28B4" w:rsidR="00716864" w:rsidRPr="00716864" w:rsidRDefault="00716864" w:rsidP="00716864">
      <w:r>
        <w:lastRenderedPageBreak/>
        <w:t>On the plane ride home</w:t>
      </w:r>
      <w:r w:rsidR="003A4018">
        <w:t xml:space="preserve"> from Las Vegas</w:t>
      </w:r>
      <w:r>
        <w:t>, I started the project</w:t>
      </w:r>
      <w:r w:rsidR="003A4018">
        <w:t>.</w:t>
      </w:r>
      <w:r>
        <w:t xml:space="preserve"> </w:t>
      </w:r>
      <w:r w:rsidR="003A4018">
        <w:t xml:space="preserve"> I </w:t>
      </w:r>
      <w:r>
        <w:t>didn’t have time to develop an elegant strategy. The professor had told us about how the same simple strategy had always won Axelrod’s tournament, but that couldn’t be the answer, could it?</w:t>
      </w:r>
    </w:p>
    <w:p w14:paraId="5BD2A2CC" w14:textId="77777777" w:rsidR="00716864" w:rsidRPr="00716864" w:rsidRDefault="00716864" w:rsidP="00716864">
      <w:r>
        <w:t>Poor time management worked to my advantage. I couldn’t waste time trying to outwit my classmates, so I built a simple bot with one slight adjustment. The professor had shown us four slight variations of the Tit for Tat strategy. I created a bot that would try each of those for 100 rounds each. After 400 rounds, whichever bot had performed the best, I would use for the remaining rounds against that opponent.</w:t>
      </w:r>
    </w:p>
    <w:p w14:paraId="7156C8A0" w14:textId="6546C1EE" w:rsidR="0005662C" w:rsidRDefault="0005662C" w:rsidP="00716864">
      <w:r>
        <w:t>And to my surprise, I won the tournament, by trusting what already worked.</w:t>
      </w:r>
    </w:p>
    <w:p w14:paraId="23F1B3CE" w14:textId="39DC14A9" w:rsidR="00195301" w:rsidRDefault="00195301" w:rsidP="00716864">
      <w:r w:rsidRPr="00195301">
        <w:t xml:space="preserve">The students who had spent weeks crafting elaborate strategies all lost to a </w:t>
      </w:r>
      <w:proofErr w:type="gramStart"/>
      <w:r w:rsidRPr="00195301">
        <w:t>bot</w:t>
      </w:r>
      <w:proofErr w:type="gramEnd"/>
      <w:r w:rsidRPr="00195301">
        <w:t xml:space="preserve"> I built on a plane ride home. They were so focused on outsmarting each other that they overlooked the decades of evidence showing that simplicity wins. It's the same trap software teams fall into every day. The proven approach feels too simple to be the answer, so they reach for something more complex and end up worse off.</w:t>
      </w:r>
    </w:p>
    <w:p w14:paraId="23F07E59" w14:textId="25236506" w:rsidR="00550AEA" w:rsidDel="00021A72" w:rsidRDefault="008C0497">
      <w:pPr>
        <w:pStyle w:val="Heading3"/>
        <w:rPr>
          <w:del w:id="144" w:author="Joel Karr" w:date="2026-03-15T18:02:00Z" w16du:dateUtc="2026-03-15T23:02:00Z"/>
        </w:rPr>
        <w:pPrChange w:id="145" w:author="Joel Karr" w:date="2026-03-15T17:48:00Z" w16du:dateUtc="2026-03-15T22:48:00Z">
          <w:pPr/>
        </w:pPrChange>
      </w:pPr>
      <w:del w:id="146" w:author="Joel Karr" w:date="2026-03-15T18:02:00Z" w16du:dateUtc="2026-03-15T23:02:00Z">
        <w:r w:rsidRPr="008C0497" w:rsidDel="00021A72">
          <w:delText>What Task Templates Solve</w:delText>
        </w:r>
      </w:del>
    </w:p>
    <w:p w14:paraId="1CFEFA60" w14:textId="77777777" w:rsidR="00550AEA" w:rsidRPr="00716864" w:rsidDel="00D97F94" w:rsidRDefault="00550AEA" w:rsidP="00716864">
      <w:pPr>
        <w:rPr>
          <w:del w:id="147" w:author="Joel Karr" w:date="2026-03-15T17:48:00Z" w16du:dateUtc="2026-03-15T22:48:00Z"/>
        </w:rPr>
      </w:pPr>
    </w:p>
    <w:p w14:paraId="7DA9BC2A" w14:textId="24A89B93" w:rsidR="00716864" w:rsidRPr="00716864" w:rsidRDefault="00716864" w:rsidP="000B6764">
      <w:pPr>
        <w:pStyle w:val="Heading3"/>
      </w:pPr>
      <w:bookmarkStart w:id="148" w:name="_Toc224480565"/>
      <w:r>
        <w:t xml:space="preserve">Building </w:t>
      </w:r>
      <w:ins w:id="149" w:author="Joel Karr" w:date="2026-03-15T18:02:00Z" w16du:dateUtc="2026-03-15T23:02:00Z">
        <w:r w:rsidR="00021A72">
          <w:t xml:space="preserve">Your </w:t>
        </w:r>
      </w:ins>
      <w:r>
        <w:t>Task Templates</w:t>
      </w:r>
      <w:bookmarkEnd w:id="148"/>
    </w:p>
    <w:p w14:paraId="50E4BFA3" w14:textId="77777777" w:rsidR="0005662C" w:rsidRPr="0005662C" w:rsidRDefault="0005662C" w:rsidP="0005662C">
      <w:r>
        <w:t xml:space="preserve">A good task template captures enough information that anyone reading it knows what to do. The decisions </w:t>
      </w:r>
      <w:proofErr w:type="gramStart"/>
      <w:r>
        <w:t>are</w:t>
      </w:r>
      <w:proofErr w:type="gramEnd"/>
      <w:r>
        <w:t xml:space="preserve"> already made. All that's left is execution.</w:t>
      </w:r>
    </w:p>
    <w:p w14:paraId="72989FDC" w14:textId="3F825427" w:rsidR="0005662C" w:rsidRPr="0005662C" w:rsidRDefault="009C7068" w:rsidP="0005662C">
      <w:r>
        <w:t xml:space="preserve">Think of them as your playbook. Keep them short. Bullet points work well. Store them somewhere your whole team can access, like a wiki or shared doc. </w:t>
      </w:r>
    </w:p>
    <w:p w14:paraId="6439BE58" w14:textId="7BB9FE92" w:rsidR="0005662C" w:rsidRPr="0005662C" w:rsidDel="00250C1D" w:rsidRDefault="0005662C" w:rsidP="000B6764">
      <w:pPr>
        <w:pStyle w:val="Heading3"/>
        <w:rPr>
          <w:moveFrom w:id="150" w:author="Joel Karr" w:date="2026-03-15T17:56:00Z" w16du:dateUtc="2026-03-15T22:56:00Z"/>
        </w:rPr>
      </w:pPr>
      <w:bookmarkStart w:id="151" w:name="_Toc224480566"/>
      <w:moveFromRangeStart w:id="152" w:author="Joel Karr" w:date="2026-03-15T17:56:00Z" w:name="move224489806"/>
      <w:moveFrom w:id="153" w:author="Joel Karr" w:date="2026-03-15T17:56:00Z" w16du:dateUtc="2026-03-15T22:56:00Z">
        <w:r w:rsidDel="00250C1D">
          <w:t>What a Template Looks Like</w:t>
        </w:r>
        <w:bookmarkEnd w:id="151"/>
      </w:moveFrom>
    </w:p>
    <w:p w14:paraId="164826E3" w14:textId="18B9A9AC" w:rsidR="0005662C" w:rsidRPr="0005662C" w:rsidDel="00250C1D" w:rsidRDefault="0005662C" w:rsidP="0005662C">
      <w:pPr>
        <w:rPr>
          <w:moveFrom w:id="154" w:author="Joel Karr" w:date="2026-03-15T17:56:00Z" w16du:dateUtc="2026-03-15T22:56:00Z"/>
        </w:rPr>
      </w:pPr>
      <w:moveFrom w:id="155" w:author="Joel Karr" w:date="2026-03-15T17:56:00Z" w16du:dateUtc="2026-03-15T22:56:00Z">
        <w:r w:rsidDel="00250C1D">
          <w:t>Here's one I've used for building a standard CRUD API:</w:t>
        </w:r>
      </w:moveFrom>
    </w:p>
    <w:p w14:paraId="6908A209" w14:textId="4D12D25D" w:rsidR="0005662C" w:rsidRPr="0005662C" w:rsidDel="00250C1D" w:rsidRDefault="0005662C" w:rsidP="0005662C">
      <w:pPr>
        <w:rPr>
          <w:moveFrom w:id="156" w:author="Joel Karr" w:date="2026-03-15T17:56:00Z" w16du:dateUtc="2026-03-15T22:56:00Z"/>
        </w:rPr>
      </w:pPr>
      <w:moveFrom w:id="157" w:author="Joel Karr" w:date="2026-03-15T17:56:00Z" w16du:dateUtc="2026-03-15T22:56:00Z">
        <w:r w:rsidDel="00250C1D">
          <w:rPr>
            <w:b/>
            <w:bCs/>
          </w:rPr>
          <w:t>Template Name:</w:t>
        </w:r>
        <w:r w:rsidDel="00250C1D">
          <w:t xml:space="preserve"> Standard CRUD API for DOMAIN_ENTITY with Event Sourcing</w:t>
        </w:r>
      </w:moveFrom>
    </w:p>
    <w:p w14:paraId="0B3D2FBB" w14:textId="6D629A19" w:rsidR="0005662C" w:rsidRPr="0005662C" w:rsidDel="00250C1D" w:rsidRDefault="0005662C" w:rsidP="0005662C">
      <w:pPr>
        <w:rPr>
          <w:moveFrom w:id="158" w:author="Joel Karr" w:date="2026-03-15T17:56:00Z" w16du:dateUtc="2026-03-15T22:56:00Z"/>
        </w:rPr>
      </w:pPr>
      <w:moveFrom w:id="159" w:author="Joel Karr" w:date="2026-03-15T17:56:00Z" w16du:dateUtc="2026-03-15T22:56:00Z">
        <w:r w:rsidDel="00250C1D">
          <w:rPr>
            <w:b/>
            <w:bCs/>
          </w:rPr>
          <w:t>Technology Stack:</w:t>
        </w:r>
        <w:r w:rsidDel="00250C1D">
          <w:t xml:space="preserve"> ASP.NET Core, Dapr, MediatR, Entity Framework</w:t>
        </w:r>
      </w:moveFrom>
    </w:p>
    <w:p w14:paraId="455CC118" w14:textId="7F6ABD6F" w:rsidR="0005662C" w:rsidRPr="0005662C" w:rsidDel="00250C1D" w:rsidRDefault="0005662C" w:rsidP="0005662C">
      <w:pPr>
        <w:rPr>
          <w:moveFrom w:id="160" w:author="Joel Karr" w:date="2026-03-15T17:56:00Z" w16du:dateUtc="2026-03-15T22:56:00Z"/>
        </w:rPr>
      </w:pPr>
      <w:moveFrom w:id="161" w:author="Joel Karr" w:date="2026-03-15T17:56:00Z" w16du:dateUtc="2026-03-15T22:56:00Z">
        <w:r w:rsidDel="00250C1D">
          <w:rPr>
            <w:b/>
            <w:bCs/>
          </w:rPr>
          <w:t>Development Tasks:</w:t>
        </w:r>
      </w:moveFrom>
    </w:p>
    <w:p w14:paraId="12689D59" w14:textId="36A447A7" w:rsidR="0005662C" w:rsidRPr="0005662C" w:rsidDel="00250C1D" w:rsidRDefault="0005662C" w:rsidP="0005662C">
      <w:pPr>
        <w:numPr>
          <w:ilvl w:val="0"/>
          <w:numId w:val="6"/>
        </w:numPr>
        <w:rPr>
          <w:moveFrom w:id="162" w:author="Joel Karr" w:date="2026-03-15T17:56:00Z" w16du:dateUtc="2026-03-15T22:56:00Z"/>
        </w:rPr>
      </w:pPr>
      <w:moveFrom w:id="163" w:author="Joel Karr" w:date="2026-03-15T17:56:00Z" w16du:dateUtc="2026-03-15T22:56:00Z">
        <w:r w:rsidDel="00250C1D">
          <w:t>Create domain entity classes</w:t>
        </w:r>
      </w:moveFrom>
    </w:p>
    <w:p w14:paraId="52691AD3" w14:textId="3DFF9D9E" w:rsidR="0005662C" w:rsidRPr="0005662C" w:rsidDel="00250C1D" w:rsidRDefault="0005662C" w:rsidP="0005662C">
      <w:pPr>
        <w:numPr>
          <w:ilvl w:val="0"/>
          <w:numId w:val="6"/>
        </w:numPr>
        <w:rPr>
          <w:moveFrom w:id="164" w:author="Joel Karr" w:date="2026-03-15T17:56:00Z" w16du:dateUtc="2026-03-15T22:56:00Z"/>
        </w:rPr>
      </w:pPr>
      <w:moveFrom w:id="165" w:author="Joel Karr" w:date="2026-03-15T17:56:00Z" w16du:dateUtc="2026-03-15T22:56:00Z">
        <w:r w:rsidDel="00250C1D">
          <w:t>Set up Entity Framework DbContext and configure entity mappings</w:t>
        </w:r>
      </w:moveFrom>
    </w:p>
    <w:p w14:paraId="2536F309" w14:textId="694E395C" w:rsidR="0005662C" w:rsidRPr="0005662C" w:rsidDel="00250C1D" w:rsidRDefault="0005662C" w:rsidP="0005662C">
      <w:pPr>
        <w:numPr>
          <w:ilvl w:val="0"/>
          <w:numId w:val="6"/>
        </w:numPr>
        <w:rPr>
          <w:moveFrom w:id="166" w:author="Joel Karr" w:date="2026-03-15T17:56:00Z" w16du:dateUtc="2026-03-15T22:56:00Z"/>
        </w:rPr>
      </w:pPr>
      <w:moveFrom w:id="167" w:author="Joel Karr" w:date="2026-03-15T17:56:00Z" w16du:dateUtc="2026-03-15T22:56:00Z">
        <w:r w:rsidDel="00250C1D">
          <w:t>Implement command/query handlers</w:t>
        </w:r>
      </w:moveFrom>
    </w:p>
    <w:p w14:paraId="481666B4" w14:textId="5EA9662C" w:rsidR="0005662C" w:rsidRPr="0005662C" w:rsidDel="00250C1D" w:rsidRDefault="0005662C" w:rsidP="0005662C">
      <w:pPr>
        <w:numPr>
          <w:ilvl w:val="0"/>
          <w:numId w:val="6"/>
        </w:numPr>
        <w:rPr>
          <w:moveFrom w:id="168" w:author="Joel Karr" w:date="2026-03-15T17:56:00Z" w16du:dateUtc="2026-03-15T22:56:00Z"/>
        </w:rPr>
      </w:pPr>
      <w:moveFrom w:id="169" w:author="Joel Karr" w:date="2026-03-15T17:56:00Z" w16du:dateUtc="2026-03-15T22:56:00Z">
        <w:r w:rsidDel="00250C1D">
          <w:t>Create a REST API controller</w:t>
        </w:r>
      </w:moveFrom>
    </w:p>
    <w:p w14:paraId="1E6ED757" w14:textId="542BB279" w:rsidR="0005662C" w:rsidRPr="0005662C" w:rsidDel="00250C1D" w:rsidRDefault="0005662C" w:rsidP="0005662C">
      <w:pPr>
        <w:numPr>
          <w:ilvl w:val="0"/>
          <w:numId w:val="6"/>
        </w:numPr>
        <w:rPr>
          <w:moveFrom w:id="170" w:author="Joel Karr" w:date="2026-03-15T17:56:00Z" w16du:dateUtc="2026-03-15T22:56:00Z"/>
        </w:rPr>
      </w:pPr>
      <w:moveFrom w:id="171" w:author="Joel Karr" w:date="2026-03-15T17:56:00Z" w16du:dateUtc="2026-03-15T22:56:00Z">
        <w:r w:rsidDel="00250C1D">
          <w:lastRenderedPageBreak/>
          <w:t>Set up Request/Response DTOs and AutoMapper profiles for data mapping</w:t>
        </w:r>
      </w:moveFrom>
    </w:p>
    <w:p w14:paraId="1D47F72E" w14:textId="3972263A" w:rsidR="0005662C" w:rsidRPr="0005662C" w:rsidDel="00250C1D" w:rsidRDefault="0005662C" w:rsidP="0005662C">
      <w:pPr>
        <w:numPr>
          <w:ilvl w:val="0"/>
          <w:numId w:val="6"/>
        </w:numPr>
        <w:rPr>
          <w:moveFrom w:id="172" w:author="Joel Karr" w:date="2026-03-15T17:56:00Z" w16du:dateUtc="2026-03-15T22:56:00Z"/>
        </w:rPr>
      </w:pPr>
      <w:moveFrom w:id="173" w:author="Joel Karr" w:date="2026-03-15T17:56:00Z" w16du:dateUtc="2026-03-15T22:56:00Z">
        <w:r w:rsidDel="00250C1D">
          <w:t>Add FluentValidation rules</w:t>
        </w:r>
      </w:moveFrom>
    </w:p>
    <w:p w14:paraId="6CE259A1" w14:textId="5B3EA194" w:rsidR="0005662C" w:rsidRPr="0005662C" w:rsidDel="00250C1D" w:rsidRDefault="0005662C" w:rsidP="0005662C">
      <w:pPr>
        <w:numPr>
          <w:ilvl w:val="0"/>
          <w:numId w:val="6"/>
        </w:numPr>
        <w:rPr>
          <w:moveFrom w:id="174" w:author="Joel Karr" w:date="2026-03-15T17:56:00Z" w16du:dateUtc="2026-03-15T22:56:00Z"/>
        </w:rPr>
      </w:pPr>
      <w:moveFrom w:id="175" w:author="Joel Karr" w:date="2026-03-15T17:56:00Z" w16du:dateUtc="2026-03-15T22:56:00Z">
        <w:r w:rsidDel="00250C1D">
          <w:t>Configure JWT Bearer authentication and authorization policies</w:t>
        </w:r>
      </w:moveFrom>
    </w:p>
    <w:p w14:paraId="42955EFD" w14:textId="2D4F592F" w:rsidR="0005662C" w:rsidRPr="0005662C" w:rsidDel="00250C1D" w:rsidRDefault="0005662C" w:rsidP="0005662C">
      <w:pPr>
        <w:rPr>
          <w:moveFrom w:id="176" w:author="Joel Karr" w:date="2026-03-15T17:56:00Z" w16du:dateUtc="2026-03-15T22:56:00Z"/>
        </w:rPr>
      </w:pPr>
      <w:moveFrom w:id="177" w:author="Joel Karr" w:date="2026-03-15T17:56:00Z" w16du:dateUtc="2026-03-15T22:56:00Z">
        <w:r w:rsidDel="00250C1D">
          <w:t>And here's one for background jobs:</w:t>
        </w:r>
      </w:moveFrom>
    </w:p>
    <w:p w14:paraId="7769E028" w14:textId="529050F0" w:rsidR="0005662C" w:rsidRPr="0005662C" w:rsidDel="00250C1D" w:rsidRDefault="0005662C" w:rsidP="0005662C">
      <w:pPr>
        <w:rPr>
          <w:moveFrom w:id="178" w:author="Joel Karr" w:date="2026-03-15T17:56:00Z" w16du:dateUtc="2026-03-15T22:56:00Z"/>
        </w:rPr>
      </w:pPr>
      <w:moveFrom w:id="179" w:author="Joel Karr" w:date="2026-03-15T17:56:00Z" w16du:dateUtc="2026-03-15T22:56:00Z">
        <w:r w:rsidDel="00250C1D">
          <w:rPr>
            <w:b/>
            <w:bCs/>
          </w:rPr>
          <w:t>Template Name:</w:t>
        </w:r>
        <w:r w:rsidDel="00250C1D">
          <w:t xml:space="preserve"> Background Job</w:t>
        </w:r>
      </w:moveFrom>
    </w:p>
    <w:p w14:paraId="33C94CFA" w14:textId="1B88F1F2" w:rsidR="0005662C" w:rsidRPr="0005662C" w:rsidDel="00250C1D" w:rsidRDefault="0005662C" w:rsidP="0005662C">
      <w:pPr>
        <w:rPr>
          <w:moveFrom w:id="180" w:author="Joel Karr" w:date="2026-03-15T17:56:00Z" w16du:dateUtc="2026-03-15T22:56:00Z"/>
        </w:rPr>
      </w:pPr>
      <w:moveFrom w:id="181" w:author="Joel Karr" w:date="2026-03-15T17:56:00Z" w16du:dateUtc="2026-03-15T22:56:00Z">
        <w:r w:rsidDel="00250C1D">
          <w:rPr>
            <w:b/>
            <w:bCs/>
          </w:rPr>
          <w:t>Technology Stack:</w:t>
        </w:r>
        <w:r w:rsidDel="00250C1D">
          <w:t xml:space="preserve"> Azure Function, Dapr, MediatR</w:t>
        </w:r>
      </w:moveFrom>
    </w:p>
    <w:p w14:paraId="4C9AE2C5" w14:textId="495D925A" w:rsidR="0005662C" w:rsidRPr="0005662C" w:rsidDel="00250C1D" w:rsidRDefault="0005662C" w:rsidP="0005662C">
      <w:pPr>
        <w:rPr>
          <w:moveFrom w:id="182" w:author="Joel Karr" w:date="2026-03-15T17:56:00Z" w16du:dateUtc="2026-03-15T22:56:00Z"/>
        </w:rPr>
      </w:pPr>
      <w:moveFrom w:id="183" w:author="Joel Karr" w:date="2026-03-15T17:56:00Z" w16du:dateUtc="2026-03-15T22:56:00Z">
        <w:r w:rsidDel="00250C1D">
          <w:rPr>
            <w:b/>
            <w:bCs/>
          </w:rPr>
          <w:t>Development Tasks:</w:t>
        </w:r>
      </w:moveFrom>
    </w:p>
    <w:p w14:paraId="6CFA7223" w14:textId="79ACB9F5" w:rsidR="0005662C" w:rsidRPr="0005662C" w:rsidDel="00250C1D" w:rsidRDefault="0005662C" w:rsidP="0005662C">
      <w:pPr>
        <w:numPr>
          <w:ilvl w:val="0"/>
          <w:numId w:val="7"/>
        </w:numPr>
        <w:rPr>
          <w:moveFrom w:id="184" w:author="Joel Karr" w:date="2026-03-15T17:56:00Z" w16du:dateUtc="2026-03-15T22:56:00Z"/>
        </w:rPr>
      </w:pPr>
      <w:moveFrom w:id="185" w:author="Joel Karr" w:date="2026-03-15T17:56:00Z" w16du:dateUtc="2026-03-15T22:56:00Z">
        <w:r w:rsidDel="00250C1D">
          <w:t>Create .NET Worker Service project with dependency injection configuration</w:t>
        </w:r>
      </w:moveFrom>
    </w:p>
    <w:p w14:paraId="5EF988FF" w14:textId="6E27E58A" w:rsidR="0005662C" w:rsidRPr="0005662C" w:rsidDel="00250C1D" w:rsidRDefault="0005662C" w:rsidP="0005662C">
      <w:pPr>
        <w:numPr>
          <w:ilvl w:val="0"/>
          <w:numId w:val="7"/>
        </w:numPr>
        <w:rPr>
          <w:moveFrom w:id="186" w:author="Joel Karr" w:date="2026-03-15T17:56:00Z" w16du:dateUtc="2026-03-15T22:56:00Z"/>
        </w:rPr>
      </w:pPr>
      <w:moveFrom w:id="187" w:author="Joel Karr" w:date="2026-03-15T17:56:00Z" w16du:dateUtc="2026-03-15T22:56:00Z">
        <w:r w:rsidDel="00250C1D">
          <w:t>Set up hosted service class</w:t>
        </w:r>
      </w:moveFrom>
    </w:p>
    <w:p w14:paraId="26098836" w14:textId="3DDC2E0C" w:rsidR="0005662C" w:rsidRPr="0005662C" w:rsidDel="00250C1D" w:rsidRDefault="0005662C" w:rsidP="0005662C">
      <w:pPr>
        <w:numPr>
          <w:ilvl w:val="0"/>
          <w:numId w:val="7"/>
        </w:numPr>
        <w:rPr>
          <w:moveFrom w:id="188" w:author="Joel Karr" w:date="2026-03-15T17:56:00Z" w16du:dateUtc="2026-03-15T22:56:00Z"/>
        </w:rPr>
      </w:pPr>
      <w:moveFrom w:id="189" w:author="Joel Karr" w:date="2026-03-15T17:56:00Z" w16du:dateUtc="2026-03-15T22:56:00Z">
        <w:r w:rsidDel="00250C1D">
          <w:t>Implement command handlers with business logic and error handling</w:t>
        </w:r>
      </w:moveFrom>
    </w:p>
    <w:p w14:paraId="56BB56D5" w14:textId="0E4B3D6B" w:rsidR="0005662C" w:rsidRPr="0005662C" w:rsidDel="00250C1D" w:rsidRDefault="0005662C" w:rsidP="0005662C">
      <w:pPr>
        <w:numPr>
          <w:ilvl w:val="0"/>
          <w:numId w:val="7"/>
        </w:numPr>
        <w:rPr>
          <w:moveFrom w:id="190" w:author="Joel Karr" w:date="2026-03-15T17:56:00Z" w16du:dateUtc="2026-03-15T22:56:00Z"/>
        </w:rPr>
      </w:pPr>
      <w:moveFrom w:id="191" w:author="Joel Karr" w:date="2026-03-15T17:56:00Z" w16du:dateUtc="2026-03-15T22:56:00Z">
        <w:r w:rsidDel="00250C1D">
          <w:t>Configure Polly retry policies and circuit breaker patterns</w:t>
        </w:r>
      </w:moveFrom>
    </w:p>
    <w:p w14:paraId="6BFF13B3" w14:textId="00A2781A" w:rsidR="0005662C" w:rsidRPr="0005662C" w:rsidDel="00250C1D" w:rsidRDefault="0005662C" w:rsidP="0005662C">
      <w:pPr>
        <w:numPr>
          <w:ilvl w:val="0"/>
          <w:numId w:val="7"/>
        </w:numPr>
        <w:rPr>
          <w:moveFrom w:id="192" w:author="Joel Karr" w:date="2026-03-15T17:56:00Z" w16du:dateUtc="2026-03-15T22:56:00Z"/>
        </w:rPr>
      </w:pPr>
      <w:moveFrom w:id="193" w:author="Joel Karr" w:date="2026-03-15T17:56:00Z" w16du:dateUtc="2026-03-15T22:56:00Z">
        <w:r w:rsidDel="00250C1D">
          <w:t>Add structured logging with correlation IDs</w:t>
        </w:r>
      </w:moveFrom>
    </w:p>
    <w:p w14:paraId="33A3B091" w14:textId="624E4FA1" w:rsidR="0005662C" w:rsidRPr="0005662C" w:rsidDel="00250C1D" w:rsidRDefault="0005662C" w:rsidP="0005662C">
      <w:pPr>
        <w:numPr>
          <w:ilvl w:val="0"/>
          <w:numId w:val="7"/>
        </w:numPr>
        <w:rPr>
          <w:moveFrom w:id="194" w:author="Joel Karr" w:date="2026-03-15T17:56:00Z" w16du:dateUtc="2026-03-15T22:56:00Z"/>
        </w:rPr>
      </w:pPr>
      <w:moveFrom w:id="195" w:author="Joel Karr" w:date="2026-03-15T17:56:00Z" w16du:dateUtc="2026-03-15T22:56:00Z">
        <w:r w:rsidDel="00250C1D">
          <w:t>Handle dead letter queue scenarios with retry logic</w:t>
        </w:r>
      </w:moveFrom>
    </w:p>
    <w:p w14:paraId="29B96BF1" w14:textId="66817507" w:rsidR="0005662C" w:rsidRPr="0005662C" w:rsidDel="00250C1D" w:rsidRDefault="0005662C" w:rsidP="0005662C">
      <w:pPr>
        <w:rPr>
          <w:moveFrom w:id="196" w:author="Joel Karr" w:date="2026-03-15T17:56:00Z" w16du:dateUtc="2026-03-15T22:56:00Z"/>
        </w:rPr>
      </w:pPr>
      <w:moveFrom w:id="197" w:author="Joel Karr" w:date="2026-03-15T17:56:00Z" w16du:dateUtc="2026-03-15T22:56:00Z">
        <w:r w:rsidDel="00250C1D">
          <w:t>Your templates will look different depending on your stack and your team's standards. The specifics matter less than having them written down.</w:t>
        </w:r>
      </w:moveFrom>
    </w:p>
    <w:moveFromRangeEnd w:id="152"/>
    <w:p w14:paraId="496EB80B" w14:textId="77777777" w:rsidR="0005662C" w:rsidRPr="0005662C" w:rsidRDefault="0005662C" w:rsidP="000B6764">
      <w:pPr>
        <w:pStyle w:val="Heading4"/>
      </w:pPr>
      <w:r>
        <w:t>Getting Your Team Aligned</w:t>
      </w:r>
    </w:p>
    <w:p w14:paraId="37976061" w14:textId="77777777" w:rsidR="0005662C" w:rsidRPr="0005662C" w:rsidRDefault="0005662C" w:rsidP="0005662C">
      <w:commentRangeStart w:id="198"/>
      <w:r>
        <w:t>When I brought the CRUD API template to my team, the first question was predictable.</w:t>
      </w:r>
    </w:p>
    <w:p w14:paraId="45592FAC" w14:textId="77777777" w:rsidR="0005662C" w:rsidRPr="0005662C" w:rsidRDefault="0005662C" w:rsidP="0005662C">
      <w:r>
        <w:t xml:space="preserve">"Should we use </w:t>
      </w:r>
      <w:proofErr w:type="spellStart"/>
      <w:r>
        <w:t>GraphQL</w:t>
      </w:r>
      <w:proofErr w:type="spellEnd"/>
      <w:r>
        <w:t xml:space="preserve"> instead? It's more flexible."</w:t>
      </w:r>
    </w:p>
    <w:p w14:paraId="0986A970" w14:textId="77777777" w:rsidR="0005662C" w:rsidRPr="0005662C" w:rsidRDefault="0005662C" w:rsidP="0005662C">
      <w:r>
        <w:t>Fair point. But flexibility wasn't our biggest constraint. "What matters most to the business right now?"</w:t>
      </w:r>
    </w:p>
    <w:p w14:paraId="0E1ED9E6" w14:textId="77777777" w:rsidR="0005662C" w:rsidRPr="0005662C" w:rsidRDefault="0005662C" w:rsidP="0005662C">
      <w:r>
        <w:t>"Reliability. We can't afford another outage."</w:t>
      </w:r>
    </w:p>
    <w:p w14:paraId="509A0679" w14:textId="77777777" w:rsidR="0005662C" w:rsidRPr="0005662C" w:rsidRDefault="0005662C" w:rsidP="0005662C">
      <w:r>
        <w:t xml:space="preserve">"Then let's stick with REST. We know it works. We can revisit </w:t>
      </w:r>
      <w:proofErr w:type="spellStart"/>
      <w:r>
        <w:t>GraphQL</w:t>
      </w:r>
      <w:proofErr w:type="spellEnd"/>
      <w:r>
        <w:t xml:space="preserve"> when the need changes."</w:t>
      </w:r>
    </w:p>
    <w:p w14:paraId="3FF73975" w14:textId="77777777" w:rsidR="0005662C" w:rsidRPr="0005662C" w:rsidRDefault="0005662C" w:rsidP="0005662C">
      <w:r>
        <w:t>Someone else jumped in. "Can we add a note about requiring HTTPS?"</w:t>
      </w:r>
    </w:p>
    <w:p w14:paraId="0A640DC1" w14:textId="77777777" w:rsidR="0005662C" w:rsidRPr="0005662C" w:rsidRDefault="0005662C" w:rsidP="0005662C">
      <w:r>
        <w:t>"Good catch. Adding it now."</w:t>
      </w:r>
    </w:p>
    <w:p w14:paraId="3B706D32" w14:textId="77777777" w:rsidR="0005662C" w:rsidRPr="0005662C" w:rsidRDefault="0005662C" w:rsidP="0005662C">
      <w:r>
        <w:t>That's how these conversations should go. Debate the tradeoffs, agree on the approach, document it, move on. The goal is to stop re-debating the same decisions every time a new feature comes up.</w:t>
      </w:r>
      <w:commentRangeEnd w:id="198"/>
      <w:r>
        <w:rPr>
          <w:rStyle w:val="CommentReference"/>
          <w:sz w:val="24"/>
          <w:szCs w:val="24"/>
        </w:rPr>
        <w:commentReference w:id="198"/>
      </w:r>
    </w:p>
    <w:p w14:paraId="6319E6F6" w14:textId="77777777" w:rsidR="0005662C" w:rsidRPr="0005662C" w:rsidRDefault="0005662C" w:rsidP="0005662C">
      <w:r>
        <w:lastRenderedPageBreak/>
        <w:t>One rule we found helpful: don't revisit a template unless new information forces you to. "I've been thinking about it" isn't new information. "We tried it and it broke" is.</w:t>
      </w:r>
    </w:p>
    <w:p w14:paraId="73BE565D" w14:textId="77777777" w:rsidR="0005662C" w:rsidRPr="0005662C" w:rsidRDefault="0005662C" w:rsidP="000B6764">
      <w:pPr>
        <w:pStyle w:val="Heading4"/>
      </w:pPr>
      <w:r>
        <w:t>Measuring Your Baseline</w:t>
      </w:r>
    </w:p>
    <w:p w14:paraId="6804164F" w14:textId="77777777" w:rsidR="0005662C" w:rsidRPr="0005662C" w:rsidRDefault="0005662C" w:rsidP="0005662C">
      <w:commentRangeStart w:id="199"/>
      <w:r>
        <w:t>You can't estimate what you haven't measured.</w:t>
      </w:r>
      <w:commentRangeEnd w:id="199"/>
      <w:r>
        <w:rPr>
          <w:rStyle w:val="CommentReference"/>
          <w:sz w:val="24"/>
          <w:szCs w:val="24"/>
        </w:rPr>
        <w:commentReference w:id="199"/>
      </w:r>
    </w:p>
    <w:p w14:paraId="7FD8BD85" w14:textId="77777777" w:rsidR="0005662C" w:rsidRPr="0005662C" w:rsidRDefault="0005662C" w:rsidP="0005662C">
      <w:r>
        <w:t xml:space="preserve">Once you have a template, run through it a few times and track how long it </w:t>
      </w:r>
      <w:proofErr w:type="gramStart"/>
      <w:r>
        <w:t>actually takes</w:t>
      </w:r>
      <w:proofErr w:type="gramEnd"/>
      <w:r>
        <w:t xml:space="preserve">. Not how long you think it should take. How long </w:t>
      </w:r>
      <w:proofErr w:type="gramStart"/>
      <w:r>
        <w:t>it</w:t>
      </w:r>
      <w:proofErr w:type="gramEnd"/>
      <w:r>
        <w:t xml:space="preserve"> </w:t>
      </w:r>
      <w:proofErr w:type="gramStart"/>
      <w:r>
        <w:t>actually takes</w:t>
      </w:r>
      <w:proofErr w:type="gramEnd"/>
      <w:r>
        <w:t>.</w:t>
      </w:r>
    </w:p>
    <w:p w14:paraId="38EB9BF1" w14:textId="77777777" w:rsidR="0005662C" w:rsidRPr="0005662C" w:rsidRDefault="0005662C" w:rsidP="0005662C">
      <w:r>
        <w:t xml:space="preserve">The first </w:t>
      </w:r>
      <w:proofErr w:type="gramStart"/>
      <w:r>
        <w:t>time through,</w:t>
      </w:r>
      <w:proofErr w:type="gramEnd"/>
      <w:r>
        <w:t xml:space="preserve"> you'll probably hit snags. Tasks you thought were clear turn out to have ambiguity. That's fine. Write those down and add them to your practice notebook.</w:t>
      </w:r>
    </w:p>
    <w:p w14:paraId="41CA3382" w14:textId="77777777" w:rsidR="0005662C" w:rsidRPr="0005662C" w:rsidRDefault="0005662C" w:rsidP="0005662C">
      <w:r>
        <w:t>Here's what my CRUD API timing looked like:</w:t>
      </w:r>
    </w:p>
    <w:p w14:paraId="0526DC98" w14:textId="77777777" w:rsidR="0005662C" w:rsidRPr="0005662C" w:rsidRDefault="0005662C" w:rsidP="0005662C">
      <w:pPr>
        <w:numPr>
          <w:ilvl w:val="0"/>
          <w:numId w:val="8"/>
        </w:numPr>
      </w:pPr>
      <w:r>
        <w:t>Attempt 1: 12 hours</w:t>
      </w:r>
    </w:p>
    <w:p w14:paraId="3EE968F1" w14:textId="77777777" w:rsidR="0005662C" w:rsidRPr="0005662C" w:rsidRDefault="0005662C" w:rsidP="0005662C">
      <w:pPr>
        <w:numPr>
          <w:ilvl w:val="0"/>
          <w:numId w:val="8"/>
        </w:numPr>
      </w:pPr>
      <w:r>
        <w:t>Attempt 2: 8 hours</w:t>
      </w:r>
    </w:p>
    <w:p w14:paraId="1B6BC875" w14:textId="77777777" w:rsidR="0005662C" w:rsidRPr="0005662C" w:rsidRDefault="0005662C" w:rsidP="0005662C">
      <w:pPr>
        <w:numPr>
          <w:ilvl w:val="0"/>
          <w:numId w:val="8"/>
        </w:numPr>
      </w:pPr>
      <w:r>
        <w:t>Attempt 3: 7.5 hours</w:t>
      </w:r>
    </w:p>
    <w:p w14:paraId="10F6015B" w14:textId="77777777" w:rsidR="0005662C" w:rsidRPr="0005662C" w:rsidRDefault="0005662C" w:rsidP="0005662C">
      <w:r>
        <w:t>I use 8 hours for estimates now. Not the best case. Not the worst. The realistic middle.</w:t>
      </w:r>
    </w:p>
    <w:p w14:paraId="489EB329" w14:textId="77777777" w:rsidR="0005662C" w:rsidRPr="0005662C" w:rsidRDefault="0005662C" w:rsidP="000B6764">
      <w:pPr>
        <w:pStyle w:val="Heading4"/>
      </w:pPr>
      <w:r>
        <w:t>When to Break the Template</w:t>
      </w:r>
    </w:p>
    <w:p w14:paraId="0B4C0117" w14:textId="77777777" w:rsidR="0005662C" w:rsidRPr="0005662C" w:rsidRDefault="0005662C" w:rsidP="0005662C">
      <w:r>
        <w:t>There's a temptation to think task templates mean never trying anything new. That's not the point.</w:t>
      </w:r>
    </w:p>
    <w:p w14:paraId="7DD296FC" w14:textId="77777777" w:rsidR="0005662C" w:rsidRPr="0005662C" w:rsidRDefault="0005662C" w:rsidP="0005662C">
      <w:r>
        <w:t>The point is knowing the difference between building and learning. When you're under deadline pressure, use what works. When you have room to experiment, that's when you try something new.</w:t>
      </w:r>
    </w:p>
    <w:p w14:paraId="12F73444" w14:textId="77777777" w:rsidR="0005662C" w:rsidRPr="0005662C" w:rsidRDefault="0005662C" w:rsidP="0005662C">
      <w:commentRangeStart w:id="200"/>
      <w:r>
        <w:t xml:space="preserve">Remember the SEC project? </w:t>
      </w:r>
      <w:commentRangeEnd w:id="200"/>
      <w:r>
        <w:rPr>
          <w:rStyle w:val="CommentReference"/>
          <w:sz w:val="24"/>
          <w:szCs w:val="24"/>
        </w:rPr>
        <w:commentReference w:id="200"/>
      </w:r>
      <w:r>
        <w:t>We hit the deadline because we stopped trying to be clever. We used patterns we'd proven before. The consultants had estimated ten months because their plan required learning and building at the same time.</w:t>
      </w:r>
    </w:p>
    <w:p w14:paraId="309CCBC7" w14:textId="77777777" w:rsidR="0005662C" w:rsidRPr="0005662C" w:rsidRDefault="0005662C" w:rsidP="0005662C">
      <w:r>
        <w:t>We separated those activities. We learned during planning. We executed during building.</w:t>
      </w:r>
    </w:p>
    <w:p w14:paraId="0A42582E" w14:textId="77777777" w:rsidR="0005662C" w:rsidRPr="0005662C" w:rsidRDefault="0005662C" w:rsidP="0005662C">
      <w:r>
        <w:t>A junior engineer knows one way to solve a problem. A mid-level engineer knows many ways. An expert knows which one to use.</w:t>
      </w:r>
    </w:p>
    <w:p w14:paraId="2E3D89BF" w14:textId="77777777" w:rsidR="0005662C" w:rsidRDefault="0005662C" w:rsidP="0005662C">
      <w:pPr>
        <w:rPr>
          <w:ins w:id="201" w:author="Joel Karr" w:date="2026-03-15T18:03:00Z" w16du:dateUtc="2026-03-15T23:03:00Z"/>
        </w:rPr>
      </w:pPr>
      <w:r>
        <w:t xml:space="preserve">Task templates don't make you less creative. They free you to be creative when it </w:t>
      </w:r>
      <w:proofErr w:type="gramStart"/>
      <w:r>
        <w:t>actually matters</w:t>
      </w:r>
      <w:proofErr w:type="gramEnd"/>
      <w:r>
        <w:t>.</w:t>
      </w:r>
    </w:p>
    <w:p w14:paraId="3AA0F08C" w14:textId="59B33683" w:rsidR="002F338A" w:rsidRDefault="006C7196" w:rsidP="0005662C">
      <w:pPr>
        <w:rPr>
          <w:ins w:id="202" w:author="Joel Karr" w:date="2026-03-15T18:03:00Z" w16du:dateUtc="2026-03-15T23:03:00Z"/>
        </w:rPr>
      </w:pPr>
      <w:ins w:id="203" w:author="Joel Karr" w:date="2026-03-15T18:04:00Z" w16du:dateUtc="2026-03-15T23:04:00Z">
        <w:r>
          <w:t>The Plan that Held</w:t>
        </w:r>
      </w:ins>
    </w:p>
    <w:p w14:paraId="54D123A3" w14:textId="77777777" w:rsidR="002F338A" w:rsidRPr="002F338A" w:rsidRDefault="002F338A" w:rsidP="002F338A">
      <w:pPr>
        <w:rPr>
          <w:ins w:id="204" w:author="Joel Karr" w:date="2026-03-15T18:03:00Z"/>
        </w:rPr>
      </w:pPr>
      <w:ins w:id="205" w:author="Joel Karr" w:date="2026-03-15T18:03:00Z">
        <w:r w:rsidRPr="002F338A">
          <w:t xml:space="preserve">Hitting that deadline meant protecting the millions in revenue our company had already committed to investors. Over the next few months, anytime scope changed, we checked </w:t>
        </w:r>
        <w:r w:rsidRPr="002F338A">
          <w:lastRenderedPageBreak/>
          <w:t>whether the change added new tasks. If it did, we found ways to absorb them without extending the timeline.</w:t>
        </w:r>
      </w:ins>
    </w:p>
    <w:p w14:paraId="7650FC54" w14:textId="6B65905C" w:rsidR="002F338A" w:rsidRPr="002F338A" w:rsidRDefault="002F338A" w:rsidP="002F338A">
      <w:pPr>
        <w:rPr>
          <w:ins w:id="206" w:author="Joel Karr" w:date="2026-03-15T18:03:00Z"/>
        </w:rPr>
      </w:pPr>
      <w:ins w:id="207" w:author="Joel Karr" w:date="2026-03-15T18:03:00Z">
        <w:r w:rsidRPr="002F338A">
          <w:t>We were successful not because we worked long hours or drastically cut scope. Our success came from limiting unknowns and sticking to a plan everyone understood</w:t>
        </w:r>
      </w:ins>
      <w:ins w:id="208" w:author="Joel Karr" w:date="2026-03-15T18:04:00Z" w16du:dateUtc="2026-03-15T23:04:00Z">
        <w:r w:rsidR="00900D9D">
          <w:t xml:space="preserve">, </w:t>
        </w:r>
      </w:ins>
      <w:ins w:id="209" w:author="Joel Karr" w:date="2026-03-15T18:03:00Z">
        <w:r w:rsidRPr="002F338A">
          <w:t>a plan where the thinking had already been done.</w:t>
        </w:r>
      </w:ins>
    </w:p>
    <w:p w14:paraId="1BED13BC" w14:textId="77777777" w:rsidR="002F338A" w:rsidRPr="002F338A" w:rsidRDefault="002F338A" w:rsidP="002F338A">
      <w:pPr>
        <w:rPr>
          <w:ins w:id="210" w:author="Joel Karr" w:date="2026-03-15T18:03:00Z"/>
        </w:rPr>
      </w:pPr>
      <w:ins w:id="211" w:author="Joel Karr" w:date="2026-03-15T18:03:00Z">
        <w:r w:rsidRPr="002F338A">
          <w:t>A junior engineer knows one way to solve a problem. A mid-level engineer knows many ways. An expert knows which one to use.</w:t>
        </w:r>
      </w:ins>
    </w:p>
    <w:p w14:paraId="711AD874" w14:textId="77777777" w:rsidR="002F338A" w:rsidRPr="002F338A" w:rsidRDefault="002F338A" w:rsidP="002F338A">
      <w:pPr>
        <w:rPr>
          <w:ins w:id="212" w:author="Joel Karr" w:date="2026-03-15T18:03:00Z"/>
        </w:rPr>
      </w:pPr>
      <w:ins w:id="213" w:author="Joel Karr" w:date="2026-03-15T18:03:00Z">
        <w:r w:rsidRPr="002F338A">
          <w:t>Task templates aren't a constraint on your thinking. They're where your best thinking gets preserved, so you don't have to repeat it under pressure. The thinking happens before the deadline. The building happens after. When those two things stay separate, you'd be surprised how fast a team can move.</w:t>
        </w:r>
      </w:ins>
    </w:p>
    <w:p w14:paraId="4F64E18E" w14:textId="77777777" w:rsidR="002F338A" w:rsidRDefault="002F338A" w:rsidP="0005662C"/>
    <w:p w14:paraId="3B3EC497" w14:textId="1D5DD15F" w:rsidR="000B6764" w:rsidRPr="0005662C" w:rsidRDefault="000B6764" w:rsidP="0005662C">
      <w:r>
        <w:br w:type="page"/>
      </w:r>
    </w:p>
    <w:p w14:paraId="36DB0EA1" w14:textId="77777777" w:rsidR="00933C7B" w:rsidRDefault="00933C7B" w:rsidP="00FA36F3">
      <w:pPr>
        <w:pStyle w:val="Heading2"/>
      </w:pPr>
      <w:bookmarkStart w:id="214" w:name="_Toc224480567"/>
      <w:r>
        <w:lastRenderedPageBreak/>
        <w:t>Four</w:t>
      </w:r>
      <w:bookmarkEnd w:id="214"/>
    </w:p>
    <w:p w14:paraId="63745179" w14:textId="33DF8306" w:rsidR="00716864" w:rsidRDefault="00B66DA9" w:rsidP="00FA36F3">
      <w:pPr>
        <w:pStyle w:val="Heading2"/>
      </w:pPr>
      <w:bookmarkStart w:id="215" w:name="_Toc224480568"/>
      <w:ins w:id="216" w:author="Joel Karr" w:date="2026-03-05T16:00:00Z">
        <w:r w:rsidRPr="00B66DA9">
          <w:t>Don't Use Your Eyes to See Code</w:t>
        </w:r>
      </w:ins>
      <w:commentRangeStart w:id="217"/>
      <w:del w:id="218" w:author="Joel Karr" w:date="2026-03-05T16:00:00Z" w16du:dateUtc="2026-03-05T22:00:00Z">
        <w:r w:rsidR="00FF5B77" w:rsidDel="00B66DA9">
          <w:delText>Seeing Less to Do More</w:delText>
        </w:r>
        <w:commentRangeEnd w:id="217"/>
        <w:r w:rsidR="00FF5B77" w:rsidDel="00B66DA9">
          <w:rPr>
            <w:rStyle w:val="CommentReference"/>
            <w:sz w:val="32"/>
            <w:szCs w:val="32"/>
          </w:rPr>
          <w:commentReference w:id="217"/>
        </w:r>
      </w:del>
      <w:bookmarkEnd w:id="215"/>
      <w:r w:rsidR="00FF5B77">
        <w:br/>
      </w:r>
    </w:p>
    <w:p w14:paraId="436D0629" w14:textId="77777777" w:rsidR="00FF5B77" w:rsidRPr="00FF5B77" w:rsidRDefault="00FF5B77" w:rsidP="00FF5B77">
      <w:commentRangeStart w:id="219"/>
      <w:r>
        <w:t>Task</w:t>
      </w:r>
      <w:commentRangeEnd w:id="219"/>
      <w:r>
        <w:rPr>
          <w:rStyle w:val="CommentReference"/>
          <w:sz w:val="24"/>
          <w:szCs w:val="24"/>
        </w:rPr>
        <w:commentReference w:id="219"/>
      </w:r>
      <w:r>
        <w:t xml:space="preserve"> templates reduce the number of small decisions that you face when building software. But even with task templates, software engineering is still full of judgement calls. Early in your career, the challenge is finding any possible way to build a feature. As you progress, the challenge shifts to choosing the best approach from multiple viable options.</w:t>
      </w:r>
    </w:p>
    <w:p w14:paraId="48923CC5" w14:textId="0EC01839" w:rsidR="00FF5B77" w:rsidRPr="00FF5B77" w:rsidRDefault="00FF5B77" w:rsidP="00FF5B77">
      <w:r>
        <w:t xml:space="preserve">That’s where mental models come in. </w:t>
      </w:r>
    </w:p>
    <w:p w14:paraId="2D321E4B" w14:textId="77777777" w:rsidR="00FF5B77" w:rsidRPr="00FF5B77" w:rsidRDefault="00FF5B77" w:rsidP="000B6764">
      <w:pPr>
        <w:pStyle w:val="Heading3"/>
      </w:pPr>
      <w:bookmarkStart w:id="220" w:name="_Toc224480569"/>
      <w:r>
        <w:t>Applying Mental Models to Reduce Decisions</w:t>
      </w:r>
      <w:bookmarkEnd w:id="220"/>
    </w:p>
    <w:p w14:paraId="76C0FD15" w14:textId="178ED0A2" w:rsidR="00FF5B77" w:rsidRPr="00FF5B77" w:rsidRDefault="00FF5B77" w:rsidP="00FF5B77">
      <w:r>
        <w:t>One of the most impressive software engineers I have ever worked with was ready to give up. He’d just moved onto a less experienced team working in a codebase that was more than fifteen years old—a real patchwork of different approaches and frameworks. I needed him to deliver quickly, but the sheer size and disorganization of the system made it feel impossible.</w:t>
      </w:r>
    </w:p>
    <w:p w14:paraId="64BA06AA" w14:textId="08AA128A" w:rsidR="00FF5B77" w:rsidRPr="00FF5B77" w:rsidRDefault="00502183" w:rsidP="00FF5B77">
      <w:r>
        <w:t xml:space="preserve">Walking past his desk, I could feel the tension. A small group was huddled around his computer, including our director of software engineering. The whole group was in “violent agreement” that the only option was to rewrite the code from scratch, but there wasn’t enough time. </w:t>
      </w:r>
    </w:p>
    <w:p w14:paraId="4F9E814C" w14:textId="091104FD" w:rsidR="00FF5B77" w:rsidRPr="00FF5B77" w:rsidRDefault="00502183" w:rsidP="00FF5B77">
      <w:r>
        <w:t xml:space="preserve">Everyone knew what the ideal code should look like, but the leap between the current code and where they needed to be was far too large. They were certain that it would be faster to rewrite because it was going to take weeks just to understand the current code base. The conversation quickly turned to how long reading thousands of lines of code would take. </w:t>
      </w:r>
    </w:p>
    <w:p w14:paraId="0ED31CC6" w14:textId="77777777" w:rsidR="00FF5B77" w:rsidRPr="00FF5B77" w:rsidRDefault="00FF5B77" w:rsidP="00FF5B77">
      <w:r>
        <w:t>Without much thought, I said, “Don’t use your eyes to see code.”</w:t>
      </w:r>
    </w:p>
    <w:p w14:paraId="54039B70" w14:textId="643C48F4" w:rsidR="00FF5B77" w:rsidRPr="00FF5B77" w:rsidRDefault="00502183" w:rsidP="00FF5B77">
      <w:r>
        <w:t xml:space="preserve">While it sounded crazy, or maybe like some deep attempt at a mystical tech insight, what I was suggesting was </w:t>
      </w:r>
      <w:proofErr w:type="gramStart"/>
      <w:r>
        <w:t>actually something</w:t>
      </w:r>
      <w:proofErr w:type="gramEnd"/>
      <w:r>
        <w:t xml:space="preserve"> simple. Our experience as software engineers has made most of us incredibly efficient code scanners. We can let our subconscious skim through hundreds of lines of code, only trying to identify patterns. Then we can use those patterns to apply our existing mental models to make decisions. The issue facing this team wasn’t thousands of lines o</w:t>
      </w:r>
      <w:ins w:id="221" w:author="Joel Karr" w:date="2026-03-15T17:35:00Z" w16du:dateUtc="2026-03-15T22:35:00Z">
        <w:r w:rsidR="00C779D9">
          <w:t>f</w:t>
        </w:r>
      </w:ins>
      <w:del w:id="222" w:author="Joel Karr" w:date="2026-03-15T17:35:00Z" w16du:dateUtc="2026-03-15T22:35:00Z">
        <w:r w:rsidDel="00C779D9">
          <w:delText>d</w:delText>
        </w:r>
      </w:del>
      <w:r>
        <w:t xml:space="preserve"> muddy code. It wasn’t a lack of knowledge, understanding, or experience.  It was that they didn’t know how to make decisions easily, or how to quickly identify the information they needed (and didn’t need) to make those decisions.</w:t>
      </w:r>
    </w:p>
    <w:p w14:paraId="296F0AC7" w14:textId="6E901A4D" w:rsidR="00FF5B77" w:rsidRPr="00FF5B77" w:rsidRDefault="00FF5B77" w:rsidP="00FF5B77">
      <w:r>
        <w:lastRenderedPageBreak/>
        <w:t>The team then started looking through code only for things that didn’t fit the patterns they expected. The code started to tell a story. The different patterns and standards made it clear that parts had been written during different time periods. Some had been partially refactored, while others remained intact from their inclusion period, afloat in the greater stream of code almost like mini time capsules. Having this awareness allowed the team to group areas of the system and understand not only what they did, but how they could be changed.</w:t>
      </w:r>
    </w:p>
    <w:p w14:paraId="23FD4E22" w14:textId="6484B74D" w:rsidR="00FF5B77" w:rsidRPr="00FF5B77" w:rsidRDefault="00FF5B77" w:rsidP="00FF5B77">
      <w:r>
        <w:t>From there, the team looked at the task templates, thinking about how they could deliver the same functionality, but with less modern frameworks. Instead of using Azure Cognitive Search, they could use SQL queries with proper database indexes for performance. They didn’t need to rebuild the entire front end in React; the existing Classic ASP pages could be adjusted. Aligning the code bases with their mental models allowed them to quickly evaluate decisions and focus on what drove business value.</w:t>
      </w:r>
    </w:p>
    <w:p w14:paraId="7A061B8D" w14:textId="77777777" w:rsidR="00FF5B77" w:rsidRPr="00FF5B77" w:rsidRDefault="00FF5B77" w:rsidP="00FF5B77">
      <w:commentRangeStart w:id="223"/>
      <w:r>
        <w:t xml:space="preserve">The shift to pattern recognition gave the team a way forward. But it also highlighted something bigger: software engineering isn't </w:t>
      </w:r>
      <w:proofErr w:type="gramStart"/>
      <w:r>
        <w:t>really about</w:t>
      </w:r>
      <w:proofErr w:type="gramEnd"/>
      <w:r>
        <w:t xml:space="preserve"> writing code. It's about making decisions under uncertainty, </w:t>
      </w:r>
      <w:proofErr w:type="gramStart"/>
      <w:r>
        <w:t>over and over again</w:t>
      </w:r>
      <w:proofErr w:type="gramEnd"/>
      <w:r>
        <w:t>.</w:t>
      </w:r>
    </w:p>
    <w:p w14:paraId="575BFB83" w14:textId="77777777" w:rsidR="00FF5B77" w:rsidRPr="00FF5B77" w:rsidRDefault="00FF5B77" w:rsidP="00FF5B77">
      <w:r>
        <w:t>That same challenge shows up in unexpected places. Like poker.</w:t>
      </w:r>
      <w:commentRangeEnd w:id="223"/>
      <w:r>
        <w:rPr>
          <w:rStyle w:val="CommentReference"/>
          <w:sz w:val="24"/>
          <w:szCs w:val="24"/>
        </w:rPr>
        <w:commentReference w:id="223"/>
      </w:r>
    </w:p>
    <w:p w14:paraId="0FC3FF93" w14:textId="0138A9BD" w:rsidR="00FF5B77" w:rsidRPr="00FF5B77" w:rsidRDefault="00364B74" w:rsidP="000B6764">
      <w:pPr>
        <w:pStyle w:val="Heading3"/>
      </w:pPr>
      <w:bookmarkStart w:id="224" w:name="_Toc224480570"/>
      <w:r>
        <w:t>The PhD Student Turned Poker Player</w:t>
      </w:r>
      <w:bookmarkEnd w:id="224"/>
    </w:p>
    <w:p w14:paraId="6D305243" w14:textId="5278FA16" w:rsidR="00FF5B77" w:rsidRPr="00FF5B77" w:rsidRDefault="00FF5B77" w:rsidP="00FF5B77">
      <w:r>
        <w:t>In the early 2000s, poker exploded in popularity after an amateur player named Chris Moneymaker — yes, that’s his real name — won the World Series of Poker. College dorm rooms everywhere turned into late-night poker parlors. While most players were chasing luck, one professional player named Annie Duke stood out because she was studying the game, not just playing it.</w:t>
      </w:r>
    </w:p>
    <w:p w14:paraId="71D0C674" w14:textId="30B96F28" w:rsidR="00FF5B77" w:rsidRPr="00FF5B77" w:rsidRDefault="00FF5B77" w:rsidP="00FF5B77">
      <w:r>
        <w:t xml:space="preserve">Duke was a PhD student studying cognitive psychology when some early success in poker changed her life. Most players were focused on finding someone’s “tell,” a physical habit or expression that would let them know they were bluffing. The idea was amplified by the movie </w:t>
      </w:r>
      <w:r>
        <w:rPr>
          <w:i/>
          <w:iCs/>
        </w:rPr>
        <w:t>Rounders,</w:t>
      </w:r>
      <w:r>
        <w:t xml:space="preserve"> where Matt Damon plays a law student who outwits his opponent by noticing his habit of twisting open Oreo cookies while playing. The real world is far less obvious. Duke wasn’t searching for some magical tell. She was analyzing how they made decisions.</w:t>
      </w:r>
    </w:p>
    <w:p w14:paraId="6438B114" w14:textId="77777777" w:rsidR="009A43C5" w:rsidRDefault="009A43C5" w:rsidP="00FF5B77">
      <w:r>
        <w:t xml:space="preserve">Poker requires making high-pressure decisions with incomplete information. You can calculate the probability that your opponent has a better hand, but </w:t>
      </w:r>
      <w:proofErr w:type="gramStart"/>
      <w:r>
        <w:t>the math</w:t>
      </w:r>
      <w:proofErr w:type="gramEnd"/>
      <w:r>
        <w:t xml:space="preserve"> only gets you so far. The real skill is removing emotion from the decision and not letting past outcomes distort future choices.</w:t>
      </w:r>
    </w:p>
    <w:p w14:paraId="0CC2EAEA" w14:textId="7AF86141" w:rsidR="00364B74" w:rsidRDefault="00FF5B77" w:rsidP="00FF5B77">
      <w:r>
        <w:lastRenderedPageBreak/>
        <w:t xml:space="preserve">After winning more than $4 million, Duke left poker in 2012 to return to her research on decision making. The strategies she has developed apply extremely well to software engineering. </w:t>
      </w:r>
    </w:p>
    <w:p w14:paraId="7003871C" w14:textId="061EF42A" w:rsidR="00364B74" w:rsidRDefault="00FF5B77" w:rsidP="00FF5B77">
      <w:commentRangeStart w:id="225"/>
      <w:r>
        <w:t xml:space="preserve">One of the core principles she discusses relates to making quick decisions, relying on </w:t>
      </w:r>
      <w:commentRangeEnd w:id="225"/>
      <w:r>
        <w:rPr>
          <w:rStyle w:val="CommentReference"/>
          <w:sz w:val="24"/>
          <w:szCs w:val="24"/>
        </w:rPr>
        <w:commentReference w:id="225"/>
      </w:r>
      <w:r>
        <w:t xml:space="preserve">intuition, the very thing that also helps us reach states of flow. Duke noted that people are often able </w:t>
      </w:r>
      <w:r w:rsidR="009C50F2">
        <w:t>to</w:t>
      </w:r>
      <w:r>
        <w:t xml:space="preserve"> effectively sort potential decisions into ones they think will work and ones they think will not. It’s the next step where they go wrong. </w:t>
      </w:r>
    </w:p>
    <w:p w14:paraId="2EB82983" w14:textId="5D18F442" w:rsidR="00FF5B77" w:rsidRPr="00FF5B77" w:rsidRDefault="00364B74" w:rsidP="00FF5B77">
      <w:r>
        <w:t>When faced with two choices, we want to believe we can pick the better one. We spend hours trying to build some matrix to objectively evaluate our options. But what if the concept of “better” was the very thing standing in our way?</w:t>
      </w:r>
    </w:p>
    <w:p w14:paraId="082DE8B1" w14:textId="6C899E63" w:rsidR="00364B74" w:rsidRDefault="00FF5B77" w:rsidP="00FF5B77">
      <w:r>
        <w:t xml:space="preserve">Duke said we shouldn’t waste time deliberating, instead just picking one option. She called this the “menu strategy.” She related it to when you’ve already done the hard part of picking a </w:t>
      </w:r>
      <w:r w:rsidR="009C50F2">
        <w:t>restaurant but</w:t>
      </w:r>
      <w:r>
        <w:t xml:space="preserve"> then agonize over two options on the menu. Instead, she advocated for just picking one without over thinking it, </w:t>
      </w:r>
      <w:commentRangeStart w:id="226"/>
      <w:r>
        <w:t>arguing that you’d create the experience you want by adapting to the choice you made</w:t>
      </w:r>
      <w:commentRangeEnd w:id="226"/>
      <w:r>
        <w:rPr>
          <w:rStyle w:val="CommentReference"/>
          <w:sz w:val="24"/>
          <w:szCs w:val="24"/>
        </w:rPr>
        <w:commentReference w:id="226"/>
      </w:r>
      <w:r>
        <w:t xml:space="preserve">. </w:t>
      </w:r>
    </w:p>
    <w:p w14:paraId="6A1D5E07" w14:textId="03283B15" w:rsidR="00FF5B77" w:rsidRDefault="00FF5B77" w:rsidP="00FF5B77">
      <w:r>
        <w:t>Duke also focused on how we shouldn’t tie our decisions to results. We should hold ourselves accountable to the decisions we make with the given context, but not the specific result. There are many times that we hesitate to make decisions because we are afraid that someone will blame a negative result on us. What is important is that we make good decisions based on the information we have at the time, and as information changes, we adjust.</w:t>
      </w:r>
    </w:p>
    <w:p w14:paraId="4B7302FA" w14:textId="04420C7A" w:rsidR="009467DA" w:rsidRPr="00FF5B77" w:rsidRDefault="009467DA" w:rsidP="00FF5B77">
      <w:r>
        <w:t>Good decisions are not as dependent on outcomes as we often think. But outcomes are often the very block that prevents us from trusting our intuition and acting.</w:t>
      </w:r>
    </w:p>
    <w:p w14:paraId="265B3CBE" w14:textId="77777777" w:rsidR="00FF5B77" w:rsidRPr="00FF5B77" w:rsidRDefault="00FF5B77" w:rsidP="000B6764">
      <w:pPr>
        <w:pStyle w:val="Heading3"/>
      </w:pPr>
      <w:bookmarkStart w:id="227" w:name="_Toc224480571"/>
      <w:r>
        <w:t>Overcoming Decision Roadblocks</w:t>
      </w:r>
      <w:bookmarkEnd w:id="227"/>
    </w:p>
    <w:p w14:paraId="37B27866" w14:textId="6D53485C" w:rsidR="009467DA" w:rsidRPr="00FF5B77" w:rsidDel="00A36C8C" w:rsidRDefault="009467DA" w:rsidP="009467DA">
      <w:pPr>
        <w:rPr>
          <w:del w:id="228" w:author="Joel Karr" w:date="2026-03-04T13:42:00Z" w16du:dateUtc="2026-03-04T19:42:00Z"/>
        </w:rPr>
      </w:pPr>
      <w:commentRangeStart w:id="229"/>
      <w:del w:id="230" w:author="Joel Karr" w:date="2026-03-04T13:42:00Z" w16du:dateUtc="2026-03-04T19:42:00Z">
        <w:r w:rsidDel="00A36C8C">
          <w:delText xml:space="preserve">As we learned from Annie Duke, we often stall because we fear the outcome of choosing between several options we know might work. It’s not that we don’t how to solve the problem. We’re torn between too many possible paths. </w:delText>
        </w:r>
      </w:del>
    </w:p>
    <w:p w14:paraId="033F9DAD" w14:textId="73AA4AA8" w:rsidR="009467DA" w:rsidDel="00A36C8C" w:rsidRDefault="00FF5B77" w:rsidP="00FF5B77">
      <w:pPr>
        <w:rPr>
          <w:del w:id="231" w:author="Joel Karr" w:date="2026-03-04T13:42:00Z" w16du:dateUtc="2026-03-04T19:42:00Z"/>
        </w:rPr>
      </w:pPr>
      <w:del w:id="232" w:author="Joel Karr" w:date="2026-03-04T13:42:00Z" w16du:dateUtc="2026-03-04T19:42:00Z">
        <w:r w:rsidDel="00A36C8C">
          <w:delText xml:space="preserve">We’ve all been there. </w:delText>
        </w:r>
      </w:del>
    </w:p>
    <w:p w14:paraId="44893007" w14:textId="67D2E9A0" w:rsidR="009467DA" w:rsidDel="00A36C8C" w:rsidRDefault="00FF5B77" w:rsidP="00FF5B77">
      <w:pPr>
        <w:rPr>
          <w:del w:id="233" w:author="Joel Karr" w:date="2026-03-04T13:42:00Z" w16du:dateUtc="2026-03-04T19:42:00Z"/>
        </w:rPr>
      </w:pPr>
      <w:del w:id="234" w:author="Joel Karr" w:date="2026-03-04T13:42:00Z" w16du:dateUtc="2026-03-04T19:42:00Z">
        <w:r w:rsidDel="00A36C8C">
          <w:delText xml:space="preserve">We worry about what our teammates will think about our decisions. We worry that the business leaders will think our estimates take too long. We worry the project requirements are going to change, and we won’t be able to adjust and stay on deadline or cost. </w:delText>
        </w:r>
      </w:del>
    </w:p>
    <w:p w14:paraId="7C3E6A31" w14:textId="04F7A587" w:rsidR="009467DA" w:rsidDel="00A36C8C" w:rsidRDefault="009467DA" w:rsidP="00FF5B77">
      <w:pPr>
        <w:rPr>
          <w:del w:id="235" w:author="Joel Karr" w:date="2026-03-04T13:42:00Z" w16du:dateUtc="2026-03-04T19:42:00Z"/>
        </w:rPr>
      </w:pPr>
      <w:del w:id="236" w:author="Joel Karr" w:date="2026-03-04T13:42:00Z" w16du:dateUtc="2026-03-04T19:42:00Z">
        <w:r w:rsidDel="00A36C8C">
          <w:delText xml:space="preserve">We started out thinking about how to build a solution. Then, all of a sudden, we’re stuck worrying about whether our solution of choice will meet everyone’s expectations. </w:delText>
        </w:r>
      </w:del>
    </w:p>
    <w:p w14:paraId="54C15EB2" w14:textId="6463D82F" w:rsidR="00FF5B77" w:rsidRPr="00FF5B77" w:rsidDel="00A36C8C" w:rsidRDefault="00FF5B77" w:rsidP="00FF5B77">
      <w:pPr>
        <w:rPr>
          <w:del w:id="237" w:author="Joel Karr" w:date="2026-03-04T13:42:00Z" w16du:dateUtc="2026-03-04T19:42:00Z"/>
        </w:rPr>
      </w:pPr>
      <w:del w:id="238" w:author="Joel Karr" w:date="2026-03-04T13:42:00Z" w16du:dateUtc="2026-03-04T19:42:00Z">
        <w:r w:rsidDel="00A36C8C">
          <w:lastRenderedPageBreak/>
          <w:delText xml:space="preserve">A major reason we get stuck is because we don’t trust our subconscious. Analyzing all our options becomes too large a burden for our conscious minds. Our survival instincts are designed to avoid conscious decisions. They’re slow, tedious. We aren’t wired to make deliberate decisions all day long. We are made to identify patterns and react in ways that we’ve done before. Yet we struggle to let go and outsource the work of sorting variables to our subconscious, even though it excels at filling in the correct blanks. </w:delText>
        </w:r>
      </w:del>
    </w:p>
    <w:p w14:paraId="195AA5D6" w14:textId="65697616" w:rsidR="00FF5B77" w:rsidRPr="00FF5B77" w:rsidDel="00A36C8C" w:rsidRDefault="00FF5B77" w:rsidP="00FF5B77">
      <w:pPr>
        <w:rPr>
          <w:del w:id="239" w:author="Joel Karr" w:date="2026-03-04T13:42:00Z" w16du:dateUtc="2026-03-04T19:42:00Z"/>
        </w:rPr>
      </w:pPr>
      <w:del w:id="240" w:author="Joel Karr" w:date="2026-03-04T13:36:00Z" w16du:dateUtc="2026-03-04T19:36:00Z">
        <w:r w:rsidDel="0048628D">
          <w:delText>This is the same mechanism that magicians rely on to fool us. When a magician sets up a trick by repeating the same movements multiple times, it’s hard for us to keep focusing on it. Our subconscious tells us what will happen next so we can use our energy on other things. With the burden of attention shifted from our plate, the trick slips past us, as our subconscious fills in what we think is supposed to happen, not what actually occurred. We don’t notice the trick because we’re careless, not smart enough, or not observant enough. We miss it because our brains are efficient, applying patterns to what they expect will happen.</w:delText>
        </w:r>
      </w:del>
    </w:p>
    <w:p w14:paraId="4598CE0C" w14:textId="0515FBB9" w:rsidR="00FF5B77" w:rsidRPr="00FF5B77" w:rsidDel="00A36C8C" w:rsidRDefault="00FF5B77" w:rsidP="00FF5B77">
      <w:pPr>
        <w:rPr>
          <w:del w:id="241" w:author="Joel Karr" w:date="2026-03-04T13:42:00Z" w16du:dateUtc="2026-03-04T19:42:00Z"/>
        </w:rPr>
      </w:pPr>
      <w:del w:id="242" w:author="Joel Karr" w:date="2026-03-04T13:42:00Z" w16du:dateUtc="2026-03-04T19:42:00Z">
        <w:r w:rsidDel="00A36C8C">
          <w:delText>The true problem here is that we haven’t properly trained our subconscious to make decisions. Often the results of decisions don’t become apparent for weeks or months after you make them. By that time, numerous other variables have distorted the connection between the original decision and the outcome. A feature may not have been successful because the market shifted, or because it didn’t have proper training and change management. We are constantly trying to determine new approaches without ever knowing if we made a good decision previously.</w:delText>
        </w:r>
      </w:del>
    </w:p>
    <w:p w14:paraId="40828013" w14:textId="6B794E0D" w:rsidR="00FF5B77" w:rsidDel="00495110" w:rsidRDefault="00FF5B77" w:rsidP="00FF5B77">
      <w:pPr>
        <w:rPr>
          <w:del w:id="243" w:author="Joel Karr" w:date="2026-03-04T13:42:00Z" w16du:dateUtc="2026-03-04T19:42:00Z"/>
        </w:rPr>
      </w:pPr>
      <w:del w:id="244" w:author="Joel Karr" w:date="2026-03-04T13:42:00Z" w16du:dateUtc="2026-03-04T19:42:00Z">
        <w:r w:rsidDel="00A36C8C">
          <w:delText>To recognize patterns and make solid decisions fast, we need to be proactive. In the previous chapters, we trained our skills and built out task templates to common approaches and reliable estimates. We can also build mental models to train our subconscious to make decisions we can trust.</w:delText>
        </w:r>
      </w:del>
      <w:commentRangeEnd w:id="229"/>
      <w:r w:rsidR="00495110">
        <w:rPr>
          <w:rStyle w:val="CommentReference"/>
        </w:rPr>
        <w:commentReference w:id="229"/>
      </w:r>
    </w:p>
    <w:p w14:paraId="6AB51692" w14:textId="629A8E59" w:rsidR="00C42405" w:rsidRPr="00C42405" w:rsidRDefault="00C42405">
      <w:pPr>
        <w:rPr>
          <w:ins w:id="245" w:author="Joel Karr" w:date="2026-03-04T13:45:00Z" w16du:dateUtc="2026-03-04T19:45:00Z"/>
        </w:rPr>
        <w:pPrChange w:id="246" w:author="Joel Karr" w:date="2026-03-13T19:37:00Z" w16du:dateUtc="2026-03-14T00:37:00Z">
          <w:pPr>
            <w:pStyle w:val="Heading3"/>
          </w:pPr>
        </w:pPrChange>
      </w:pPr>
      <w:ins w:id="247" w:author="Joel Karr" w:date="2026-03-04T13:45:00Z" w16du:dateUtc="2026-03-04T19:45:00Z">
        <w:r w:rsidRPr="00C42405">
          <w:t>Duke's advice sounds dangerous if you think of intuition as something you're born with. If that were true, "just pick one" would be reckless.</w:t>
        </w:r>
      </w:ins>
    </w:p>
    <w:p w14:paraId="402FD820" w14:textId="77777777" w:rsidR="00C42405" w:rsidRPr="00C42405" w:rsidRDefault="00C42405">
      <w:pPr>
        <w:rPr>
          <w:ins w:id="248" w:author="Joel Karr" w:date="2026-03-04T13:45:00Z" w16du:dateUtc="2026-03-04T19:45:00Z"/>
        </w:rPr>
        <w:pPrChange w:id="249" w:author="Joel Karr" w:date="2026-03-13T19:37:00Z" w16du:dateUtc="2026-03-14T00:37:00Z">
          <w:pPr>
            <w:pStyle w:val="Heading3"/>
          </w:pPr>
        </w:pPrChange>
      </w:pPr>
      <w:ins w:id="250" w:author="Joel Karr" w:date="2026-03-04T13:45:00Z" w16du:dateUtc="2026-03-04T19:45:00Z">
        <w:r w:rsidRPr="00C42405">
          <w:t>But that's not how intuition works for someone who has been deliberately training.</w:t>
        </w:r>
      </w:ins>
    </w:p>
    <w:p w14:paraId="1E819F01" w14:textId="6FC74ED2" w:rsidR="0017704F" w:rsidRPr="00525402" w:rsidRDefault="00C42405">
      <w:pPr>
        <w:rPr>
          <w:ins w:id="251" w:author="Joel Karr" w:date="2026-03-04T13:45:00Z" w16du:dateUtc="2026-03-04T19:45:00Z"/>
        </w:rPr>
        <w:pPrChange w:id="252" w:author="Joel Karr" w:date="2026-03-13T19:37:00Z" w16du:dateUtc="2026-03-14T00:37:00Z">
          <w:pPr>
            <w:pStyle w:val="Heading3"/>
          </w:pPr>
        </w:pPrChange>
      </w:pPr>
      <w:ins w:id="253" w:author="Joel Karr" w:date="2026-03-04T13:45:00Z" w16du:dateUtc="2026-03-04T19:45:00Z">
        <w:r w:rsidRPr="00C42405">
          <w:t xml:space="preserve">In the cloud room, I didn't wake up one day able </w:t>
        </w:r>
      </w:ins>
      <w:ins w:id="254" w:author="Joel Karr" w:date="2026-03-04T13:46:00Z" w16du:dateUtc="2026-03-04T19:46:00Z">
        <w:r w:rsidR="00454BE9">
          <w:t>to compress</w:t>
        </w:r>
        <w:r w:rsidR="007368B6">
          <w:t xml:space="preserve"> </w:t>
        </w:r>
      </w:ins>
      <w:ins w:id="255" w:author="Joel Karr" w:date="2026-03-04T13:45:00Z" w16du:dateUtc="2026-03-04T19:45:00Z">
        <w:r w:rsidRPr="00C42405">
          <w:t xml:space="preserve">thousands of lines of legacy code </w:t>
        </w:r>
      </w:ins>
      <w:ins w:id="256" w:author="Joel Karr" w:date="2026-03-04T13:46:00Z" w16du:dateUtc="2026-03-04T19:46:00Z">
        <w:r w:rsidR="007368B6">
          <w:t xml:space="preserve">into patterns </w:t>
        </w:r>
        <w:r w:rsidR="00454BE9">
          <w:t>I could store in my head</w:t>
        </w:r>
      </w:ins>
      <w:ins w:id="257" w:author="Joel Karr" w:date="2026-03-04T13:45:00Z" w16du:dateUtc="2026-03-04T19:45:00Z">
        <w:r w:rsidRPr="00C42405">
          <w:t xml:space="preserve">. I built that ability night after night, writing side projects, creating exercises, cataloging every pattern I had to look up. What felt like instinct during that weekend search engine rewrite was </w:t>
        </w:r>
        <w:proofErr w:type="gramStart"/>
        <w:r w:rsidRPr="00C42405">
          <w:t>actually the</w:t>
        </w:r>
        <w:proofErr w:type="gramEnd"/>
        <w:r w:rsidRPr="00C42405">
          <w:t xml:space="preserve"> accumulated result of months of deliberate practice. My subconscious wasn't guessing. It was drawing on a library I had built piece by piece.</w:t>
        </w:r>
      </w:ins>
    </w:p>
    <w:p w14:paraId="6C5C4EF0" w14:textId="4A83EAD4" w:rsidR="00C42405" w:rsidRPr="00C42405" w:rsidRDefault="00C42405">
      <w:pPr>
        <w:rPr>
          <w:ins w:id="258" w:author="Joel Karr" w:date="2026-03-04T13:45:00Z" w16du:dateUtc="2026-03-04T19:45:00Z"/>
        </w:rPr>
        <w:pPrChange w:id="259" w:author="Joel Karr" w:date="2026-03-13T19:37:00Z" w16du:dateUtc="2026-03-14T00:37:00Z">
          <w:pPr>
            <w:pStyle w:val="Heading3"/>
          </w:pPr>
        </w:pPrChange>
      </w:pPr>
      <w:ins w:id="260" w:author="Joel Karr" w:date="2026-03-04T13:45:00Z" w16du:dateUtc="2026-03-04T19:45:00Z">
        <w:r w:rsidRPr="00C42405">
          <w:lastRenderedPageBreak/>
          <w:t>Task templates work the same way. When Richie and I broke down the SEC project into known approaches, we weren't being lazy or unimaginative. We were relying on patterns we had practiced enough that the decisions were already made. The template</w:t>
        </w:r>
      </w:ins>
      <w:ins w:id="261" w:author="Joel Karr" w:date="2026-03-04T13:57:00Z" w16du:dateUtc="2026-03-04T19:57:00Z">
        <w:r w:rsidR="00E64874">
          <w:t xml:space="preserve">s </w:t>
        </w:r>
      </w:ins>
      <w:ins w:id="262" w:author="Joel Karr" w:date="2026-03-04T13:45:00Z" w16du:dateUtc="2026-03-04T19:45:00Z">
        <w:r w:rsidRPr="00C42405">
          <w:t xml:space="preserve">meant we didn't have to consciously evaluate every choice because we'd already done that work </w:t>
        </w:r>
        <w:proofErr w:type="gramStart"/>
        <w:r w:rsidRPr="00C42405">
          <w:t>in</w:t>
        </w:r>
        <w:proofErr w:type="gramEnd"/>
        <w:r w:rsidRPr="00C42405">
          <w:t xml:space="preserve"> previous projects.</w:t>
        </w:r>
      </w:ins>
    </w:p>
    <w:p w14:paraId="2C4D448D" w14:textId="03EB9E6F" w:rsidR="00C42405" w:rsidRPr="00C42405" w:rsidRDefault="00C42405">
      <w:pPr>
        <w:rPr>
          <w:ins w:id="263" w:author="Joel Karr" w:date="2026-03-04T13:45:00Z" w16du:dateUtc="2026-03-04T19:45:00Z"/>
        </w:rPr>
        <w:pPrChange w:id="264" w:author="Joel Karr" w:date="2026-03-13T19:37:00Z" w16du:dateUtc="2026-03-14T00:37:00Z">
          <w:pPr>
            <w:pStyle w:val="Heading3"/>
          </w:pPr>
        </w:pPrChange>
      </w:pPr>
      <w:ins w:id="265" w:author="Joel Karr" w:date="2026-03-04T13:45:00Z" w16du:dateUtc="2026-03-04T19:45:00Z">
        <w:r w:rsidRPr="00C42405">
          <w:t xml:space="preserve">Mental models are the next layer. Deliberate practice </w:t>
        </w:r>
      </w:ins>
      <w:ins w:id="266" w:author="Joel Karr" w:date="2026-03-04T13:57:00Z" w16du:dateUtc="2026-03-04T19:57:00Z">
        <w:r w:rsidR="00E64874">
          <w:t>builds skills</w:t>
        </w:r>
      </w:ins>
      <w:ins w:id="267" w:author="Joel Karr" w:date="2026-03-04T13:45:00Z" w16du:dateUtc="2026-03-04T19:45:00Z">
        <w:r w:rsidRPr="00C42405">
          <w:t xml:space="preserve">. Task templates </w:t>
        </w:r>
      </w:ins>
      <w:ins w:id="268" w:author="Joel Karr" w:date="2026-03-04T13:58:00Z" w16du:dateUtc="2026-03-04T19:58:00Z">
        <w:r w:rsidR="000E2D83">
          <w:t xml:space="preserve">reduce </w:t>
        </w:r>
      </w:ins>
      <w:ins w:id="269" w:author="Joel Karr" w:date="2026-03-05T15:48:00Z" w16du:dateUtc="2026-03-05T21:48:00Z">
        <w:r w:rsidR="00BF0BB5">
          <w:t>what</w:t>
        </w:r>
      </w:ins>
      <w:ins w:id="270" w:author="Joel Karr" w:date="2026-03-04T13:58:00Z" w16du:dateUtc="2026-03-04T19:58:00Z">
        <w:r w:rsidR="00D82353">
          <w:t xml:space="preserve"> you n</w:t>
        </w:r>
      </w:ins>
      <w:ins w:id="271" w:author="Joel Karr" w:date="2026-03-04T13:59:00Z" w16du:dateUtc="2026-03-04T19:59:00Z">
        <w:r w:rsidR="00D82353">
          <w:t>eed to consider</w:t>
        </w:r>
      </w:ins>
      <w:ins w:id="272" w:author="Joel Karr" w:date="2026-03-04T13:45:00Z" w16du:dateUtc="2026-03-04T19:45:00Z">
        <w:r w:rsidRPr="00C42405">
          <w:t>.</w:t>
        </w:r>
      </w:ins>
      <w:ins w:id="273" w:author="Joel Karr" w:date="2026-03-15T17:34:00Z" w16du:dateUtc="2026-03-15T22:34:00Z">
        <w:r w:rsidR="001E2D1A">
          <w:t xml:space="preserve"> Mental models go deeper; they train the part of your brain that makes decisions before you realize you’re making them.</w:t>
        </w:r>
      </w:ins>
      <w:ins w:id="274" w:author="Joel Karr" w:date="2026-03-04T13:45:00Z" w16du:dateUtc="2026-03-04T19:45:00Z">
        <w:r w:rsidRPr="00C42405">
          <w:t xml:space="preserve"> But the mechanism is the same. You're building something in your subconscious through repetition, so that when a decision shows up under pressure, your brain already knows the answer.</w:t>
        </w:r>
      </w:ins>
    </w:p>
    <w:p w14:paraId="2B4B9656" w14:textId="17DACE9D" w:rsidR="00C42405" w:rsidRPr="00C42405" w:rsidRDefault="00C42405">
      <w:pPr>
        <w:rPr>
          <w:ins w:id="275" w:author="Joel Karr" w:date="2026-03-04T13:45:00Z" w16du:dateUtc="2026-03-04T19:45:00Z"/>
        </w:rPr>
        <w:pPrChange w:id="276" w:author="Joel Karr" w:date="2026-03-13T19:37:00Z" w16du:dateUtc="2026-03-14T00:37:00Z">
          <w:pPr>
            <w:pStyle w:val="Heading3"/>
          </w:pPr>
        </w:pPrChange>
      </w:pPr>
      <w:ins w:id="277" w:author="Joel Karr" w:date="2026-03-04T13:45:00Z" w16du:dateUtc="2026-03-04T19:45:00Z">
        <w:r w:rsidRPr="00C42405">
          <w:t xml:space="preserve">The engineer staring at that fifteen-year-old codebase didn't need more time to analyze it. He needed to stop analyzing and start recognizing. Once he trusted the patterns his experience had already built, once he stopped using his eyes to see code, the path forward </w:t>
        </w:r>
      </w:ins>
      <w:ins w:id="278" w:author="Joel Karr" w:date="2026-03-05T15:48:00Z" w16du:dateUtc="2026-03-05T21:48:00Z">
        <w:r w:rsidR="00682ECC">
          <w:t>was clear</w:t>
        </w:r>
      </w:ins>
      <w:ins w:id="279" w:author="Joel Karr" w:date="2026-03-04T13:45:00Z" w16du:dateUtc="2026-03-04T19:45:00Z">
        <w:r w:rsidRPr="00C42405">
          <w:t>.</w:t>
        </w:r>
      </w:ins>
    </w:p>
    <w:p w14:paraId="0DD3352A" w14:textId="77777777" w:rsidR="00C42405" w:rsidRPr="00C42405" w:rsidRDefault="00C42405">
      <w:pPr>
        <w:rPr>
          <w:ins w:id="280" w:author="Joel Karr" w:date="2026-03-04T13:45:00Z" w16du:dateUtc="2026-03-04T19:45:00Z"/>
        </w:rPr>
        <w:pPrChange w:id="281" w:author="Joel Karr" w:date="2026-03-13T19:37:00Z" w16du:dateUtc="2026-03-14T00:37:00Z">
          <w:pPr>
            <w:pStyle w:val="Heading3"/>
          </w:pPr>
        </w:pPrChange>
      </w:pPr>
      <w:ins w:id="282" w:author="Joel Karr" w:date="2026-03-04T13:45:00Z" w16du:dateUtc="2026-03-04T19:45:00Z">
        <w:r w:rsidRPr="00C42405">
          <w:t xml:space="preserve">The reason Duke's "menu strategy" works isn't that the choice doesn't matter. It's that by the time you've narrowed it down to two viable options, your trained subconscious has already done the hard work. </w:t>
        </w:r>
        <w:proofErr w:type="gramStart"/>
        <w:r w:rsidRPr="00C42405">
          <w:t>The deliberation</w:t>
        </w:r>
        <w:proofErr w:type="gramEnd"/>
        <w:r w:rsidRPr="00C42405">
          <w:t xml:space="preserve"> is </w:t>
        </w:r>
        <w:proofErr w:type="gramStart"/>
        <w:r w:rsidRPr="00C42405">
          <w:t>the</w:t>
        </w:r>
        <w:proofErr w:type="gramEnd"/>
        <w:r w:rsidRPr="00C42405">
          <w:t xml:space="preserve"> illusion. The decision was made before you realized you were thinking.</w:t>
        </w:r>
      </w:ins>
    </w:p>
    <w:p w14:paraId="26DD82A8" w14:textId="0E35CCC2" w:rsidR="00B3383F" w:rsidRDefault="00C42405">
      <w:pPr>
        <w:rPr>
          <w:ins w:id="283" w:author="Joel Karr" w:date="2026-03-04T13:54:00Z" w16du:dateUtc="2026-03-04T19:54:00Z"/>
        </w:rPr>
        <w:pPrChange w:id="284" w:author="Joel Karr" w:date="2026-03-13T19:37:00Z" w16du:dateUtc="2026-03-14T00:37:00Z">
          <w:pPr>
            <w:pStyle w:val="Heading3"/>
          </w:pPr>
        </w:pPrChange>
      </w:pPr>
      <w:ins w:id="285" w:author="Joel Karr" w:date="2026-03-04T13:45:00Z" w16du:dateUtc="2026-03-04T19:45:00Z">
        <w:r w:rsidRPr="00C42405">
          <w:t xml:space="preserve">But trusting your subconscious only works if you keep training it. </w:t>
        </w:r>
      </w:ins>
      <w:ins w:id="286" w:author="Joel Karr" w:date="2026-03-05T15:49:00Z" w16du:dateUtc="2026-03-05T21:49:00Z">
        <w:r w:rsidR="00682ECC">
          <w:t>If you s</w:t>
        </w:r>
      </w:ins>
      <w:ins w:id="287" w:author="Joel Karr" w:date="2026-03-04T13:45:00Z" w16du:dateUtc="2026-03-04T19:45:00Z">
        <w:r w:rsidRPr="00C42405">
          <w:t xml:space="preserve">top practicing and your pattern recognition gets stale. The industry changes, your tools change, and the instincts you built three years ago start producing outdated answers. This is why the exercises that follow aren't </w:t>
        </w:r>
      </w:ins>
      <w:ins w:id="288" w:author="Joel Karr" w:date="2026-03-05T15:49:00Z" w16du:dateUtc="2026-03-05T21:49:00Z">
        <w:r w:rsidR="00682ECC">
          <w:t>critical</w:t>
        </w:r>
      </w:ins>
      <w:ins w:id="289" w:author="Joel Karr" w:date="2026-03-04T13:45:00Z" w16du:dateUtc="2026-03-04T19:45:00Z">
        <w:r w:rsidRPr="00C42405">
          <w:t>. They're maintenance for the system you've been building since Chapter 2.</w:t>
        </w:r>
      </w:ins>
    </w:p>
    <w:p w14:paraId="7506C239" w14:textId="77777777" w:rsidR="00B3383F" w:rsidRDefault="00B3383F" w:rsidP="00C42405">
      <w:pPr>
        <w:pStyle w:val="Heading3"/>
        <w:rPr>
          <w:ins w:id="290" w:author="Joel Karr" w:date="2026-03-04T13:54:00Z" w16du:dateUtc="2026-03-04T19:54:00Z"/>
          <w:rFonts w:eastAsiaTheme="minorHAnsi" w:cstheme="minorBidi"/>
          <w:color w:val="auto"/>
          <w:sz w:val="24"/>
          <w:szCs w:val="24"/>
        </w:rPr>
      </w:pPr>
    </w:p>
    <w:p w14:paraId="421D21C2" w14:textId="0935EE61" w:rsidR="00FF5B77" w:rsidRPr="00FF5B77" w:rsidRDefault="00FF5B77" w:rsidP="00C42405">
      <w:pPr>
        <w:pStyle w:val="Heading3"/>
      </w:pPr>
      <w:bookmarkStart w:id="291" w:name="_Toc224480572"/>
      <w:commentRangeStart w:id="292"/>
      <w:r>
        <w:t>Building Your Mental Models</w:t>
      </w:r>
      <w:commentRangeEnd w:id="292"/>
      <w:r>
        <w:rPr>
          <w:rStyle w:val="CommentReference"/>
          <w:sz w:val="28"/>
          <w:szCs w:val="28"/>
        </w:rPr>
        <w:commentReference w:id="292"/>
      </w:r>
      <w:bookmarkEnd w:id="291"/>
    </w:p>
    <w:p w14:paraId="31D83091" w14:textId="6EC629F9" w:rsidR="009A43C5" w:rsidRDefault="009A43C5" w:rsidP="00FF5B77">
      <w:r>
        <w:t xml:space="preserve">Training your subconscious to make decisions feels exhausting at first. But it works best </w:t>
      </w:r>
      <w:ins w:id="293" w:author="Joel Karr" w:date="2026-03-15T17:36:00Z" w16du:dateUtc="2026-03-15T22:36:00Z">
        <w:r w:rsidR="00666E17">
          <w:t>i</w:t>
        </w:r>
      </w:ins>
      <w:del w:id="294" w:author="Joel Karr" w:date="2026-03-15T17:36:00Z" w16du:dateUtc="2026-03-15T22:36:00Z">
        <w:r w:rsidDel="00666E17">
          <w:delText>I</w:delText>
        </w:r>
      </w:del>
      <w:r>
        <w:t>f you start small.</w:t>
      </w:r>
    </w:p>
    <w:p w14:paraId="3AA904D5" w14:textId="1FEC0C89" w:rsidR="00FF5B77" w:rsidRPr="00FF5B77" w:rsidRDefault="009A43C5" w:rsidP="000B6764">
      <w:pPr>
        <w:pStyle w:val="Heading4"/>
      </w:pPr>
      <w:r>
        <w:t>The Decision Journal</w:t>
      </w:r>
    </w:p>
    <w:p w14:paraId="012B35A0" w14:textId="77777777" w:rsidR="00FF5B77" w:rsidRPr="00FF5B77" w:rsidRDefault="00FF5B77" w:rsidP="00FF5B77">
      <w:r>
        <w:t>Add a section to your notebook for decisions. When you find yourself making a technical choice, write it down. Include any information that influenced your decision. Don’t overthink it. We will come back to these later.</w:t>
      </w:r>
    </w:p>
    <w:p w14:paraId="003A48AD" w14:textId="77777777" w:rsidR="009A43C5" w:rsidRPr="009A43C5" w:rsidRDefault="009A43C5" w:rsidP="009A43C5">
      <w:r>
        <w:t>Here's what my entries looked like:</w:t>
      </w:r>
    </w:p>
    <w:p w14:paraId="5702C9BF" w14:textId="77777777" w:rsidR="009A43C5" w:rsidRPr="009A43C5" w:rsidRDefault="009A43C5" w:rsidP="009A43C5">
      <w:r>
        <w:rPr>
          <w:b/>
          <w:bCs/>
        </w:rPr>
        <w:t>Decision:</w:t>
      </w:r>
      <w:r>
        <w:t xml:space="preserve"> Should I add this endpoint to an existing API or create a new one?</w:t>
      </w:r>
    </w:p>
    <w:p w14:paraId="2102875F" w14:textId="77777777" w:rsidR="009A43C5" w:rsidRPr="009A43C5" w:rsidRDefault="009A43C5" w:rsidP="009A43C5">
      <w:r>
        <w:rPr>
          <w:b/>
          <w:bCs/>
        </w:rPr>
        <w:lastRenderedPageBreak/>
        <w:t>Context:</w:t>
      </w:r>
      <w:r>
        <w:t xml:space="preserve"> Existing system uses domain-driven design. This endpoint will have much higher traffic than the others. It's part of a business-critical workflow.</w:t>
      </w:r>
    </w:p>
    <w:p w14:paraId="76F6D83D" w14:textId="4BD39117" w:rsidR="009A43C5" w:rsidRPr="009A43C5" w:rsidRDefault="009A43C5" w:rsidP="009A43C5">
      <w:r>
        <w:rPr>
          <w:b/>
          <w:bCs/>
        </w:rPr>
        <w:t>Choice:</w:t>
      </w:r>
      <w:r>
        <w:t xml:space="preserve"> Create a new API.</w:t>
      </w:r>
    </w:p>
    <w:p w14:paraId="76D2A68D" w14:textId="77777777" w:rsidR="009A43C5" w:rsidRPr="009A43C5" w:rsidRDefault="009A43C5" w:rsidP="009A43C5">
      <w:r>
        <w:rPr>
          <w:b/>
          <w:bCs/>
        </w:rPr>
        <w:t>Decision:</w:t>
      </w:r>
      <w:r>
        <w:t xml:space="preserve"> SQL or a document database like Cosmos?</w:t>
      </w:r>
    </w:p>
    <w:p w14:paraId="0A4C5BF2" w14:textId="77777777" w:rsidR="009A43C5" w:rsidRPr="009A43C5" w:rsidRDefault="009A43C5" w:rsidP="009A43C5">
      <w:r>
        <w:rPr>
          <w:b/>
          <w:bCs/>
        </w:rPr>
        <w:t>Context:</w:t>
      </w:r>
      <w:r>
        <w:t xml:space="preserve"> Data will only be accessed by ID. There's nested optional data. Deadline is tight.</w:t>
      </w:r>
    </w:p>
    <w:p w14:paraId="2E701BF8" w14:textId="77777777" w:rsidR="009A43C5" w:rsidRPr="009A43C5" w:rsidRDefault="009A43C5" w:rsidP="009A43C5">
      <w:r>
        <w:rPr>
          <w:b/>
          <w:bCs/>
        </w:rPr>
        <w:t>Choice:</w:t>
      </w:r>
      <w:r>
        <w:t xml:space="preserve"> Cosmos.</w:t>
      </w:r>
    </w:p>
    <w:p w14:paraId="1DEDD6C2" w14:textId="77777777" w:rsidR="009A43C5" w:rsidRPr="009A43C5" w:rsidRDefault="009A43C5" w:rsidP="009A43C5">
      <w:r>
        <w:t>That's it. Quick captures. You'll come back to them later.</w:t>
      </w:r>
    </w:p>
    <w:p w14:paraId="485485E6" w14:textId="77777777" w:rsidR="009A43C5" w:rsidRPr="009A43C5" w:rsidRDefault="009A43C5" w:rsidP="000B6764">
      <w:pPr>
        <w:pStyle w:val="Heading4"/>
      </w:pPr>
      <w:r>
        <w:t>Reviewing What You Decided</w:t>
      </w:r>
    </w:p>
    <w:p w14:paraId="6DA1B5F3" w14:textId="77777777" w:rsidR="009A43C5" w:rsidRPr="009A43C5" w:rsidRDefault="009A43C5" w:rsidP="009A43C5">
      <w:r>
        <w:t>Set aside time away from deadline pressure to review your decisions. Pick one and start with the context.</w:t>
      </w:r>
    </w:p>
    <w:p w14:paraId="6FCE0C9B" w14:textId="2B9B2742" w:rsidR="009A43C5" w:rsidRPr="009A43C5" w:rsidRDefault="009A43C5" w:rsidP="009A43C5">
      <w:r>
        <w:t xml:space="preserve">What information did you have? What didn't you write down that </w:t>
      </w:r>
      <w:proofErr w:type="gramStart"/>
      <w:r>
        <w:t>actually influenced</w:t>
      </w:r>
      <w:proofErr w:type="gramEnd"/>
      <w:r>
        <w:t xml:space="preserve"> you? Did someone else speak first? Did you follow their lead? How much uncertainty were you carrying?</w:t>
      </w:r>
    </w:p>
    <w:p w14:paraId="4EC694B6" w14:textId="2AC66123" w:rsidR="009A43C5" w:rsidRPr="009A43C5" w:rsidRDefault="009A43C5" w:rsidP="009A43C5">
      <w:r>
        <w:t xml:space="preserve">Here's the key: don't focus on whether the outcome </w:t>
      </w:r>
      <w:proofErr w:type="gramStart"/>
      <w:r>
        <w:t>was</w:t>
      </w:r>
      <w:proofErr w:type="gramEnd"/>
      <w:r>
        <w:t xml:space="preserve"> good. Focus on whether the decision was good given what you knew at the time. If it was, note what made it good. If it wasn't, note what you'd now do differently.</w:t>
      </w:r>
    </w:p>
    <w:p w14:paraId="3343F471" w14:textId="77777777" w:rsidR="009A43C5" w:rsidRPr="009A43C5" w:rsidRDefault="009A43C5" w:rsidP="000B6764">
      <w:pPr>
        <w:pStyle w:val="Heading4"/>
      </w:pPr>
      <w:r>
        <w:t>Getting Outside Perspective</w:t>
      </w:r>
    </w:p>
    <w:p w14:paraId="51056339" w14:textId="057A6921" w:rsidR="009A43C5" w:rsidRPr="009A43C5" w:rsidRDefault="009A43C5" w:rsidP="009A43C5">
      <w:r>
        <w:t>Once you can articulate the context and your reasoning, find a peer or mentor and walk through it with</w:t>
      </w:r>
      <w:ins w:id="295" w:author="Joel Karr" w:date="2026-03-15T17:37:00Z" w16du:dateUtc="2026-03-15T22:37:00Z">
        <w:r w:rsidR="00666E17">
          <w:t xml:space="preserve"> them</w:t>
        </w:r>
      </w:ins>
      <w:r>
        <w:t>. They might have made a different choice for reasons you hadn't considered. Or they might have reached the same conclusion through different reasoning.</w:t>
      </w:r>
    </w:p>
    <w:p w14:paraId="56BC692F" w14:textId="77777777" w:rsidR="009A43C5" w:rsidRPr="009A43C5" w:rsidRDefault="009A43C5" w:rsidP="009A43C5">
      <w:r>
        <w:t>The goal isn't to be right. It's to understand how you think about decisions and whether there are better frameworks you could be using.</w:t>
      </w:r>
    </w:p>
    <w:p w14:paraId="151C03FF" w14:textId="77777777" w:rsidR="009A43C5" w:rsidRPr="009A43C5" w:rsidRDefault="009A43C5" w:rsidP="000B6764">
      <w:pPr>
        <w:pStyle w:val="Heading4"/>
      </w:pPr>
      <w:r>
        <w:t>Building Your Rules</w:t>
      </w:r>
    </w:p>
    <w:p w14:paraId="6ED211E5" w14:textId="77777777" w:rsidR="009A43C5" w:rsidRPr="009A43C5" w:rsidRDefault="009A43C5" w:rsidP="009A43C5">
      <w:r>
        <w:t>Over time, patterns emerge. Certain contexts reliably lead to certain decisions. When you notice this, write it down as a rule.</w:t>
      </w:r>
    </w:p>
    <w:p w14:paraId="0C056A3E" w14:textId="77777777" w:rsidR="009A43C5" w:rsidRPr="009A43C5" w:rsidRDefault="009A43C5" w:rsidP="009A43C5">
      <w:r>
        <w:rPr>
          <w:b/>
          <w:bCs/>
        </w:rPr>
        <w:t>Question:</w:t>
      </w:r>
      <w:r>
        <w:t xml:space="preserve"> New API or add to existing?</w:t>
      </w:r>
    </w:p>
    <w:p w14:paraId="46C97D4D" w14:textId="77777777" w:rsidR="009A43C5" w:rsidRPr="009A43C5" w:rsidRDefault="009A43C5" w:rsidP="009A43C5">
      <w:r>
        <w:rPr>
          <w:b/>
          <w:bCs/>
        </w:rPr>
        <w:t>Rule:</w:t>
      </w:r>
      <w:r>
        <w:t xml:space="preserve"> If the endpoint </w:t>
      </w:r>
      <w:proofErr w:type="gramStart"/>
      <w:r>
        <w:t>will have</w:t>
      </w:r>
      <w:proofErr w:type="gramEnd"/>
      <w:r>
        <w:t xml:space="preserve"> significantly different traffic than existing endpoints, make it a new API.</w:t>
      </w:r>
    </w:p>
    <w:p w14:paraId="2BA328D0" w14:textId="452CC7F1" w:rsidR="009A43C5" w:rsidRPr="009A43C5" w:rsidRDefault="009A43C5" w:rsidP="009A43C5">
      <w:r>
        <w:rPr>
          <w:b/>
          <w:bCs/>
        </w:rPr>
        <w:t>Rule:</w:t>
      </w:r>
      <w:r>
        <w:t xml:space="preserve"> </w:t>
      </w:r>
      <w:proofErr w:type="gramStart"/>
      <w:r>
        <w:t>If using</w:t>
      </w:r>
      <w:proofErr w:type="gramEnd"/>
      <w:r>
        <w:t xml:space="preserve"> domain-driven design, find the closest related domain objects and add the endpoint there.</w:t>
      </w:r>
    </w:p>
    <w:p w14:paraId="2D61744D" w14:textId="77777777" w:rsidR="009A43C5" w:rsidRPr="009A43C5" w:rsidRDefault="009A43C5" w:rsidP="009A43C5">
      <w:r>
        <w:rPr>
          <w:b/>
          <w:bCs/>
        </w:rPr>
        <w:lastRenderedPageBreak/>
        <w:t>Question:</w:t>
      </w:r>
      <w:r>
        <w:t xml:space="preserve"> SQL or document database?</w:t>
      </w:r>
    </w:p>
    <w:p w14:paraId="0EB7856B" w14:textId="77777777" w:rsidR="009A43C5" w:rsidRPr="009A43C5" w:rsidRDefault="009A43C5" w:rsidP="009A43C5">
      <w:r>
        <w:rPr>
          <w:b/>
          <w:bCs/>
        </w:rPr>
        <w:t>Rule:</w:t>
      </w:r>
      <w:r>
        <w:t xml:space="preserve"> If you're only accessing by ID, use a document database.</w:t>
      </w:r>
    </w:p>
    <w:p w14:paraId="31860C60" w14:textId="77777777" w:rsidR="009A43C5" w:rsidRPr="009A43C5" w:rsidRDefault="009A43C5" w:rsidP="009A43C5">
      <w:r>
        <w:rPr>
          <w:b/>
          <w:bCs/>
        </w:rPr>
        <w:t>Rule:</w:t>
      </w:r>
      <w:r>
        <w:t xml:space="preserve"> If you need counts, aggregates, or complex queries, use SQL.</w:t>
      </w:r>
    </w:p>
    <w:p w14:paraId="7E9582AE" w14:textId="77777777" w:rsidR="009A43C5" w:rsidRPr="009A43C5" w:rsidRDefault="009A43C5" w:rsidP="009A43C5">
      <w:r>
        <w:t>These rules become your decision shortcuts. Your cheat sheet for your subconscious.</w:t>
      </w:r>
    </w:p>
    <w:p w14:paraId="48C35C2D" w14:textId="77777777" w:rsidR="009A43C5" w:rsidRPr="009A43C5" w:rsidRDefault="009A43C5" w:rsidP="000B6764">
      <w:pPr>
        <w:pStyle w:val="Heading4"/>
      </w:pPr>
      <w:r>
        <w:t>Practicing Pattern Recognition</w:t>
      </w:r>
    </w:p>
    <w:p w14:paraId="09B3F3B5" w14:textId="77777777" w:rsidR="009A43C5" w:rsidRPr="009A43C5" w:rsidRDefault="009A43C5" w:rsidP="009A43C5">
      <w:r>
        <w:t>As you build these frameworks, start looking for patterns that help you identify context quickly.</w:t>
      </w:r>
    </w:p>
    <w:p w14:paraId="5799138F" w14:textId="77777777" w:rsidR="009A43C5" w:rsidRPr="009A43C5" w:rsidRDefault="009A43C5" w:rsidP="009A43C5">
      <w:r>
        <w:t>Skim unfamiliar code without trying to understand every line. What patterns do you see? What looks out of place? What can you categorize?</w:t>
      </w:r>
    </w:p>
    <w:p w14:paraId="2690469E" w14:textId="019D25AA" w:rsidR="009A43C5" w:rsidRPr="009A43C5" w:rsidRDefault="009A43C5" w:rsidP="009A43C5">
      <w:r>
        <w:t>Look for patterns outside the code, too. Are certain types of requests always under time pressure? Which stakeholders care most about reliability versus speed?</w:t>
      </w:r>
    </w:p>
    <w:p w14:paraId="07F1E3EF" w14:textId="77777777" w:rsidR="009A43C5" w:rsidRPr="009A43C5" w:rsidRDefault="009A43C5" w:rsidP="009A43C5">
      <w:r>
        <w:t>The goal is to map these patterns to your decision rules so fast that you're deciding before you realize you're thinking.</w:t>
      </w:r>
    </w:p>
    <w:p w14:paraId="65C1F4B4" w14:textId="77777777" w:rsidR="009A43C5" w:rsidRPr="009A43C5" w:rsidRDefault="009A43C5" w:rsidP="000B6764">
      <w:pPr>
        <w:pStyle w:val="Heading4"/>
      </w:pPr>
      <w:r>
        <w:t>Refining Over Time</w:t>
      </w:r>
    </w:p>
    <w:p w14:paraId="5CD59606" w14:textId="77777777" w:rsidR="009A43C5" w:rsidRPr="009A43C5" w:rsidRDefault="009A43C5" w:rsidP="009A43C5">
      <w:r>
        <w:t>Apply your frameworks when decision points come up. If the framework gives you a viable answer, go with it. Don't second-guess.</w:t>
      </w:r>
    </w:p>
    <w:p w14:paraId="08E94EF5" w14:textId="77777777" w:rsidR="009A43C5" w:rsidRPr="009A43C5" w:rsidRDefault="009A43C5" w:rsidP="009A43C5">
      <w:r>
        <w:t>After a few weeks, review how your rules performed. Would you make the same decision again given the same information? If not, adjust the rule. But be careful not to overcomplicate things. If you're adding too many exceptions, step back and simplify.</w:t>
      </w:r>
    </w:p>
    <w:p w14:paraId="079AE736" w14:textId="75D3CAB8" w:rsidR="009A43C5" w:rsidRPr="009A43C5" w:rsidRDefault="009A43C5" w:rsidP="000B6764">
      <w:pPr>
        <w:pStyle w:val="Heading3"/>
      </w:pPr>
      <w:bookmarkStart w:id="296" w:name="_Toc224480573"/>
      <w:del w:id="297" w:author="Joel Karr" w:date="2026-03-05T16:00:00Z" w16du:dateUtc="2026-03-05T22:00:00Z">
        <w:r w:rsidDel="00372924">
          <w:delText>Don't Use Your Eyes</w:delText>
        </w:r>
      </w:del>
      <w:ins w:id="298" w:author="Joel Karr" w:date="2026-03-05T16:00:00Z" w16du:dateUtc="2026-03-05T22:00:00Z">
        <w:r w:rsidR="00372924">
          <w:t>The Path Forward</w:t>
        </w:r>
      </w:ins>
      <w:bookmarkEnd w:id="296"/>
    </w:p>
    <w:p w14:paraId="5CA4C17B" w14:textId="318FC8D4" w:rsidR="009A43C5" w:rsidRPr="009A43C5" w:rsidRDefault="003413FF" w:rsidP="009A43C5">
      <w:r>
        <w:t>Remember that</w:t>
      </w:r>
      <w:del w:id="299" w:author="Joel Karr" w:date="2026-03-15T17:37:00Z" w16du:dateUtc="2026-03-15T22:37:00Z">
        <w:r w:rsidDel="000A2755">
          <w:delText xml:space="preserve"> that</w:delText>
        </w:r>
      </w:del>
      <w:r>
        <w:t xml:space="preserve"> engineer I mentioned at the beginning of the chapter? He didn't rewrite the codebase. None of us did.</w:t>
      </w:r>
    </w:p>
    <w:p w14:paraId="379F74BC" w14:textId="367AE1BF" w:rsidR="009A43C5" w:rsidRPr="009A43C5" w:rsidRDefault="009A43C5" w:rsidP="009A43C5">
      <w:r>
        <w:t xml:space="preserve">Once the team stopped trying to consciously understand every line and started looking for patterns, the path forward became obvious. The system wasn't one monolithic problem. </w:t>
      </w:r>
      <w:proofErr w:type="gramStart"/>
      <w:r>
        <w:t>It was</w:t>
      </w:r>
      <w:proofErr w:type="gramEnd"/>
      <w:r>
        <w:t xml:space="preserve"> dozens of smaller problems, most of which we'd solved before in different contexts. </w:t>
      </w:r>
    </w:p>
    <w:p w14:paraId="7B4E1D18" w14:textId="77777777" w:rsidR="009A43C5" w:rsidRPr="009A43C5" w:rsidRDefault="009A43C5" w:rsidP="009A43C5">
      <w:r>
        <w:t xml:space="preserve">The leap from the current code to the ideal code </w:t>
      </w:r>
      <w:proofErr w:type="gramStart"/>
      <w:r>
        <w:t>had felt</w:t>
      </w:r>
      <w:proofErr w:type="gramEnd"/>
      <w:r>
        <w:t xml:space="preserve"> impossible. But once we saw the system as layers written by different people at different times, we could work with it instead of against it.</w:t>
      </w:r>
    </w:p>
    <w:p w14:paraId="7EBF28E3" w14:textId="3E51C6EF" w:rsidR="009A43C5" w:rsidRPr="009A43C5" w:rsidRDefault="00C213BF" w:rsidP="009A43C5">
      <w:ins w:id="300" w:author="Joel Karr" w:date="2026-03-05T15:54:00Z">
        <w:r w:rsidRPr="00C213BF">
          <w:t>Nobody was going to write a white paper about what we built. But we focused on solving the business problem and chose what we knew would work. We delivered on time.</w:t>
        </w:r>
      </w:ins>
      <w:ins w:id="301" w:author="Joel Karr" w:date="2026-03-05T15:54:00Z" w16du:dateUtc="2026-03-05T21:54:00Z">
        <w:r>
          <w:t xml:space="preserve"> </w:t>
        </w:r>
      </w:ins>
      <w:commentRangeStart w:id="302"/>
      <w:del w:id="303" w:author="Joel Karr" w:date="2026-03-15T17:37:00Z" w16du:dateUtc="2026-03-15T22:37:00Z">
        <w:r w:rsidR="009A43C5" w:rsidDel="00666E17">
          <w:delText>We delivered on time.</w:delText>
        </w:r>
        <w:commentRangeEnd w:id="302"/>
        <w:r w:rsidR="009A43C5" w:rsidDel="00666E17">
          <w:rPr>
            <w:rStyle w:val="CommentReference"/>
            <w:sz w:val="24"/>
            <w:szCs w:val="24"/>
          </w:rPr>
          <w:commentReference w:id="302"/>
        </w:r>
      </w:del>
    </w:p>
    <w:p w14:paraId="0480217A" w14:textId="162D5716" w:rsidR="00FF5B77" w:rsidRDefault="000B6764" w:rsidP="009A43C5">
      <w:r>
        <w:lastRenderedPageBreak/>
        <w:br w:type="page"/>
      </w:r>
    </w:p>
    <w:p w14:paraId="42E146BA" w14:textId="77777777" w:rsidR="00933C7B" w:rsidRDefault="00933C7B" w:rsidP="00FA36F3">
      <w:pPr>
        <w:pStyle w:val="Heading2"/>
      </w:pPr>
      <w:bookmarkStart w:id="304" w:name="_Toc224480574"/>
      <w:commentRangeStart w:id="305"/>
      <w:r>
        <w:lastRenderedPageBreak/>
        <w:t>Five</w:t>
      </w:r>
      <w:bookmarkEnd w:id="304"/>
    </w:p>
    <w:p w14:paraId="0E1068B3" w14:textId="1181FD5B" w:rsidR="00C305E0" w:rsidRDefault="00C305E0" w:rsidP="00FA36F3">
      <w:pPr>
        <w:pStyle w:val="Heading2"/>
      </w:pPr>
      <w:bookmarkStart w:id="306" w:name="_Toc224480575"/>
      <w:r>
        <w:t>The Question Behind the Ask</w:t>
      </w:r>
      <w:commentRangeEnd w:id="305"/>
      <w:r>
        <w:rPr>
          <w:rStyle w:val="CommentReference"/>
          <w:sz w:val="32"/>
          <w:szCs w:val="32"/>
        </w:rPr>
        <w:commentReference w:id="305"/>
      </w:r>
      <w:bookmarkEnd w:id="306"/>
    </w:p>
    <w:p w14:paraId="157F82BF" w14:textId="77777777" w:rsidR="00C305E0" w:rsidRDefault="00C305E0" w:rsidP="009A43C5"/>
    <w:p w14:paraId="7D2F67FA" w14:textId="1C87214B" w:rsidR="00C305E0" w:rsidRPr="00C305E0" w:rsidDel="00AC6809" w:rsidRDefault="00F870DB" w:rsidP="00C305E0">
      <w:pPr>
        <w:rPr>
          <w:del w:id="307" w:author="Joel Karr" w:date="2026-03-05T19:13:00Z" w16du:dateUtc="2026-03-06T01:13:00Z"/>
        </w:rPr>
      </w:pPr>
      <w:del w:id="308" w:author="Joel Karr" w:date="2026-03-05T19:13:00Z" w16du:dateUtc="2026-03-06T01:13:00Z">
        <w:r w:rsidDel="00AC6809">
          <w:delText>“But every game you play costs thirty cents,” he said, and silence followed.</w:delText>
        </w:r>
      </w:del>
    </w:p>
    <w:p w14:paraId="1E488264" w14:textId="0519FFD0" w:rsidR="00C305E0" w:rsidDel="00AC6809" w:rsidRDefault="00E27115" w:rsidP="009A43C5">
      <w:pPr>
        <w:rPr>
          <w:del w:id="309" w:author="Joel Karr" w:date="2026-03-05T19:13:00Z" w16du:dateUtc="2026-03-06T01:13:00Z"/>
        </w:rPr>
      </w:pPr>
      <w:commentRangeStart w:id="310"/>
      <w:del w:id="311" w:author="Joel Karr" w:date="2026-03-05T19:13:00Z" w16du:dateUtc="2026-03-06T01:13:00Z">
        <w:r w:rsidDel="00AC6809">
          <w:delText xml:space="preserve">Gathered </w:delText>
        </w:r>
      </w:del>
      <w:del w:id="312" w:author="Joel Karr" w:date="2026-03-05T19:10:00Z" w16du:dateUtc="2026-03-06T01:10:00Z">
        <w:r w:rsidDel="000857C6">
          <w:delText>in a conference room</w:delText>
        </w:r>
        <w:commentRangeEnd w:id="310"/>
        <w:r w:rsidDel="000857C6">
          <w:rPr>
            <w:rStyle w:val="CommentReference"/>
            <w:sz w:val="24"/>
            <w:szCs w:val="24"/>
          </w:rPr>
          <w:commentReference w:id="310"/>
        </w:r>
      </w:del>
      <w:del w:id="313" w:author="Joel Karr" w:date="2026-03-05T19:13:00Z" w16du:dateUtc="2026-03-06T01:13:00Z">
        <w:r w:rsidDel="00AC6809">
          <w:delText xml:space="preserve">, the </w:delText>
        </w:r>
      </w:del>
      <w:del w:id="314" w:author="Joel Karr" w:date="2026-03-05T19:11:00Z" w16du:dateUtc="2026-03-06T01:11:00Z">
        <w:r w:rsidDel="00D17A91">
          <w:delText>product team and the software</w:delText>
        </w:r>
      </w:del>
      <w:del w:id="315" w:author="Joel Karr" w:date="2026-03-05T19:13:00Z" w16du:dateUtc="2026-03-06T01:13:00Z">
        <w:r w:rsidDel="00AC6809">
          <w:delText xml:space="preserve"> team had been discussing a new feature for our checkout flow as if it was a basketball game. Everyone was actively engaged and excited—until a software engineer responsible for credit card </w:delText>
        </w:r>
        <w:commentRangeStart w:id="316"/>
        <w:commentRangeStart w:id="317"/>
        <w:r w:rsidDel="00AC6809">
          <w:delText>processing dropped that line, and everyone froze.</w:delText>
        </w:r>
      </w:del>
    </w:p>
    <w:p w14:paraId="78CDA2E3" w14:textId="73E42E30" w:rsidR="008B4D4D" w:rsidDel="00AC6809" w:rsidRDefault="008B4D4D" w:rsidP="009A43C5">
      <w:pPr>
        <w:rPr>
          <w:del w:id="318" w:author="Joel Karr" w:date="2026-03-05T19:13:00Z" w16du:dateUtc="2026-03-06T01:13:00Z"/>
        </w:rPr>
      </w:pPr>
      <w:del w:id="319" w:author="Joel Karr" w:date="2026-03-05T19:13:00Z" w16du:dateUtc="2026-03-06T01:13:00Z">
        <w:r w:rsidDel="00AC6809">
          <w:delText>At Restaurant.com,</w:delText>
        </w:r>
        <w:commentRangeEnd w:id="316"/>
        <w:r w:rsidDel="00AC6809">
          <w:rPr>
            <w:rStyle w:val="CommentReference"/>
            <w:sz w:val="24"/>
            <w:szCs w:val="24"/>
          </w:rPr>
          <w:commentReference w:id="316"/>
        </w:r>
      </w:del>
      <w:commentRangeEnd w:id="317"/>
      <w:r w:rsidR="003D118C">
        <w:rPr>
          <w:rStyle w:val="CommentReference"/>
        </w:rPr>
        <w:commentReference w:id="317"/>
      </w:r>
      <w:del w:id="320" w:author="Joel Karr" w:date="2026-03-05T19:13:00Z" w16du:dateUtc="2026-03-06T01:13:00Z">
        <w:r w:rsidDel="00AC6809">
          <w:delText xml:space="preserve"> </w:delText>
        </w:r>
      </w:del>
      <w:del w:id="321" w:author="Joel Karr" w:date="2026-03-05T19:11:00Z" w16du:dateUtc="2026-03-06T01:11:00Z">
        <w:r w:rsidDel="00D17A91">
          <w:delText xml:space="preserve">my friend </w:delText>
        </w:r>
      </w:del>
      <w:del w:id="322" w:author="Joel Karr" w:date="2026-03-05T19:13:00Z" w16du:dateUtc="2026-03-06T01:13:00Z">
        <w:r w:rsidDel="00AC6809">
          <w:delText>Richie and I had a game we played during planning sessions where we would try and discuss new features in the most obscure analogy possible. The weirder the better.</w:delText>
        </w:r>
      </w:del>
    </w:p>
    <w:p w14:paraId="524577A4" w14:textId="34A06A31" w:rsidR="008B4D4D" w:rsidDel="00AC6809" w:rsidRDefault="008B4D4D" w:rsidP="009A43C5">
      <w:pPr>
        <w:rPr>
          <w:del w:id="323" w:author="Joel Karr" w:date="2026-03-05T19:13:00Z" w16du:dateUtc="2026-03-06T01:13:00Z"/>
        </w:rPr>
      </w:pPr>
      <w:del w:id="324" w:author="Joel Karr" w:date="2026-03-05T19:13:00Z" w16du:dateUtc="2026-03-06T01:13:00Z">
        <w:r w:rsidDel="00AC6809">
          <w:delText>It sounds like a distraction, but it forced us to describe the problem in a different language that didn’t come with all the preconceptions with our standard software terms. It pushed us from different perspectives and often resulted in finding holes in our understanding.</w:delText>
        </w:r>
      </w:del>
    </w:p>
    <w:p w14:paraId="404D53C9" w14:textId="385F69EA" w:rsidR="008B4D4D" w:rsidDel="00AC6809" w:rsidRDefault="008B4D4D" w:rsidP="009A43C5">
      <w:pPr>
        <w:rPr>
          <w:del w:id="325" w:author="Joel Karr" w:date="2026-03-05T19:13:00Z" w16du:dateUtc="2026-03-06T01:13:00Z"/>
        </w:rPr>
      </w:pPr>
      <w:commentRangeStart w:id="326"/>
      <w:del w:id="327" w:author="Joel Karr" w:date="2026-03-05T19:13:00Z" w16du:dateUtc="2026-03-06T01:13:00Z">
        <w:r w:rsidDel="00AC6809">
          <w:delText>This</w:delText>
        </w:r>
        <w:commentRangeEnd w:id="326"/>
        <w:r w:rsidDel="00AC6809">
          <w:rPr>
            <w:rStyle w:val="CommentReference"/>
            <w:sz w:val="24"/>
            <w:szCs w:val="24"/>
          </w:rPr>
          <w:commentReference w:id="326"/>
        </w:r>
        <w:r w:rsidDel="00AC6809">
          <w:delText xml:space="preserve"> discussion had started around a new feature request for EZ Checkout. The idea was to let users click “EZ Checkout” on the listing page, confirm, and automatically charge the credit card on file without going through all the steps of our standard shopping cart.</w:delText>
        </w:r>
      </w:del>
    </w:p>
    <w:p w14:paraId="60EC9A10" w14:textId="22107165" w:rsidR="008B4D4D" w:rsidDel="00AC6809" w:rsidRDefault="008B4D4D" w:rsidP="009A43C5">
      <w:pPr>
        <w:rPr>
          <w:del w:id="328" w:author="Joel Karr" w:date="2026-03-05T19:13:00Z" w16du:dateUtc="2026-03-06T01:13:00Z"/>
        </w:rPr>
      </w:pPr>
      <w:del w:id="329" w:author="Joel Karr" w:date="2026-03-05T19:13:00Z" w16du:dateUtc="2026-03-06T01:13:00Z">
        <w:r w:rsidDel="00AC6809">
          <w:delText>The software team jumped into solutioning and determined that it was a straightforward ask that would only be a couple weeks. We already had a cart processing function, so all we needed to do was to create a shopping cart object with the single item and send it to the cart processor. Some additional validation around if they had a saved credit card on file and we were done.</w:delText>
        </w:r>
      </w:del>
    </w:p>
    <w:p w14:paraId="51218824" w14:textId="44F3EB7A" w:rsidR="008B4D4D" w:rsidDel="00AC6809" w:rsidRDefault="008B4D4D" w:rsidP="009A43C5">
      <w:pPr>
        <w:rPr>
          <w:del w:id="330" w:author="Joel Karr" w:date="2026-03-05T19:13:00Z" w16du:dateUtc="2026-03-06T01:13:00Z"/>
        </w:rPr>
      </w:pPr>
      <w:del w:id="331" w:author="Joel Karr" w:date="2026-03-05T19:13:00Z" w16du:dateUtc="2026-03-06T01:13:00Z">
        <w:r w:rsidDel="00AC6809">
          <w:delText xml:space="preserve">Richie jumped in and said, “If our standard shopping cart is a full basketball game, then EZ Checkout is pop-a-shot.” We had one of the arcade-style games in our break room that would give the person sixty seconds to make as many shots as possible. It didn’t have all the structure of a normal basketball game that had more players and rules. It was a perfect analogy. </w:delText>
        </w:r>
      </w:del>
    </w:p>
    <w:p w14:paraId="551DC331" w14:textId="22008D1A" w:rsidR="00D836BB" w:rsidDel="00AC6809" w:rsidRDefault="00D836BB" w:rsidP="009A43C5">
      <w:pPr>
        <w:rPr>
          <w:del w:id="332" w:author="Joel Karr" w:date="2026-03-05T19:13:00Z" w16du:dateUtc="2026-03-06T01:13:00Z"/>
        </w:rPr>
      </w:pPr>
      <w:del w:id="333" w:author="Joel Karr" w:date="2026-03-05T19:13:00Z" w16du:dateUtc="2026-03-06T01:13:00Z">
        <w:r w:rsidDel="00AC6809">
          <w:delText>That’s when one of the software engineers who had been working on the credit card processor spoke up. “But every credit card payment we process costs a min of thirty cents, if every pop-a-shot game cost us thirty cents our profit margins would be much lower to sell the same amount of basketball playing time as a standard basketball game.”</w:delText>
        </w:r>
      </w:del>
    </w:p>
    <w:p w14:paraId="45A4432C" w14:textId="37DB738A" w:rsidR="00844A97" w:rsidDel="00AC6809" w:rsidRDefault="00AB14D5" w:rsidP="009A43C5">
      <w:pPr>
        <w:rPr>
          <w:del w:id="334" w:author="Joel Karr" w:date="2026-03-05T19:13:00Z" w16du:dateUtc="2026-03-06T01:13:00Z"/>
        </w:rPr>
      </w:pPr>
      <w:del w:id="335" w:author="Joel Karr" w:date="2026-03-05T19:13:00Z" w16du:dateUtc="2026-03-06T01:13:00Z">
        <w:r w:rsidDel="00AC6809">
          <w:lastRenderedPageBreak/>
          <w:delText>He was right, if a customer bought five certificates in a single standard checkout process we would only be charged the thirty cent fee once. If they bought the exact same five certificates using EZ checkout it would cost us one dollar and fifty cents.</w:delText>
        </w:r>
      </w:del>
    </w:p>
    <w:p w14:paraId="1E4A32E9" w14:textId="1CDDB549" w:rsidR="00B46307" w:rsidDel="00AC6809" w:rsidRDefault="0009078A" w:rsidP="009A43C5">
      <w:pPr>
        <w:rPr>
          <w:del w:id="336" w:author="Joel Karr" w:date="2026-03-05T19:13:00Z" w16du:dateUtc="2026-03-06T01:13:00Z"/>
        </w:rPr>
      </w:pPr>
      <w:del w:id="337" w:author="Joel Karr" w:date="2026-03-05T19:13:00Z" w16du:dateUtc="2026-03-06T01:13:00Z">
        <w:r w:rsidDel="00AC6809">
          <w:delText>The feature that seemed simple ten minutes ago now had a fundamental problem we hadn’t seen.</w:delText>
        </w:r>
      </w:del>
    </w:p>
    <w:p w14:paraId="230E4B41" w14:textId="5C4732EC" w:rsidR="00C25199" w:rsidDel="00AC6809" w:rsidRDefault="00C25199" w:rsidP="009A43C5">
      <w:pPr>
        <w:rPr>
          <w:del w:id="338" w:author="Joel Karr" w:date="2026-03-05T19:13:00Z" w16du:dateUtc="2026-03-06T01:13:00Z"/>
        </w:rPr>
      </w:pPr>
      <w:del w:id="339" w:author="Joel Karr" w:date="2026-03-05T19:13:00Z" w16du:dateUtc="2026-03-06T01:13:00Z">
        <w:r w:rsidDel="00AC6809">
          <w:delText>We kept going with the analogy. What if there was a different way we charged for a pop-a-shot game? We could sell a membership where someone could play up to ten times within an hour. They may not know up front how many times they would play, so we wouldn’t charge them until they stopped playing for a while.</w:delText>
        </w:r>
      </w:del>
    </w:p>
    <w:p w14:paraId="0D9E5396" w14:textId="7927B8ED" w:rsidR="004C057E" w:rsidDel="00AC6809" w:rsidRDefault="004C057E" w:rsidP="009A43C5">
      <w:pPr>
        <w:rPr>
          <w:del w:id="340" w:author="Joel Karr" w:date="2026-03-05T19:13:00Z" w16du:dateUtc="2026-03-06T01:13:00Z"/>
        </w:rPr>
      </w:pPr>
      <w:del w:id="341" w:author="Joel Karr" w:date="2026-03-05T19:13:00Z" w16du:dateUtc="2026-03-06T01:13:00Z">
        <w:r w:rsidDel="00AC6809">
          <w:delText>That seemed to solve the immediate challenge. Instead of charging each time, we would wait and batch the EZ Checkout orders into a single combined credit card payment.</w:delText>
        </w:r>
      </w:del>
    </w:p>
    <w:p w14:paraId="4CA7B0C0" w14:textId="0973359A" w:rsidR="006531AB" w:rsidDel="00AC6809" w:rsidRDefault="006531AB" w:rsidP="009A43C5">
      <w:pPr>
        <w:rPr>
          <w:del w:id="342" w:author="Joel Karr" w:date="2026-03-05T19:13:00Z" w16du:dateUtc="2026-03-06T01:13:00Z"/>
        </w:rPr>
      </w:pPr>
      <w:del w:id="343" w:author="Joel Karr" w:date="2026-03-05T19:13:00Z" w16du:dateUtc="2026-03-06T01:13:00Z">
        <w:r w:rsidDel="00AC6809">
          <w:delText>Except what happens if someone won tickets by playing pop-a-shot and tried to redeem those tickets for a prize before we had charged them? Simple solution, when someone goes to the prize counter to pick out their prize, we go ahead and charge them for whatever games they have already played. This translated well to our real world challenge because we had a restaurant account page where someone needed to go in order to see their past purchases and use a gift card. We could charge their credit card with any outstanding purchases when they navigated to that page.</w:delText>
        </w:r>
      </w:del>
    </w:p>
    <w:p w14:paraId="45B18C94" w14:textId="4AE5ACC9" w:rsidR="000829AF" w:rsidDel="00AC6809" w:rsidRDefault="000829AF" w:rsidP="009A43C5">
      <w:pPr>
        <w:rPr>
          <w:del w:id="344" w:author="Joel Karr" w:date="2026-03-05T19:13:00Z" w16du:dateUtc="2026-03-06T01:13:00Z"/>
        </w:rPr>
      </w:pPr>
      <w:del w:id="345" w:author="Joel Karr" w:date="2026-03-05T19:13:00Z" w16du:dateUtc="2026-03-06T01:13:00Z">
        <w:r w:rsidDel="00AC6809">
          <w:delText xml:space="preserve">The analogy game forced us to describe the problem in terms that exposed our assumptions. The thirty-cent fee was well known by many in the discussion but it wasn’t surfaced until a software engineer started thinking how a basketball game related to our checkout process. </w:delText>
        </w:r>
      </w:del>
    </w:p>
    <w:p w14:paraId="10749C94" w14:textId="4FAB39CC" w:rsidR="00BE5D69" w:rsidRPr="00434833" w:rsidDel="00AC6809" w:rsidRDefault="00822FB6" w:rsidP="00BE5D69">
      <w:pPr>
        <w:pStyle w:val="NormalWeb"/>
        <w:rPr>
          <w:del w:id="346" w:author="Joel Karr" w:date="2026-03-05T19:13:00Z" w16du:dateUtc="2026-03-06T01:13:00Z"/>
          <w:rFonts w:asciiTheme="minorHAnsi" w:hAnsiTheme="minorHAnsi"/>
          <w:b/>
          <w:bCs/>
        </w:rPr>
      </w:pPr>
      <w:del w:id="347" w:author="Joel Karr" w:date="2026-03-05T19:13:00Z" w16du:dateUtc="2026-03-06T01:13:00Z">
        <w:r w:rsidDel="00AC6809">
          <w:delText>-----need a transition here-----</w:delText>
        </w:r>
        <w:r w:rsidDel="00AC6809">
          <w:br/>
        </w:r>
        <w:r w:rsidDel="00AC6809">
          <w:br/>
        </w:r>
        <w:r w:rsidRPr="00434833" w:rsidDel="00AC6809">
          <w:rPr>
            <w:rFonts w:asciiTheme="minorHAnsi" w:hAnsiTheme="minorHAnsi"/>
            <w:b/>
            <w:bCs/>
          </w:rPr>
          <w:delText>REVISED OPENING SECTION</w:delText>
        </w:r>
      </w:del>
    </w:p>
    <w:p w14:paraId="4545DC93" w14:textId="1CE82232" w:rsidR="00BE5D69" w:rsidRPr="00434833" w:rsidRDefault="00BE5D69" w:rsidP="00BE5D69">
      <w:pPr>
        <w:pStyle w:val="NormalWeb"/>
        <w:rPr>
          <w:rFonts w:asciiTheme="minorHAnsi" w:hAnsiTheme="minorHAnsi"/>
        </w:rPr>
      </w:pPr>
      <w:r w:rsidRPr="00434833">
        <w:rPr>
          <w:rFonts w:asciiTheme="minorHAnsi" w:hAnsiTheme="minorHAnsi"/>
        </w:rPr>
        <w:t>“But every game you play costs thirty cents,” he said.</w:t>
      </w:r>
    </w:p>
    <w:p w14:paraId="242BD2CA" w14:textId="77777777" w:rsidR="00BE5D69" w:rsidRPr="00434833" w:rsidRDefault="00BE5D69" w:rsidP="00BE5D69">
      <w:pPr>
        <w:pStyle w:val="NormalWeb"/>
        <w:rPr>
          <w:rFonts w:asciiTheme="minorHAnsi" w:hAnsiTheme="minorHAnsi"/>
        </w:rPr>
      </w:pPr>
      <w:r w:rsidRPr="00434833">
        <w:rPr>
          <w:rFonts w:asciiTheme="minorHAnsi" w:hAnsiTheme="minorHAnsi"/>
        </w:rPr>
        <w:t>Silence followed.</w:t>
      </w:r>
    </w:p>
    <w:p w14:paraId="40424BA0" w14:textId="0C943ECE" w:rsidR="00BE5D69" w:rsidRPr="00434833" w:rsidRDefault="00BE5D69" w:rsidP="00BE5D69">
      <w:pPr>
        <w:pStyle w:val="NormalWeb"/>
        <w:rPr>
          <w:rFonts w:asciiTheme="minorHAnsi" w:hAnsiTheme="minorHAnsi"/>
        </w:rPr>
      </w:pPr>
      <w:r w:rsidRPr="00434833">
        <w:rPr>
          <w:rFonts w:asciiTheme="minorHAnsi" w:hAnsiTheme="minorHAnsi"/>
        </w:rPr>
        <w:t>We were gathered in a conference room</w:t>
      </w:r>
      <w:ins w:id="348" w:author="Joel Karr" w:date="2026-03-05T19:22:00Z" w16du:dateUtc="2026-03-06T01:22:00Z">
        <w:r w:rsidR="009D1C51">
          <w:rPr>
            <w:rFonts w:asciiTheme="minorHAnsi" w:hAnsiTheme="minorHAnsi"/>
          </w:rPr>
          <w:t xml:space="preserve"> at Restaurant.com</w:t>
        </w:r>
      </w:ins>
      <w:r w:rsidRPr="00434833">
        <w:rPr>
          <w:rFonts w:asciiTheme="minorHAnsi" w:hAnsiTheme="minorHAnsi"/>
        </w:rPr>
        <w:t xml:space="preserve">, the product team and the software team debating a new feature for our checkout flow as if it were a basketball game. Everyone had been engaged and excited. Until the software </w:t>
      </w:r>
      <w:proofErr w:type="gramStart"/>
      <w:r w:rsidRPr="00434833">
        <w:rPr>
          <w:rFonts w:asciiTheme="minorHAnsi" w:hAnsiTheme="minorHAnsi"/>
        </w:rPr>
        <w:t>engineer</w:t>
      </w:r>
      <w:proofErr w:type="gramEnd"/>
      <w:r w:rsidRPr="00434833">
        <w:rPr>
          <w:rFonts w:asciiTheme="minorHAnsi" w:hAnsiTheme="minorHAnsi"/>
        </w:rPr>
        <w:t xml:space="preserve"> responsible for credit card processing dropped that line. The room froze.</w:t>
      </w:r>
    </w:p>
    <w:p w14:paraId="4A5C1476" w14:textId="65C65928" w:rsidR="00BE5D69" w:rsidRPr="00434833" w:rsidRDefault="00BE5D69" w:rsidP="00BE5D69">
      <w:pPr>
        <w:pStyle w:val="NormalWeb"/>
        <w:rPr>
          <w:rFonts w:asciiTheme="minorHAnsi" w:hAnsiTheme="minorHAnsi"/>
        </w:rPr>
      </w:pPr>
      <w:del w:id="349" w:author="Joel Karr" w:date="2026-03-05T19:22:00Z" w16du:dateUtc="2026-03-06T01:22:00Z">
        <w:r w:rsidRPr="00434833" w:rsidDel="009D1C51">
          <w:rPr>
            <w:rFonts w:asciiTheme="minorHAnsi" w:hAnsiTheme="minorHAnsi"/>
          </w:rPr>
          <w:delText xml:space="preserve">At Restaurant.com, </w:delText>
        </w:r>
      </w:del>
      <w:del w:id="350" w:author="Joel Karr" w:date="2026-03-05T19:13:00Z" w16du:dateUtc="2026-03-06T01:13:00Z">
        <w:r w:rsidRPr="00434833" w:rsidDel="00946936">
          <w:rPr>
            <w:rFonts w:asciiTheme="minorHAnsi" w:hAnsiTheme="minorHAnsi"/>
          </w:rPr>
          <w:delText xml:space="preserve">my friend </w:delText>
        </w:r>
      </w:del>
      <w:ins w:id="351" w:author="Joel Karr" w:date="2026-03-05T19:22:00Z">
        <w:r w:rsidR="009D1C51" w:rsidRPr="009D1C51">
          <w:rPr>
            <w:rFonts w:asciiTheme="minorHAnsi" w:hAnsiTheme="minorHAnsi"/>
          </w:rPr>
          <w:t>Richie and I had been working together since the cloud room days. By now we</w:t>
        </w:r>
      </w:ins>
      <w:ins w:id="352" w:author="Joel Karr" w:date="2026-03-05T19:22:00Z" w16du:dateUtc="2026-03-06T01:22:00Z">
        <w:r w:rsidR="00591C88">
          <w:rPr>
            <w:rFonts w:asciiTheme="minorHAnsi" w:hAnsiTheme="minorHAnsi"/>
          </w:rPr>
          <w:t xml:space="preserve"> </w:t>
        </w:r>
      </w:ins>
      <w:ins w:id="353" w:author="Joel Karr" w:date="2026-03-05T19:22:00Z">
        <w:r w:rsidR="009D1C51" w:rsidRPr="009D1C51">
          <w:rPr>
            <w:rFonts w:asciiTheme="minorHAnsi" w:hAnsiTheme="minorHAnsi"/>
          </w:rPr>
          <w:t xml:space="preserve"> </w:t>
        </w:r>
      </w:ins>
      <w:del w:id="354" w:author="Joel Karr" w:date="2026-03-05T19:22:00Z" w16du:dateUtc="2026-03-06T01:22:00Z">
        <w:r w:rsidRPr="00434833" w:rsidDel="009D1C51">
          <w:rPr>
            <w:rFonts w:asciiTheme="minorHAnsi" w:hAnsiTheme="minorHAnsi"/>
          </w:rPr>
          <w:delText xml:space="preserve">Richie and I </w:delText>
        </w:r>
      </w:del>
      <w:r w:rsidRPr="00434833">
        <w:rPr>
          <w:rFonts w:asciiTheme="minorHAnsi" w:hAnsiTheme="minorHAnsi"/>
        </w:rPr>
        <w:t xml:space="preserve">had a habit during planning sessions: we would try to </w:t>
      </w:r>
      <w:r w:rsidRPr="00434833">
        <w:rPr>
          <w:rFonts w:asciiTheme="minorHAnsi" w:hAnsiTheme="minorHAnsi"/>
        </w:rPr>
        <w:lastRenderedPageBreak/>
        <w:t>describe new features using the most obscure analogy possible. The weirder, the better. Richie was in the room that day, and this meeting had followed our usual pattern.</w:t>
      </w:r>
    </w:p>
    <w:p w14:paraId="4989DCD1" w14:textId="1A4EA7CE" w:rsidR="00BE5D69" w:rsidRPr="00434833" w:rsidRDefault="00BE5D69" w:rsidP="00BE5D69">
      <w:pPr>
        <w:pStyle w:val="NormalWeb"/>
        <w:rPr>
          <w:rFonts w:asciiTheme="minorHAnsi" w:hAnsiTheme="minorHAnsi"/>
        </w:rPr>
      </w:pPr>
      <w:r w:rsidRPr="00434833">
        <w:rPr>
          <w:rFonts w:asciiTheme="minorHAnsi" w:hAnsiTheme="minorHAnsi"/>
        </w:rPr>
        <w:t xml:space="preserve">It sounds like a distraction, but the exercise forced us to describe the problem in a different </w:t>
      </w:r>
      <w:proofErr w:type="spellStart"/>
      <w:r w:rsidRPr="00434833">
        <w:rPr>
          <w:rFonts w:asciiTheme="minorHAnsi" w:hAnsiTheme="minorHAnsi"/>
        </w:rPr>
        <w:t>language</w:t>
      </w:r>
      <w:ins w:id="355" w:author="Joel Karr" w:date="2026-03-05T19:24:00Z" w16du:dateUtc="2026-03-06T01:24:00Z">
        <w:r w:rsidR="006B60EF">
          <w:rPr>
            <w:rFonts w:asciiTheme="minorHAnsi" w:hAnsiTheme="minorHAnsi"/>
          </w:rPr>
          <w:t>,</w:t>
        </w:r>
      </w:ins>
      <w:del w:id="356" w:author="Joel Karr" w:date="2026-03-05T19:24:00Z" w16du:dateUtc="2026-03-06T01:24:00Z">
        <w:r w:rsidRPr="00434833" w:rsidDel="006B60EF">
          <w:rPr>
            <w:rFonts w:asciiTheme="minorHAnsi" w:hAnsiTheme="minorHAnsi"/>
          </w:rPr>
          <w:delText>—</w:delText>
        </w:r>
      </w:del>
      <w:r w:rsidRPr="00434833">
        <w:rPr>
          <w:rFonts w:asciiTheme="minorHAnsi" w:hAnsiTheme="minorHAnsi"/>
        </w:rPr>
        <w:t>one</w:t>
      </w:r>
      <w:proofErr w:type="spellEnd"/>
      <w:r w:rsidRPr="00434833">
        <w:rPr>
          <w:rFonts w:asciiTheme="minorHAnsi" w:hAnsiTheme="minorHAnsi"/>
        </w:rPr>
        <w:t xml:space="preserve"> that didn’t come with all the preconceptions baked into standard software terms. It pushed us into different perspectives and often exposed holes in our understanding.</w:t>
      </w:r>
    </w:p>
    <w:p w14:paraId="48E9119F" w14:textId="77777777" w:rsidR="00BE5D69" w:rsidRPr="00434833" w:rsidRDefault="00BE5D69" w:rsidP="00BE5D69">
      <w:pPr>
        <w:pStyle w:val="NormalWeb"/>
        <w:rPr>
          <w:rFonts w:asciiTheme="minorHAnsi" w:hAnsiTheme="minorHAnsi"/>
        </w:rPr>
      </w:pPr>
      <w:r w:rsidRPr="00434833">
        <w:rPr>
          <w:rFonts w:asciiTheme="minorHAnsi" w:hAnsiTheme="minorHAnsi"/>
        </w:rPr>
        <w:t xml:space="preserve">This </w:t>
      </w:r>
      <w:proofErr w:type="gramStart"/>
      <w:r w:rsidRPr="00434833">
        <w:rPr>
          <w:rFonts w:asciiTheme="minorHAnsi" w:hAnsiTheme="minorHAnsi"/>
        </w:rPr>
        <w:t>particular discussion</w:t>
      </w:r>
      <w:proofErr w:type="gramEnd"/>
      <w:r w:rsidRPr="00434833">
        <w:rPr>
          <w:rFonts w:asciiTheme="minorHAnsi" w:hAnsiTheme="minorHAnsi"/>
        </w:rPr>
        <w:t xml:space="preserve"> </w:t>
      </w:r>
      <w:proofErr w:type="gramStart"/>
      <w:r w:rsidRPr="00434833">
        <w:rPr>
          <w:rFonts w:asciiTheme="minorHAnsi" w:hAnsiTheme="minorHAnsi"/>
        </w:rPr>
        <w:t>had started</w:t>
      </w:r>
      <w:proofErr w:type="gramEnd"/>
      <w:r w:rsidRPr="00434833">
        <w:rPr>
          <w:rFonts w:asciiTheme="minorHAnsi" w:hAnsiTheme="minorHAnsi"/>
        </w:rPr>
        <w:t xml:space="preserve"> with a new feature request for EZ Checkout. The idea was simple: let users click “EZ Checkout” on the listing page, confirm, and automatically charge the credit card on file without walking through the full shopping cart flow.</w:t>
      </w:r>
    </w:p>
    <w:p w14:paraId="3055D67B" w14:textId="77777777" w:rsidR="00BE5D69" w:rsidRPr="00434833" w:rsidRDefault="00BE5D69" w:rsidP="00BE5D69">
      <w:pPr>
        <w:pStyle w:val="NormalWeb"/>
        <w:rPr>
          <w:rFonts w:asciiTheme="minorHAnsi" w:hAnsiTheme="minorHAnsi"/>
        </w:rPr>
      </w:pPr>
      <w:r w:rsidRPr="00434833">
        <w:rPr>
          <w:rFonts w:asciiTheme="minorHAnsi" w:hAnsiTheme="minorHAnsi"/>
        </w:rPr>
        <w:t xml:space="preserve">The software team jumped into solutioning and quickly concluded it was straightforward. It would only take a couple of weeks of work. We already had a cart processing function. All we needed to do was create a shopping </w:t>
      </w:r>
      <w:proofErr w:type="gramStart"/>
      <w:r w:rsidRPr="00434833">
        <w:rPr>
          <w:rFonts w:asciiTheme="minorHAnsi" w:hAnsiTheme="minorHAnsi"/>
        </w:rPr>
        <w:t>cart object</w:t>
      </w:r>
      <w:proofErr w:type="gramEnd"/>
      <w:r w:rsidRPr="00434833">
        <w:rPr>
          <w:rFonts w:asciiTheme="minorHAnsi" w:hAnsiTheme="minorHAnsi"/>
        </w:rPr>
        <w:t xml:space="preserve"> with a single item and send it to the existing cart processor. Add some validation to confirm </w:t>
      </w:r>
      <w:proofErr w:type="gramStart"/>
      <w:r w:rsidRPr="00434833">
        <w:rPr>
          <w:rFonts w:asciiTheme="minorHAnsi" w:hAnsiTheme="minorHAnsi"/>
        </w:rPr>
        <w:t>a saved</w:t>
      </w:r>
      <w:proofErr w:type="gramEnd"/>
      <w:r w:rsidRPr="00434833">
        <w:rPr>
          <w:rFonts w:asciiTheme="minorHAnsi" w:hAnsiTheme="minorHAnsi"/>
        </w:rPr>
        <w:t xml:space="preserve"> credit card was on file, and we were done.</w:t>
      </w:r>
    </w:p>
    <w:p w14:paraId="6811FEBA" w14:textId="77777777" w:rsidR="00BE5D69" w:rsidRPr="00434833" w:rsidRDefault="00BE5D69" w:rsidP="00BE5D69">
      <w:pPr>
        <w:pStyle w:val="NormalWeb"/>
        <w:rPr>
          <w:rFonts w:asciiTheme="minorHAnsi" w:hAnsiTheme="minorHAnsi"/>
        </w:rPr>
      </w:pPr>
      <w:r w:rsidRPr="00434833">
        <w:rPr>
          <w:rFonts w:asciiTheme="minorHAnsi" w:hAnsiTheme="minorHAnsi"/>
        </w:rPr>
        <w:t>Richie leaned back and translated it into our shared language.</w:t>
      </w:r>
    </w:p>
    <w:p w14:paraId="156621CE" w14:textId="77777777" w:rsidR="00BE5D69" w:rsidRPr="00434833" w:rsidRDefault="00BE5D69" w:rsidP="00BE5D69">
      <w:pPr>
        <w:pStyle w:val="NormalWeb"/>
        <w:rPr>
          <w:rFonts w:asciiTheme="minorHAnsi" w:hAnsiTheme="minorHAnsi"/>
        </w:rPr>
      </w:pPr>
      <w:r w:rsidRPr="00434833">
        <w:rPr>
          <w:rFonts w:asciiTheme="minorHAnsi" w:hAnsiTheme="minorHAnsi"/>
        </w:rPr>
        <w:t>“If our standard shopping cart is a full basketball game,” he said, “then EZ Checkout is pop-a-shot.”</w:t>
      </w:r>
    </w:p>
    <w:p w14:paraId="0A2B9576" w14:textId="18CA10D9" w:rsidR="00BE5D69" w:rsidRPr="00434833" w:rsidRDefault="00BE5D69" w:rsidP="00BE5D69">
      <w:pPr>
        <w:pStyle w:val="NormalWeb"/>
        <w:rPr>
          <w:rFonts w:asciiTheme="minorHAnsi" w:hAnsiTheme="minorHAnsi"/>
        </w:rPr>
      </w:pPr>
      <w:r w:rsidRPr="00434833">
        <w:rPr>
          <w:rFonts w:asciiTheme="minorHAnsi" w:hAnsiTheme="minorHAnsi"/>
        </w:rPr>
        <w:t>We even had one of the arcade-style, pop-a-shot machines in our break room. You got sixty seconds to make as many baskets as possible. It didn’t have all the structure of a real game</w:t>
      </w:r>
      <w:ins w:id="357" w:author="Joel Karr" w:date="2026-03-05T19:25:00Z" w16du:dateUtc="2026-03-06T01:25:00Z">
        <w:r w:rsidR="00242954">
          <w:rPr>
            <w:rFonts w:asciiTheme="minorHAnsi" w:hAnsiTheme="minorHAnsi"/>
          </w:rPr>
          <w:t>.</w:t>
        </w:r>
      </w:ins>
      <w:del w:id="358" w:author="Joel Karr" w:date="2026-03-05T19:25:00Z" w16du:dateUtc="2026-03-06T01:25:00Z">
        <w:r w:rsidRPr="00434833" w:rsidDel="00242954">
          <w:rPr>
            <w:rFonts w:asciiTheme="minorHAnsi" w:hAnsiTheme="minorHAnsi"/>
          </w:rPr>
          <w:delText xml:space="preserve"> — </w:delText>
        </w:r>
      </w:del>
      <w:ins w:id="359" w:author="Joel Karr" w:date="2026-03-05T19:25:00Z" w16du:dateUtc="2026-03-06T01:25:00Z">
        <w:r w:rsidR="00242954">
          <w:rPr>
            <w:rFonts w:asciiTheme="minorHAnsi" w:hAnsiTheme="minorHAnsi"/>
          </w:rPr>
          <w:t xml:space="preserve"> F</w:t>
        </w:r>
      </w:ins>
      <w:del w:id="360" w:author="Joel Karr" w:date="2026-03-05T19:25:00Z" w16du:dateUtc="2026-03-06T01:25:00Z">
        <w:r w:rsidRPr="00434833" w:rsidDel="00242954">
          <w:rPr>
            <w:rFonts w:asciiTheme="minorHAnsi" w:hAnsiTheme="minorHAnsi"/>
          </w:rPr>
          <w:delText>f</w:delText>
        </w:r>
      </w:del>
      <w:r w:rsidRPr="00434833">
        <w:rPr>
          <w:rFonts w:asciiTheme="minorHAnsi" w:hAnsiTheme="minorHAnsi"/>
        </w:rPr>
        <w:t>ewer rules, fewer players, no running clock. It was faster. Cleaner. A perfect analogy.</w:t>
      </w:r>
    </w:p>
    <w:p w14:paraId="45117721" w14:textId="088224A0" w:rsidR="00BE5D69" w:rsidRPr="00434833" w:rsidRDefault="00BE5D69" w:rsidP="00BE5D69">
      <w:pPr>
        <w:pStyle w:val="NormalWeb"/>
        <w:rPr>
          <w:rFonts w:asciiTheme="minorHAnsi" w:hAnsiTheme="minorHAnsi"/>
        </w:rPr>
      </w:pPr>
      <w:r w:rsidRPr="00434833">
        <w:rPr>
          <w:rFonts w:asciiTheme="minorHAnsi" w:hAnsiTheme="minorHAnsi"/>
        </w:rPr>
        <w:t xml:space="preserve">That’s when the credit card </w:t>
      </w:r>
      <w:proofErr w:type="spellStart"/>
      <w:r w:rsidRPr="00434833">
        <w:rPr>
          <w:rFonts w:asciiTheme="minorHAnsi" w:hAnsiTheme="minorHAnsi"/>
        </w:rPr>
        <w:t>engineer</w:t>
      </w:r>
      <w:ins w:id="361" w:author="Joel Karr" w:date="2026-03-05T19:25:00Z" w16du:dateUtc="2026-03-06T01:25:00Z">
        <w:r w:rsidR="007C33DB">
          <w:rPr>
            <w:rFonts w:asciiTheme="minorHAnsi" w:hAnsiTheme="minorHAnsi"/>
          </w:rPr>
          <w:t>,</w:t>
        </w:r>
      </w:ins>
      <w:del w:id="362" w:author="Joel Karr" w:date="2026-03-05T19:25:00Z" w16du:dateUtc="2026-03-06T01:25:00Z">
        <w:r w:rsidRPr="00434833" w:rsidDel="007C33DB">
          <w:rPr>
            <w:rFonts w:asciiTheme="minorHAnsi" w:hAnsiTheme="minorHAnsi"/>
          </w:rPr>
          <w:delText>—</w:delText>
        </w:r>
      </w:del>
      <w:r w:rsidRPr="00434833">
        <w:rPr>
          <w:rFonts w:asciiTheme="minorHAnsi" w:hAnsiTheme="minorHAnsi"/>
        </w:rPr>
        <w:t>the</w:t>
      </w:r>
      <w:proofErr w:type="spellEnd"/>
      <w:r w:rsidRPr="00434833">
        <w:rPr>
          <w:rFonts w:asciiTheme="minorHAnsi" w:hAnsiTheme="minorHAnsi"/>
        </w:rPr>
        <w:t xml:space="preserve"> same one who had opened with the thirty-cent </w:t>
      </w:r>
      <w:proofErr w:type="spellStart"/>
      <w:r w:rsidRPr="00434833">
        <w:rPr>
          <w:rFonts w:asciiTheme="minorHAnsi" w:hAnsiTheme="minorHAnsi"/>
        </w:rPr>
        <w:t>comment</w:t>
      </w:r>
      <w:ins w:id="363" w:author="Joel Karr" w:date="2026-03-05T19:26:00Z" w16du:dateUtc="2026-03-06T01:26:00Z">
        <w:r w:rsidR="007C33DB">
          <w:rPr>
            <w:rFonts w:asciiTheme="minorHAnsi" w:hAnsiTheme="minorHAnsi"/>
          </w:rPr>
          <w:t>,</w:t>
        </w:r>
      </w:ins>
      <w:del w:id="364" w:author="Joel Karr" w:date="2026-03-05T19:25:00Z" w16du:dateUtc="2026-03-06T01:25:00Z">
        <w:r w:rsidRPr="00434833" w:rsidDel="007C33DB">
          <w:rPr>
            <w:rFonts w:asciiTheme="minorHAnsi" w:hAnsiTheme="minorHAnsi"/>
          </w:rPr>
          <w:delText>—</w:delText>
        </w:r>
      </w:del>
      <w:r w:rsidRPr="00434833">
        <w:rPr>
          <w:rFonts w:asciiTheme="minorHAnsi" w:hAnsiTheme="minorHAnsi"/>
        </w:rPr>
        <w:t>spoke</w:t>
      </w:r>
      <w:proofErr w:type="spellEnd"/>
      <w:r w:rsidRPr="00434833">
        <w:rPr>
          <w:rFonts w:asciiTheme="minorHAnsi" w:hAnsiTheme="minorHAnsi"/>
        </w:rPr>
        <w:t xml:space="preserve"> up again.</w:t>
      </w:r>
    </w:p>
    <w:p w14:paraId="4A140DB8" w14:textId="77777777" w:rsidR="00BE5D69" w:rsidRPr="00434833" w:rsidRDefault="00BE5D69" w:rsidP="00BE5D69">
      <w:pPr>
        <w:pStyle w:val="NormalWeb"/>
        <w:rPr>
          <w:rFonts w:asciiTheme="minorHAnsi" w:hAnsiTheme="minorHAnsi"/>
        </w:rPr>
      </w:pPr>
      <w:r w:rsidRPr="00434833">
        <w:rPr>
          <w:rFonts w:asciiTheme="minorHAnsi" w:hAnsiTheme="minorHAnsi"/>
        </w:rPr>
        <w:t>“But every credit card payment we process costs a minimum of thirty cents,” he said. “If every pop-a-shot game cost us thirty cents, our profit margins would be much lower to sell the same amount of basketball playing time as a standard game.”</w:t>
      </w:r>
    </w:p>
    <w:p w14:paraId="7E5F38C9" w14:textId="77777777" w:rsidR="00BE5D69" w:rsidRPr="00434833" w:rsidRDefault="00BE5D69" w:rsidP="00BE5D69">
      <w:pPr>
        <w:pStyle w:val="NormalWeb"/>
        <w:rPr>
          <w:rFonts w:asciiTheme="minorHAnsi" w:hAnsiTheme="minorHAnsi"/>
        </w:rPr>
      </w:pPr>
      <w:r w:rsidRPr="00434833">
        <w:rPr>
          <w:rFonts w:asciiTheme="minorHAnsi" w:hAnsiTheme="minorHAnsi"/>
        </w:rPr>
        <w:t>He was right.</w:t>
      </w:r>
    </w:p>
    <w:p w14:paraId="26127B45" w14:textId="3E243755" w:rsidR="00BE5D69" w:rsidRPr="00434833" w:rsidRDefault="00BE5D69" w:rsidP="00BE5D69">
      <w:pPr>
        <w:pStyle w:val="NormalWeb"/>
        <w:rPr>
          <w:rFonts w:asciiTheme="minorHAnsi" w:hAnsiTheme="minorHAnsi"/>
        </w:rPr>
      </w:pPr>
      <w:r w:rsidRPr="00434833">
        <w:rPr>
          <w:rFonts w:asciiTheme="minorHAnsi" w:hAnsiTheme="minorHAnsi"/>
        </w:rPr>
        <w:t xml:space="preserve">If a customer bought five certificates in a single standard checkout process, we would pay the thirty-cent processing fee once. If they bought those same five certificates using EZ Checkout five separate times, it would cost us </w:t>
      </w:r>
      <w:del w:id="365" w:author="Joel Karr" w:date="2026-03-05T19:26:00Z" w16du:dateUtc="2026-03-06T01:26:00Z">
        <w:r w:rsidRPr="00434833" w:rsidDel="008E233E">
          <w:rPr>
            <w:rFonts w:asciiTheme="minorHAnsi" w:hAnsiTheme="minorHAnsi"/>
          </w:rPr>
          <w:delText xml:space="preserve">one </w:delText>
        </w:r>
      </w:del>
      <w:ins w:id="366" w:author="Joel Karr" w:date="2026-03-05T19:26:00Z" w16du:dateUtc="2026-03-06T01:26:00Z">
        <w:r w:rsidR="008E233E">
          <w:rPr>
            <w:rFonts w:asciiTheme="minorHAnsi" w:hAnsiTheme="minorHAnsi"/>
          </w:rPr>
          <w:t>a</w:t>
        </w:r>
        <w:r w:rsidR="008E233E" w:rsidRPr="00434833">
          <w:rPr>
            <w:rFonts w:asciiTheme="minorHAnsi" w:hAnsiTheme="minorHAnsi"/>
          </w:rPr>
          <w:t xml:space="preserve"> </w:t>
        </w:r>
      </w:ins>
      <w:r w:rsidRPr="00434833">
        <w:rPr>
          <w:rFonts w:asciiTheme="minorHAnsi" w:hAnsiTheme="minorHAnsi"/>
        </w:rPr>
        <w:t xml:space="preserve">dollar </w:t>
      </w:r>
      <w:del w:id="367" w:author="Joel Karr" w:date="2026-03-05T19:26:00Z" w16du:dateUtc="2026-03-06T01:26:00Z">
        <w:r w:rsidRPr="00434833" w:rsidDel="008E233E">
          <w:rPr>
            <w:rFonts w:asciiTheme="minorHAnsi" w:hAnsiTheme="minorHAnsi"/>
          </w:rPr>
          <w:delText xml:space="preserve">and </w:delText>
        </w:r>
      </w:del>
      <w:r w:rsidRPr="00434833">
        <w:rPr>
          <w:rFonts w:asciiTheme="minorHAnsi" w:hAnsiTheme="minorHAnsi"/>
        </w:rPr>
        <w:t>fifty</w:t>
      </w:r>
      <w:del w:id="368" w:author="Joel Karr" w:date="2026-03-05T19:26:00Z" w16du:dateUtc="2026-03-06T01:26:00Z">
        <w:r w:rsidRPr="00434833" w:rsidDel="008E233E">
          <w:rPr>
            <w:rFonts w:asciiTheme="minorHAnsi" w:hAnsiTheme="minorHAnsi"/>
          </w:rPr>
          <w:delText xml:space="preserve"> cents</w:delText>
        </w:r>
      </w:del>
      <w:r w:rsidRPr="00434833">
        <w:rPr>
          <w:rFonts w:asciiTheme="minorHAnsi" w:hAnsiTheme="minorHAnsi"/>
        </w:rPr>
        <w:t>.</w:t>
      </w:r>
    </w:p>
    <w:p w14:paraId="2E0FD079" w14:textId="77777777" w:rsidR="00BE5D69" w:rsidRPr="00434833" w:rsidRDefault="00BE5D69" w:rsidP="00BE5D69">
      <w:pPr>
        <w:pStyle w:val="NormalWeb"/>
        <w:rPr>
          <w:rFonts w:asciiTheme="minorHAnsi" w:hAnsiTheme="minorHAnsi"/>
        </w:rPr>
      </w:pPr>
      <w:r w:rsidRPr="00434833">
        <w:rPr>
          <w:rFonts w:asciiTheme="minorHAnsi" w:hAnsiTheme="minorHAnsi"/>
        </w:rPr>
        <w:t xml:space="preserve">The feature that had seemed simple ten minutes </w:t>
      </w:r>
      <w:proofErr w:type="gramStart"/>
      <w:r w:rsidRPr="00434833">
        <w:rPr>
          <w:rFonts w:asciiTheme="minorHAnsi" w:hAnsiTheme="minorHAnsi"/>
        </w:rPr>
        <w:t>earlier now</w:t>
      </w:r>
      <w:proofErr w:type="gramEnd"/>
      <w:r w:rsidRPr="00434833">
        <w:rPr>
          <w:rFonts w:asciiTheme="minorHAnsi" w:hAnsiTheme="minorHAnsi"/>
        </w:rPr>
        <w:t xml:space="preserve"> had a fundamental flaw we hadn’t seen.</w:t>
      </w:r>
    </w:p>
    <w:p w14:paraId="2FBD7398" w14:textId="77777777" w:rsidR="00BE5D69" w:rsidRPr="00434833" w:rsidRDefault="00BE5D69" w:rsidP="00BE5D69">
      <w:pPr>
        <w:pStyle w:val="NormalWeb"/>
        <w:rPr>
          <w:rFonts w:asciiTheme="minorHAnsi" w:hAnsiTheme="minorHAnsi"/>
        </w:rPr>
      </w:pPr>
      <w:proofErr w:type="gramStart"/>
      <w:r w:rsidRPr="00434833">
        <w:rPr>
          <w:rFonts w:asciiTheme="minorHAnsi" w:hAnsiTheme="minorHAnsi"/>
        </w:rPr>
        <w:lastRenderedPageBreak/>
        <w:t>So</w:t>
      </w:r>
      <w:proofErr w:type="gramEnd"/>
      <w:r w:rsidRPr="00434833">
        <w:rPr>
          <w:rFonts w:asciiTheme="minorHAnsi" w:hAnsiTheme="minorHAnsi"/>
        </w:rPr>
        <w:t xml:space="preserve"> we stayed inside the analogy.</w:t>
      </w:r>
    </w:p>
    <w:p w14:paraId="12086C8E" w14:textId="66A058FE" w:rsidR="00BE5D69" w:rsidRPr="00434833" w:rsidRDefault="00BE5D69" w:rsidP="00BE5D69">
      <w:pPr>
        <w:pStyle w:val="NormalWeb"/>
        <w:rPr>
          <w:rFonts w:asciiTheme="minorHAnsi" w:hAnsiTheme="minorHAnsi"/>
        </w:rPr>
      </w:pPr>
      <w:r w:rsidRPr="00434833">
        <w:rPr>
          <w:rFonts w:asciiTheme="minorHAnsi" w:hAnsiTheme="minorHAnsi"/>
        </w:rPr>
        <w:t xml:space="preserve">What if we didn’t </w:t>
      </w:r>
      <w:proofErr w:type="gramStart"/>
      <w:r w:rsidRPr="00434833">
        <w:rPr>
          <w:rFonts w:asciiTheme="minorHAnsi" w:hAnsiTheme="minorHAnsi"/>
        </w:rPr>
        <w:t>charge for</w:t>
      </w:r>
      <w:proofErr w:type="gramEnd"/>
      <w:r w:rsidRPr="00434833">
        <w:rPr>
          <w:rFonts w:asciiTheme="minorHAnsi" w:hAnsiTheme="minorHAnsi"/>
        </w:rPr>
        <w:t xml:space="preserve"> each pop-a-shot game individually? What if we sold a membership instead</w:t>
      </w:r>
      <w:ins w:id="369" w:author="Joel Karr" w:date="2026-03-05T19:27:00Z" w16du:dateUtc="2026-03-06T01:27:00Z">
        <w:r w:rsidR="000230BB">
          <w:rPr>
            <w:rFonts w:asciiTheme="minorHAnsi" w:hAnsiTheme="minorHAnsi"/>
          </w:rPr>
          <w:t xml:space="preserve">, </w:t>
        </w:r>
      </w:ins>
      <w:del w:id="370" w:author="Joel Karr" w:date="2026-03-05T19:26:00Z" w16du:dateUtc="2026-03-06T01:26:00Z">
        <w:r w:rsidRPr="00434833" w:rsidDel="000230BB">
          <w:rPr>
            <w:rFonts w:asciiTheme="minorHAnsi" w:hAnsiTheme="minorHAnsi"/>
          </w:rPr>
          <w:delText>—</w:delText>
        </w:r>
      </w:del>
      <w:r w:rsidRPr="00434833">
        <w:rPr>
          <w:rFonts w:asciiTheme="minorHAnsi" w:hAnsiTheme="minorHAnsi"/>
        </w:rPr>
        <w:t>access to play up to ten times within an hour? The player might not know upfront how many rounds they would take, so we wouldn’t charge them until they stopped playing for a while.</w:t>
      </w:r>
    </w:p>
    <w:p w14:paraId="6839515C" w14:textId="77777777" w:rsidR="00BE5D69" w:rsidRPr="00434833" w:rsidRDefault="00BE5D69" w:rsidP="00BE5D69">
      <w:pPr>
        <w:spacing w:before="100" w:beforeAutospacing="1" w:after="100" w:afterAutospacing="1" w:line="240" w:lineRule="auto"/>
        <w:rPr>
          <w:rFonts w:eastAsia="Times New Roman" w:cs="Times New Roman"/>
          <w:kern w:val="0"/>
          <w14:ligatures w14:val="none"/>
        </w:rPr>
      </w:pPr>
      <w:r w:rsidRPr="00434833">
        <w:rPr>
          <w:rFonts w:eastAsia="Times New Roman" w:cs="Times New Roman"/>
          <w:kern w:val="0"/>
          <w14:ligatures w14:val="none"/>
        </w:rPr>
        <w:t xml:space="preserve">That seemed to solve the immediate challenge. Instead of </w:t>
      </w:r>
      <w:proofErr w:type="gramStart"/>
      <w:r w:rsidRPr="00434833">
        <w:rPr>
          <w:rFonts w:eastAsia="Times New Roman" w:cs="Times New Roman"/>
          <w:kern w:val="0"/>
          <w14:ligatures w14:val="none"/>
        </w:rPr>
        <w:t>charging for</w:t>
      </w:r>
      <w:proofErr w:type="gramEnd"/>
      <w:r w:rsidRPr="00434833">
        <w:rPr>
          <w:rFonts w:eastAsia="Times New Roman" w:cs="Times New Roman"/>
          <w:kern w:val="0"/>
          <w14:ligatures w14:val="none"/>
        </w:rPr>
        <w:t xml:space="preserve"> each EZ Checkout purchase individually, we would wait and batch the orders into a single combined credit card payment. Except what would happen if someone won tickets playing pop-a-shot and tried to redeem those tickets for a prize before </w:t>
      </w:r>
      <w:proofErr w:type="gramStart"/>
      <w:r w:rsidRPr="00434833">
        <w:rPr>
          <w:rFonts w:eastAsia="Times New Roman" w:cs="Times New Roman"/>
          <w:kern w:val="0"/>
          <w14:ligatures w14:val="none"/>
        </w:rPr>
        <w:t>we’d</w:t>
      </w:r>
      <w:proofErr w:type="gramEnd"/>
      <w:r w:rsidRPr="00434833">
        <w:rPr>
          <w:rFonts w:eastAsia="Times New Roman" w:cs="Times New Roman"/>
          <w:kern w:val="0"/>
          <w14:ligatures w14:val="none"/>
        </w:rPr>
        <w:t xml:space="preserve"> charged them?</w:t>
      </w:r>
    </w:p>
    <w:p w14:paraId="79F32516" w14:textId="77777777" w:rsidR="00BE5D69" w:rsidRPr="00434833" w:rsidRDefault="00BE5D69" w:rsidP="00BE5D69">
      <w:pPr>
        <w:spacing w:before="100" w:beforeAutospacing="1" w:after="100" w:afterAutospacing="1" w:line="240" w:lineRule="auto"/>
        <w:rPr>
          <w:rFonts w:eastAsia="Times New Roman" w:cs="Times New Roman"/>
          <w:kern w:val="0"/>
          <w14:ligatures w14:val="none"/>
        </w:rPr>
      </w:pPr>
      <w:r w:rsidRPr="00434833">
        <w:rPr>
          <w:rFonts w:eastAsia="Times New Roman" w:cs="Times New Roman"/>
          <w:kern w:val="0"/>
          <w14:ligatures w14:val="none"/>
        </w:rPr>
        <w:t>The analogy made the flaw obvious.</w:t>
      </w:r>
    </w:p>
    <w:p w14:paraId="7FE2C80E" w14:textId="77777777" w:rsidR="00BE5D69" w:rsidRPr="00434833" w:rsidRDefault="00BE5D69" w:rsidP="00BE5D69">
      <w:pPr>
        <w:spacing w:before="100" w:beforeAutospacing="1" w:after="100" w:afterAutospacing="1" w:line="240" w:lineRule="auto"/>
        <w:rPr>
          <w:rFonts w:eastAsia="Times New Roman" w:cs="Times New Roman"/>
          <w:kern w:val="0"/>
          <w14:ligatures w14:val="none"/>
        </w:rPr>
      </w:pPr>
      <w:r w:rsidRPr="00434833">
        <w:rPr>
          <w:rFonts w:eastAsia="Times New Roman" w:cs="Times New Roman"/>
          <w:kern w:val="0"/>
          <w14:ligatures w14:val="none"/>
        </w:rPr>
        <w:t>Shortly after, a simple solution became just as obvious. When someone walked up to the prize counter to redeem their tickets, we’d charge them for whatever games they’d already played.</w:t>
      </w:r>
    </w:p>
    <w:p w14:paraId="3A21C616" w14:textId="5F6B68CE" w:rsidR="00BE5D69" w:rsidRPr="00434833" w:rsidRDefault="00BE5D69" w:rsidP="00BE5D69">
      <w:pPr>
        <w:spacing w:before="100" w:beforeAutospacing="1" w:after="100" w:afterAutospacing="1" w:line="240" w:lineRule="auto"/>
        <w:rPr>
          <w:rFonts w:eastAsia="Times New Roman" w:cs="Times New Roman"/>
          <w:kern w:val="0"/>
          <w14:ligatures w14:val="none"/>
        </w:rPr>
      </w:pPr>
      <w:r w:rsidRPr="00434833">
        <w:rPr>
          <w:rFonts w:eastAsia="Times New Roman" w:cs="Times New Roman"/>
          <w:kern w:val="0"/>
          <w14:ligatures w14:val="none"/>
        </w:rPr>
        <w:t xml:space="preserve">That translated cleanly to our real-world challenge. We had a restaurant account page that customers had to visit </w:t>
      </w:r>
      <w:proofErr w:type="gramStart"/>
      <w:r w:rsidRPr="00434833">
        <w:rPr>
          <w:rFonts w:eastAsia="Times New Roman" w:cs="Times New Roman"/>
          <w:kern w:val="0"/>
          <w14:ligatures w14:val="none"/>
        </w:rPr>
        <w:t>in order to</w:t>
      </w:r>
      <w:proofErr w:type="gramEnd"/>
      <w:r w:rsidRPr="00434833">
        <w:rPr>
          <w:rFonts w:eastAsia="Times New Roman" w:cs="Times New Roman"/>
          <w:kern w:val="0"/>
          <w14:ligatures w14:val="none"/>
        </w:rPr>
        <w:t xml:space="preserve"> see past purchases or use a gift card. When they navigated there, we could charge their credit card for any outstanding EZ Checkout orders.</w:t>
      </w:r>
    </w:p>
    <w:p w14:paraId="3CB8FD5A" w14:textId="43927F53" w:rsidR="00BE5D69" w:rsidRPr="00434833" w:rsidDel="00150BF9" w:rsidRDefault="00BE5D69" w:rsidP="00BE5D69">
      <w:pPr>
        <w:spacing w:before="100" w:beforeAutospacing="1" w:after="100" w:afterAutospacing="1" w:line="240" w:lineRule="auto"/>
        <w:rPr>
          <w:del w:id="371" w:author="Joel Karr" w:date="2026-03-05T19:27:00Z" w16du:dateUtc="2026-03-06T01:27:00Z"/>
          <w:rFonts w:eastAsia="Times New Roman" w:cs="Times New Roman"/>
          <w:kern w:val="0"/>
          <w14:ligatures w14:val="none"/>
        </w:rPr>
      </w:pPr>
      <w:r w:rsidRPr="00434833">
        <w:rPr>
          <w:rFonts w:eastAsia="Times New Roman" w:cs="Times New Roman"/>
          <w:kern w:val="0"/>
          <w14:ligatures w14:val="none"/>
        </w:rPr>
        <w:t>The analogy game forced us to describe the problem in language that exposed hidden assumptions. The thirty-cent processing fee was not new information — many people in the room already knew it existed. But it hadn’t surfaced in the conversation until a software engineer reframed the checkout flow as a basketball game.</w:t>
      </w:r>
      <w:ins w:id="372" w:author="Joel Karr" w:date="2026-03-05T19:27:00Z" w16du:dateUtc="2026-03-06T01:27:00Z">
        <w:r w:rsidR="00150BF9">
          <w:rPr>
            <w:rFonts w:eastAsia="Times New Roman" w:cs="Times New Roman"/>
            <w:kern w:val="0"/>
            <w14:ligatures w14:val="none"/>
          </w:rPr>
          <w:t xml:space="preserve"> </w:t>
        </w:r>
      </w:ins>
    </w:p>
    <w:p w14:paraId="574CFC31" w14:textId="73E9096F" w:rsidR="00822FB6" w:rsidRPr="00434833" w:rsidDel="00150BF9" w:rsidRDefault="00BE5D69" w:rsidP="00434833">
      <w:pPr>
        <w:spacing w:before="100" w:beforeAutospacing="1" w:after="100" w:afterAutospacing="1" w:line="240" w:lineRule="auto"/>
        <w:rPr>
          <w:del w:id="373" w:author="Joel Karr" w:date="2026-03-05T19:27:00Z" w16du:dateUtc="2026-03-06T01:27:00Z"/>
          <w:rFonts w:eastAsia="Times New Roman" w:cs="Times New Roman"/>
          <w:kern w:val="0"/>
          <w14:ligatures w14:val="none"/>
        </w:rPr>
      </w:pPr>
      <w:del w:id="374" w:author="Joel Karr" w:date="2026-03-05T19:27:00Z" w16du:dateUtc="2026-03-06T01:27:00Z">
        <w:r w:rsidRPr="00434833" w:rsidDel="00150BF9">
          <w:rPr>
            <w:rFonts w:eastAsia="Times New Roman" w:cs="Times New Roman"/>
            <w:kern w:val="0"/>
            <w14:ligatures w14:val="none"/>
          </w:rPr>
          <w:delText>It was in that reframe that we asked the unexpected question that led to the real lesson and saw that the problem wasn’t complexity—it was ambiguity.</w:delText>
        </w:r>
      </w:del>
    </w:p>
    <w:p w14:paraId="2C6C7D4F" w14:textId="7B508B96" w:rsidR="00822FB6" w:rsidRDefault="00822FB6" w:rsidP="00822FB6">
      <w:pPr>
        <w:pStyle w:val="Heading3"/>
      </w:pPr>
      <w:bookmarkStart w:id="375" w:name="_Toc224480576"/>
      <w:r>
        <w:t>The Cost of Ambiguity</w:t>
      </w:r>
      <w:bookmarkEnd w:id="375"/>
    </w:p>
    <w:p w14:paraId="521741B1" w14:textId="0E79ABA6" w:rsidR="00822FB6" w:rsidDel="00150BF9" w:rsidRDefault="009D2AAD" w:rsidP="00822FB6">
      <w:pPr>
        <w:rPr>
          <w:del w:id="376" w:author="Joel Karr" w:date="2026-03-05T19:28:00Z" w16du:dateUtc="2026-03-06T01:28:00Z"/>
        </w:rPr>
      </w:pPr>
      <w:del w:id="377" w:author="Joel Karr" w:date="2026-03-05T19:28:00Z" w16du:dateUtc="2026-03-06T01:28:00Z">
        <w:r w:rsidDel="00150BF9">
          <w:delText xml:space="preserve">This is why great engineers slow down before </w:delText>
        </w:r>
      </w:del>
      <w:del w:id="378" w:author="Joel Karr" w:date="2026-03-05T19:15:00Z" w16du:dateUtc="2026-03-06T01:15:00Z">
        <w:r w:rsidDel="00CE2B63">
          <w:delText>estimating</w:delText>
        </w:r>
      </w:del>
      <w:del w:id="379" w:author="Joel Karr" w:date="2026-03-05T19:28:00Z" w16du:dateUtc="2026-03-06T01:28:00Z">
        <w:r w:rsidDel="00150BF9">
          <w:delText>. They know how easy it is to set out on a path that feels comfortable but is not solving the right thing.</w:delText>
        </w:r>
      </w:del>
    </w:p>
    <w:p w14:paraId="710F239B" w14:textId="3A926C4C" w:rsidR="00150BF9" w:rsidRDefault="00150BF9" w:rsidP="00822FB6">
      <w:pPr>
        <w:rPr>
          <w:ins w:id="380" w:author="Joel Karr" w:date="2026-03-05T19:28:00Z" w16du:dateUtc="2026-03-06T01:28:00Z"/>
        </w:rPr>
      </w:pPr>
      <w:ins w:id="381" w:author="Joel Karr" w:date="2026-03-05T19:28:00Z">
        <w:r w:rsidRPr="00150BF9">
          <w:t>The EZ Checkout discussion could have gone very differently. The team had already agreed it was straightforward. Two weeks of work. If someone hadn't reframed the problem, we would have built the feature, shipped it, and only discovered the margin problem after real money was lost.</w:t>
        </w:r>
      </w:ins>
    </w:p>
    <w:p w14:paraId="7BCF84EC" w14:textId="25C6EE1D" w:rsidR="00C92CDF" w:rsidRDefault="002937E8" w:rsidP="00822FB6">
      <w:r>
        <w:t xml:space="preserve">Barry Boehm spent decades studying this exact dynamic. He began his career working on some of the largest and most complex software systems in the mid-twentieth century for the Department of Defense and the aerospace industry, places where the smallest mistake could be catastrophic. </w:t>
      </w:r>
    </w:p>
    <w:p w14:paraId="570BE176" w14:textId="2CE26FBD" w:rsidR="002937E8" w:rsidRDefault="00C92CDF" w:rsidP="00822FB6">
      <w:r>
        <w:lastRenderedPageBreak/>
        <w:t>This was long before agile or iterative development was popular. Boehm and his colleagues had long planning sessions for any project, and the requirements rarely changed once they were set. While they had very capable engineers and were well funded, Boehm saw the same frustrating pattern repeat each time. Costs escalated. Timelines slipped. Large portions of the system were reworked.</w:t>
      </w:r>
    </w:p>
    <w:p w14:paraId="671ECB35" w14:textId="4BF535BD" w:rsidR="007A5D41" w:rsidRDefault="007A5D41" w:rsidP="00822FB6">
      <w:r>
        <w:t xml:space="preserve">Managers would aim to add extra time to estimates or find </w:t>
      </w:r>
      <w:proofErr w:type="gramStart"/>
      <w:r>
        <w:t>higher</w:t>
      </w:r>
      <w:proofErr w:type="gramEnd"/>
      <w:r>
        <w:t xml:space="preserve"> skilled people, but these solutions didn’t seem to impact the results. Most projects succeeded. But the ones that didn’t? In those cases, the failures were rarely caused by incompetence or lack of effort. </w:t>
      </w:r>
    </w:p>
    <w:p w14:paraId="38F3CD26" w14:textId="6F6A846A" w:rsidR="00AF0169" w:rsidRDefault="00EF3D3B" w:rsidP="00822FB6">
      <w:r>
        <w:t xml:space="preserve">So, why were managers consistently trying to </w:t>
      </w:r>
      <w:proofErr w:type="gramStart"/>
      <w:r>
        <w:t>solve for</w:t>
      </w:r>
      <w:proofErr w:type="gramEnd"/>
      <w:r>
        <w:t xml:space="preserve"> the wrong problems? Instead of focusing on productivity or execution speed, Boehm began studying when teams discovered they had misunderstood what they were building.</w:t>
      </w:r>
    </w:p>
    <w:p w14:paraId="08DF23A2" w14:textId="35649562" w:rsidR="00AF0169" w:rsidRDefault="00AF0169" w:rsidP="00822FB6">
      <w:r>
        <w:t xml:space="preserve">When misunderstandings were discovered early, the cost to correct them was small. A design change or a shift in approach could be made to correct </w:t>
      </w:r>
      <w:proofErr w:type="gramStart"/>
      <w:r>
        <w:t>course</w:t>
      </w:r>
      <w:proofErr w:type="gramEnd"/>
      <w:r>
        <w:t>. But when the same misunderstanding surfaced later, after code had been written and tested, the cost increased dramatically.</w:t>
      </w:r>
    </w:p>
    <w:p w14:paraId="5B9F04E3" w14:textId="7CF34FD3" w:rsidR="002218A5" w:rsidRDefault="00EF3D3B" w:rsidP="00822FB6">
      <w:del w:id="382" w:author="Joel Karr" w:date="2026-03-05T19:29:00Z" w16du:dateUtc="2026-03-06T01:29:00Z">
        <w:r w:rsidDel="007C2CF9">
          <w:delText xml:space="preserve">The formula was simple and consistent: </w:delText>
        </w:r>
      </w:del>
      <w:r>
        <w:t xml:space="preserve">The later the discovery, the more expensive it was to correct. Boehm captured this relationship in what became known as the cost-of-change curve. </w:t>
      </w:r>
    </w:p>
    <w:p w14:paraId="775D5E89" w14:textId="323D98CD" w:rsidR="00F8659A" w:rsidRDefault="00F8659A" w:rsidP="00822FB6">
      <w:r>
        <w:t xml:space="preserve">Estimation meetings sit at the very beginning of this curve. When someone in management asks for a timeline, the design team feels pressure to provide an answer, even when they haven’t yet walked through assumptions. </w:t>
      </w:r>
      <w:commentRangeStart w:id="383"/>
      <w:r>
        <w:t>As soon as a date gets offered, it</w:t>
      </w:r>
      <w:ins w:id="384" w:author="Joel Karr" w:date="2026-03-05T19:19:00Z" w16du:dateUtc="2026-03-06T01:19:00Z">
        <w:r w:rsidR="00C54F04">
          <w:t xml:space="preserve"> instantly </w:t>
        </w:r>
      </w:ins>
      <w:ins w:id="385" w:author="Joel Karr" w:date="2026-03-05T19:29:00Z" w16du:dateUtc="2026-03-06T01:29:00Z">
        <w:r w:rsidR="001128DE">
          <w:t>be</w:t>
        </w:r>
      </w:ins>
      <w:ins w:id="386" w:author="Joel Karr" w:date="2026-03-05T19:30:00Z" w16du:dateUtc="2026-03-06T01:30:00Z">
        <w:r w:rsidR="001128DE">
          <w:t>comes</w:t>
        </w:r>
      </w:ins>
      <w:ins w:id="387" w:author="Joel Karr" w:date="2026-03-05T19:19:00Z" w16du:dateUtc="2026-03-06T01:19:00Z">
        <w:r w:rsidR="00C54F04">
          <w:t xml:space="preserve"> </w:t>
        </w:r>
      </w:ins>
      <w:del w:id="388" w:author="Joel Karr" w:date="2026-03-05T19:19:00Z" w16du:dateUtc="2026-03-06T01:19:00Z">
        <w:r w:rsidDel="00C54F04">
          <w:delText xml:space="preserve"> </w:delText>
        </w:r>
        <w:r w:rsidDel="004E0A46">
          <w:delText xml:space="preserve">before </w:delText>
        </w:r>
      </w:del>
      <w:r>
        <w:t>a commitment</w:t>
      </w:r>
      <w:ins w:id="389" w:author="Joel Karr" w:date="2026-03-05T19:30:00Z" w16du:dateUtc="2026-03-06T01:30:00Z">
        <w:r w:rsidR="001128DE">
          <w:t>.</w:t>
        </w:r>
      </w:ins>
      <w:r>
        <w:t xml:space="preserve"> </w:t>
      </w:r>
      <w:del w:id="390" w:author="Joel Karr" w:date="2026-03-05T19:30:00Z" w16du:dateUtc="2026-03-06T01:30:00Z">
        <w:r w:rsidDel="001128DE">
          <w:delText>and o</w:delText>
        </w:r>
      </w:del>
      <w:ins w:id="391" w:author="Joel Karr" w:date="2026-03-05T19:30:00Z" w16du:dateUtc="2026-03-06T01:30:00Z">
        <w:r w:rsidR="001128DE">
          <w:t>O</w:t>
        </w:r>
      </w:ins>
      <w:r>
        <w:t xml:space="preserve">ther teams outside of tech start planning </w:t>
      </w:r>
      <w:del w:id="392" w:author="Joel Karr" w:date="2026-03-05T19:30:00Z" w16du:dateUtc="2026-03-06T01:30:00Z">
        <w:r w:rsidDel="001128DE">
          <w:delText>their</w:delText>
        </w:r>
      </w:del>
      <w:ins w:id="393" w:author="Joel Karr" w:date="2026-03-05T19:30:00Z" w16du:dateUtc="2026-03-06T01:30:00Z">
        <w:r w:rsidR="001128DE">
          <w:t>around it.</w:t>
        </w:r>
      </w:ins>
      <w:del w:id="394" w:author="Joel Karr" w:date="2026-03-05T19:30:00Z" w16du:dateUtc="2026-03-06T01:30:00Z">
        <w:r w:rsidDel="001128DE">
          <w:delText xml:space="preserve"> adoption.</w:delText>
        </w:r>
      </w:del>
      <w:ins w:id="395" w:author="Joel Karr" w:date="2026-03-05T19:30:00Z" w16du:dateUtc="2026-03-06T01:30:00Z">
        <w:r w:rsidR="001128DE" w:rsidDel="001128DE">
          <w:t xml:space="preserve"> </w:t>
        </w:r>
      </w:ins>
      <w:del w:id="396" w:author="Joel Karr" w:date="2026-03-05T19:30:00Z" w16du:dateUtc="2026-03-06T01:30:00Z">
        <w:r w:rsidDel="001128DE">
          <w:delText xml:space="preserve"> </w:delText>
        </w:r>
        <w:commentRangeEnd w:id="383"/>
        <w:r w:rsidDel="001128DE">
          <w:rPr>
            <w:rStyle w:val="CommentReference"/>
            <w:sz w:val="24"/>
            <w:szCs w:val="24"/>
          </w:rPr>
          <w:commentReference w:id="383"/>
        </w:r>
      </w:del>
    </w:p>
    <w:p w14:paraId="28C944FA" w14:textId="2B51BC0E" w:rsidR="00AB54F8" w:rsidRDefault="00DF391C" w:rsidP="00822FB6">
      <w:r>
        <w:t xml:space="preserve">Only later do teams uncover </w:t>
      </w:r>
      <w:proofErr w:type="gramStart"/>
      <w:r>
        <w:t>edge</w:t>
      </w:r>
      <w:proofErr w:type="gramEnd"/>
      <w:r>
        <w:t xml:space="preserve"> cases or constraints that were never discussed. Boehm’s research showed that teams consistently underestimate how expensive assumptions become once the momentum of building takes control. </w:t>
      </w:r>
    </w:p>
    <w:p w14:paraId="51E641AF" w14:textId="1E924A42" w:rsidR="00741E3E" w:rsidRDefault="00582832" w:rsidP="00822FB6">
      <w:r>
        <w:t xml:space="preserve">With EZ Checkout, the basketball game analogy helped us quickly identify some unspoken constraints before we started writing code, placing us well on the right side of the cost-of-change curve. We still made unexpected discoveries along the way, but we </w:t>
      </w:r>
      <w:del w:id="397" w:author="Joel Karr" w:date="2026-03-05T19:30:00Z" w16du:dateUtc="2026-03-06T01:30:00Z">
        <w:r w:rsidDel="0013683E">
          <w:delText xml:space="preserve">were able to pull forward and address some of the largest impacting changes right from the outset. </w:delText>
        </w:r>
      </w:del>
      <w:ins w:id="398" w:author="Joel Karr" w:date="2026-03-05T19:30:00Z" w16du:dateUtc="2026-03-06T01:30:00Z">
        <w:r w:rsidR="0013683E">
          <w:t>caught the most expensive ones early, when fix</w:t>
        </w:r>
      </w:ins>
      <w:ins w:id="399" w:author="Joel Karr" w:date="2026-03-05T19:31:00Z" w16du:dateUtc="2026-03-06T01:31:00Z">
        <w:r w:rsidR="0013683E">
          <w:t>ing them was a conversation rather than a rewrite.</w:t>
        </w:r>
      </w:ins>
    </w:p>
    <w:p w14:paraId="67A6BEE9" w14:textId="76A2EB3C" w:rsidR="00AF0169" w:rsidRDefault="004264CF" w:rsidP="004264CF">
      <w:pPr>
        <w:pStyle w:val="Heading3"/>
      </w:pPr>
      <w:bookmarkStart w:id="400" w:name="_Toc224480577"/>
      <w:r>
        <w:t>The Weight of the Question</w:t>
      </w:r>
      <w:bookmarkEnd w:id="400"/>
    </w:p>
    <w:p w14:paraId="2FDBA613" w14:textId="77777777" w:rsidR="00EF3D3B" w:rsidRDefault="00EF3D3B" w:rsidP="004264CF">
      <w:r>
        <w:t>How long?</w:t>
      </w:r>
    </w:p>
    <w:p w14:paraId="00F58436" w14:textId="5754F4EB" w:rsidR="004264CF" w:rsidRDefault="004264CF" w:rsidP="004264CF">
      <w:r>
        <w:lastRenderedPageBreak/>
        <w:t xml:space="preserve">Every software engineer has the weight of that question. You’re in a conference room with the product manager sitting across the table. The team has been discussing a new feature, and the challenge of coding it makes sense, though the details of execution aren’t completely clear yet. </w:t>
      </w:r>
    </w:p>
    <w:p w14:paraId="3056E61D" w14:textId="0B71434A" w:rsidR="0079325D" w:rsidRDefault="0079325D" w:rsidP="004264CF">
      <w:r>
        <w:t>Then the product manager asks the question everyone knows is coming.</w:t>
      </w:r>
    </w:p>
    <w:p w14:paraId="153BD446" w14:textId="2BDDD3F9" w:rsidR="0079325D" w:rsidRDefault="0079325D" w:rsidP="004264CF">
      <w:r>
        <w:t>“How long will this take to build?”</w:t>
      </w:r>
    </w:p>
    <w:p w14:paraId="0DB0AE20" w14:textId="1CAC35AE" w:rsidR="0079325D" w:rsidRDefault="0079325D" w:rsidP="004264CF">
      <w:r>
        <w:t>The product manager doesn’t enjoy asking it. They know that is will instantly make everyone in the room uncomfortable. Someone will start listing the caveats about why they can’t possibly know how long this will take.</w:t>
      </w:r>
    </w:p>
    <w:p w14:paraId="4B4A3A73" w14:textId="3A221C1A" w:rsidR="004C23E4" w:rsidDel="0061331D" w:rsidRDefault="004C23E4" w:rsidP="004264CF">
      <w:pPr>
        <w:rPr>
          <w:del w:id="401" w:author="Joel Karr" w:date="2026-03-05T19:33:00Z" w16du:dateUtc="2026-03-06T01:33:00Z"/>
        </w:rPr>
      </w:pPr>
      <w:r>
        <w:t xml:space="preserve">The question hits like a ton of bricks, leaving a roomful of software engineers wincing. They know whatever answer they give will be remembered — no matter how many times the product manager insists no one will hold them to it. It’s not that the product manager is unwilling to allow for flexibility; it’s that businesses need timelines </w:t>
      </w:r>
      <w:proofErr w:type="gramStart"/>
      <w:r>
        <w:t>in order to</w:t>
      </w:r>
      <w:proofErr w:type="gramEnd"/>
      <w:r>
        <w:t xml:space="preserve"> plan. Roadmaps </w:t>
      </w:r>
      <w:proofErr w:type="gramStart"/>
      <w:r>
        <w:t>get</w:t>
      </w:r>
      <w:proofErr w:type="gramEnd"/>
      <w:r>
        <w:t xml:space="preserve"> shared. Marketing campaigns </w:t>
      </w:r>
      <w:proofErr w:type="gramStart"/>
      <w:r>
        <w:t>get</w:t>
      </w:r>
      <w:proofErr w:type="gramEnd"/>
      <w:r>
        <w:t xml:space="preserve"> scheduled. Sales commitments get made. And once those plans are in motion, changing the timeline has real consequences.</w:t>
      </w:r>
      <w:ins w:id="402" w:author="Joel Karr" w:date="2026-03-05T19:33:00Z" w16du:dateUtc="2026-03-06T01:33:00Z">
        <w:r w:rsidR="0061331D">
          <w:t xml:space="preserve"> </w:t>
        </w:r>
      </w:ins>
    </w:p>
    <w:p w14:paraId="2ADA5E9C" w14:textId="425C3604" w:rsidR="002A3F4A" w:rsidRDefault="002A3F4A" w:rsidP="004264CF">
      <w:r>
        <w:t xml:space="preserve">Even though all sides want the same thing, these moments often feel adversarial instead of collaborative. </w:t>
      </w:r>
    </w:p>
    <w:p w14:paraId="659F03EF" w14:textId="3E7BEBA1" w:rsidR="002038D0" w:rsidRDefault="002038D0" w:rsidP="004264CF">
      <w:r>
        <w:t xml:space="preserve">Software engineers are strong at estimating tasks such as how long it will take to build a basic API. It’s not the math that causes them to tense up. The stress comes from </w:t>
      </w:r>
      <w:proofErr w:type="gramStart"/>
      <w:r>
        <w:t>those  unspoken</w:t>
      </w:r>
      <w:proofErr w:type="gramEnd"/>
      <w:r>
        <w:t xml:space="preserve"> expectations that they feel coming down the line but don’t know how to expose or unpack in the </w:t>
      </w:r>
      <w:del w:id="403" w:author="Joel Karr" w:date="2026-03-05T19:32:00Z" w16du:dateUtc="2026-03-06T01:32:00Z">
        <w:r w:rsidDel="0061331D">
          <w:delText>present</w:delText>
        </w:r>
      </w:del>
      <w:ins w:id="404" w:author="Joel Karr" w:date="2026-03-05T19:32:00Z" w16du:dateUtc="2026-03-06T01:32:00Z">
        <w:r w:rsidR="0061331D">
          <w:t>moment</w:t>
        </w:r>
      </w:ins>
      <w:r>
        <w:t>.</w:t>
      </w:r>
    </w:p>
    <w:p w14:paraId="6ED86609" w14:textId="2395C73D" w:rsidR="002825DD" w:rsidRDefault="00E44674" w:rsidP="004264CF">
      <w:r>
        <w:t xml:space="preserve">Great engineers learn to reframe the discussion before answering. </w:t>
      </w:r>
      <w:del w:id="405" w:author="Joel Karr" w:date="2026-03-05T19:32:00Z" w16du:dateUtc="2026-03-06T01:32:00Z">
        <w:r w:rsidDel="00536C11">
          <w:delText>They slow down the conversation to figure out what they’re actually being asked to estimate.</w:delText>
        </w:r>
      </w:del>
    </w:p>
    <w:p w14:paraId="0F497D9E" w14:textId="4D438DBE" w:rsidR="00E44674" w:rsidRDefault="00E44674" w:rsidP="00E44674">
      <w:pPr>
        <w:pStyle w:val="Heading3"/>
      </w:pPr>
      <w:bookmarkStart w:id="406" w:name="_Toc224480578"/>
      <w:commentRangeStart w:id="407"/>
      <w:r>
        <w:t>Shaping the Problem Before the Plan</w:t>
      </w:r>
      <w:commentRangeEnd w:id="407"/>
      <w:r>
        <w:rPr>
          <w:rStyle w:val="CommentReference"/>
          <w:sz w:val="28"/>
          <w:szCs w:val="28"/>
        </w:rPr>
        <w:commentReference w:id="407"/>
      </w:r>
      <w:bookmarkEnd w:id="406"/>
    </w:p>
    <w:p w14:paraId="66590AF9" w14:textId="1F1DB270" w:rsidR="00E44674" w:rsidDel="004F669F" w:rsidRDefault="00571E13" w:rsidP="00E44674">
      <w:pPr>
        <w:rPr>
          <w:del w:id="408" w:author="Joel Karr" w:date="2026-03-05T19:42:00Z" w16du:dateUtc="2026-03-06T01:42:00Z"/>
        </w:rPr>
      </w:pPr>
      <w:del w:id="409" w:author="Joel Karr" w:date="2026-03-05T19:42:00Z" w16du:dateUtc="2026-03-06T01:42:00Z">
        <w:r w:rsidDel="004F669F">
          <w:delText xml:space="preserve">When intent is unclear, estimates become defensive. Engineers pad timelines to protect against unknowns, which often erodes trust with management and can be viewed as a lack of transparency. </w:delText>
        </w:r>
      </w:del>
      <w:commentRangeStart w:id="410"/>
      <w:del w:id="411" w:author="Joel Karr" w:date="2026-03-05T19:18:00Z" w16du:dateUtc="2026-03-06T01:18:00Z">
        <w:r w:rsidDel="00B4335F">
          <w:delText>Folks have a gut feeling that the total amount added up is far too long, but there is a constructive way to discuss the different areas of risk.</w:delText>
        </w:r>
      </w:del>
      <w:del w:id="412" w:author="Joel Karr" w:date="2026-03-05T19:42:00Z" w16du:dateUtc="2026-03-06T01:42:00Z">
        <w:r w:rsidDel="004F669F">
          <w:delText xml:space="preserve"> </w:delText>
        </w:r>
        <w:commentRangeEnd w:id="410"/>
        <w:r w:rsidDel="004F669F">
          <w:rPr>
            <w:rStyle w:val="CommentReference"/>
            <w:sz w:val="24"/>
            <w:szCs w:val="24"/>
          </w:rPr>
          <w:commentReference w:id="410"/>
        </w:r>
        <w:r w:rsidDel="004F669F">
          <w:delText>Many teams focus on better estimation of tasks when they should focus on better alignment of which tasks they will need to complete.</w:delText>
        </w:r>
      </w:del>
    </w:p>
    <w:p w14:paraId="637AEAB6" w14:textId="02F690DE" w:rsidR="001C2F1E" w:rsidDel="004F669F" w:rsidRDefault="00D3165E" w:rsidP="00E44674">
      <w:pPr>
        <w:rPr>
          <w:del w:id="413" w:author="Joel Karr" w:date="2026-03-05T19:42:00Z" w16du:dateUtc="2026-03-06T01:42:00Z"/>
        </w:rPr>
      </w:pPr>
      <w:del w:id="414" w:author="Joel Karr" w:date="2026-03-05T19:42:00Z" w16du:dateUtc="2026-03-06T01:42:00Z">
        <w:r w:rsidDel="004F669F">
          <w:delText xml:space="preserve">The conversation needs to shift toward building a shared understanding of the factors that will shape the work. A product manager might say the user needs to be able to filter a list of items. Depending on the assumptions made by a software engineer, that could mean a </w:delText>
        </w:r>
        <w:r w:rsidDel="004F669F">
          <w:lastRenderedPageBreak/>
          <w:delText>simple client-side filter, a database query with a where clause, or something more robust like a Lucene based search engine.</w:delText>
        </w:r>
      </w:del>
    </w:p>
    <w:p w14:paraId="465B8785" w14:textId="18147578" w:rsidR="00DD7B09" w:rsidDel="004F669F" w:rsidRDefault="00790E8E" w:rsidP="00E44674">
      <w:pPr>
        <w:rPr>
          <w:del w:id="415" w:author="Joel Karr" w:date="2026-03-05T19:42:00Z" w16du:dateUtc="2026-03-06T01:42:00Z"/>
        </w:rPr>
      </w:pPr>
      <w:del w:id="416" w:author="Joel Karr" w:date="2026-03-05T19:42:00Z" w16du:dateUtc="2026-03-06T01:42:00Z">
        <w:r w:rsidDel="004F669F">
          <w:delText xml:space="preserve">To know what to build, the software engineer needs to surface assumptions that impact the tasks. </w:delText>
        </w:r>
      </w:del>
    </w:p>
    <w:p w14:paraId="6D16A31B" w14:textId="50B6F32D" w:rsidR="00790E8E" w:rsidDel="004F669F" w:rsidRDefault="00790E8E" w:rsidP="00790E8E">
      <w:pPr>
        <w:pStyle w:val="ListParagraph"/>
        <w:numPr>
          <w:ilvl w:val="0"/>
          <w:numId w:val="13"/>
        </w:numPr>
        <w:rPr>
          <w:del w:id="417" w:author="Joel Karr" w:date="2026-03-05T19:42:00Z" w16du:dateUtc="2026-03-06T01:42:00Z"/>
        </w:rPr>
      </w:pPr>
      <w:del w:id="418" w:author="Joel Karr" w:date="2026-03-05T19:42:00Z" w16du:dateUtc="2026-03-06T01:42:00Z">
        <w:r w:rsidDel="004F669F">
          <w:delText>How many items will the filter need to handle?</w:delText>
        </w:r>
      </w:del>
    </w:p>
    <w:p w14:paraId="0C875804" w14:textId="188BBD94" w:rsidR="00790E8E" w:rsidDel="004F669F" w:rsidRDefault="00790E8E" w:rsidP="00790E8E">
      <w:pPr>
        <w:pStyle w:val="ListParagraph"/>
        <w:numPr>
          <w:ilvl w:val="0"/>
          <w:numId w:val="13"/>
        </w:numPr>
        <w:rPr>
          <w:del w:id="419" w:author="Joel Karr" w:date="2026-03-05T19:42:00Z" w16du:dateUtc="2026-03-06T01:42:00Z"/>
        </w:rPr>
      </w:pPr>
      <w:del w:id="420" w:author="Joel Karr" w:date="2026-03-05T19:42:00Z" w16du:dateUtc="2026-03-06T01:42:00Z">
        <w:r w:rsidDel="004F669F">
          <w:delText>How many fields need to be filterable?</w:delText>
        </w:r>
      </w:del>
    </w:p>
    <w:p w14:paraId="345C6419" w14:textId="16D2C4EC" w:rsidR="00790E8E" w:rsidDel="004F669F" w:rsidRDefault="00790E8E" w:rsidP="00790E8E">
      <w:pPr>
        <w:pStyle w:val="ListParagraph"/>
        <w:numPr>
          <w:ilvl w:val="0"/>
          <w:numId w:val="13"/>
        </w:numPr>
        <w:rPr>
          <w:del w:id="421" w:author="Joel Karr" w:date="2026-03-05T19:42:00Z" w16du:dateUtc="2026-03-06T01:42:00Z"/>
        </w:rPr>
      </w:pPr>
      <w:del w:id="422" w:author="Joel Karr" w:date="2026-03-05T19:42:00Z" w16du:dateUtc="2026-03-06T01:42:00Z">
        <w:r w:rsidDel="004F669F">
          <w:delText>What’s the total number of records in the system?</w:delText>
        </w:r>
      </w:del>
    </w:p>
    <w:p w14:paraId="5AFAC2ED" w14:textId="3905E045" w:rsidR="00790E8E" w:rsidDel="004F669F" w:rsidRDefault="00025FD6" w:rsidP="00790E8E">
      <w:pPr>
        <w:rPr>
          <w:del w:id="423" w:author="Joel Karr" w:date="2026-03-05T19:42:00Z" w16du:dateUtc="2026-03-06T01:42:00Z"/>
        </w:rPr>
      </w:pPr>
      <w:del w:id="424" w:author="Joel Karr" w:date="2026-03-05T19:42:00Z" w16du:dateUtc="2026-03-06T01:42:00Z">
        <w:r w:rsidDel="004F669F">
          <w:delText xml:space="preserve">As they build a relationship with the product manager, these types of questions become view as a critical part of success as opposed to a defensive tactic to stall. When a software engineer can quickly shift what tasks they are including, the product manager can help make informed decisions on the </w:delText>
        </w:r>
        <w:commentRangeStart w:id="425"/>
        <w:r w:rsidDel="004F669F">
          <w:delText>tradeoffs between the amount of effort and the effect on timeline goals</w:delText>
        </w:r>
        <w:commentRangeEnd w:id="425"/>
        <w:r w:rsidDel="004F669F">
          <w:rPr>
            <w:rStyle w:val="CommentReference"/>
            <w:sz w:val="24"/>
            <w:szCs w:val="24"/>
          </w:rPr>
          <w:commentReference w:id="425"/>
        </w:r>
        <w:r w:rsidDel="004F669F">
          <w:delText>.</w:delText>
        </w:r>
      </w:del>
    </w:p>
    <w:p w14:paraId="5208E2CA" w14:textId="1E2957EF" w:rsidR="00294041" w:rsidDel="004F669F" w:rsidRDefault="00554F80" w:rsidP="00790E8E">
      <w:pPr>
        <w:rPr>
          <w:del w:id="426" w:author="Joel Karr" w:date="2026-03-05T19:42:00Z" w16du:dateUtc="2026-03-06T01:42:00Z"/>
        </w:rPr>
      </w:pPr>
      <w:del w:id="427" w:author="Joel Karr" w:date="2026-03-05T19:42:00Z" w16du:dateUtc="2026-03-06T01:42:00Z">
        <w:r w:rsidDel="004F669F">
          <w:delText xml:space="preserve">Feature requests become an opportunity to solve a puzzle like a detective. The goal is to push and pull on the idea to be able to align as early as possible. Analogies are a great way to drive these conversations because they help get different people engaged. Another approach can be creating a decision matrix that allows you to determine what tasks you will need to include. </w:delText>
        </w:r>
      </w:del>
    </w:p>
    <w:p w14:paraId="0439FDB2" w14:textId="4B8AC3F2" w:rsidR="009E6CB1" w:rsidDel="004F669F" w:rsidRDefault="009E6CB1" w:rsidP="00790E8E">
      <w:pPr>
        <w:rPr>
          <w:del w:id="428" w:author="Joel Karr" w:date="2026-03-05T19:42:00Z" w16du:dateUtc="2026-03-06T01:42:00Z"/>
        </w:rPr>
      </w:pPr>
      <w:del w:id="429" w:author="Joel Karr" w:date="2026-03-05T19:42:00Z" w16du:dateUtc="2026-03-06T01:42:00Z">
        <w:r w:rsidDel="004F669F">
          <w:delText xml:space="preserve">The next time someone asks “How long will this take?”, resist the urge to answer immediately. Let the person know that you want to make sure you will be able to give a more accurate estimate by learning more information. </w:delText>
        </w:r>
      </w:del>
    </w:p>
    <w:p w14:paraId="37634C8B" w14:textId="471DC420" w:rsidR="00147C6C" w:rsidDel="004F669F" w:rsidRDefault="00147C6C" w:rsidP="00790E8E">
      <w:pPr>
        <w:rPr>
          <w:del w:id="430" w:author="Joel Karr" w:date="2026-03-05T19:42:00Z" w16du:dateUtc="2026-03-06T01:42:00Z"/>
        </w:rPr>
      </w:pPr>
      <w:del w:id="431" w:author="Joel Karr" w:date="2026-03-05T19:42:00Z" w16du:dateUtc="2026-03-06T01:42:00Z">
        <w:r w:rsidDel="004F669F">
          <w:delText>Richie and I discovered the credit card fee by talking about basketball games. The information wasn’t intended to be hidden; it was just ignored at first. Each time your conversations identify new hidden assumptions, your team will become even more engaged in the next conversation.</w:delText>
        </w:r>
      </w:del>
    </w:p>
    <w:p w14:paraId="15A96BD5" w14:textId="77777777" w:rsidR="004F669F" w:rsidRPr="004F669F" w:rsidRDefault="004F669F" w:rsidP="004F669F">
      <w:pPr>
        <w:rPr>
          <w:ins w:id="432" w:author="Joel Karr" w:date="2026-03-05T19:42:00Z"/>
        </w:rPr>
      </w:pPr>
      <w:ins w:id="433" w:author="Joel Karr" w:date="2026-03-05T19:42:00Z">
        <w:r w:rsidRPr="004F669F">
          <w:t>When intent is unclear, estimates become defensive. Engineers pad timelines to protect against unknowns, and it's often obvious to everyone in the room that the total is too long. But outside of simply naming a shorter timeframe, engineers don't know how to be more accurate. The problem isn't estimation skill. It's that teams try to estimate before they've agreed on what they're building.</w:t>
        </w:r>
      </w:ins>
    </w:p>
    <w:p w14:paraId="1F9A808E" w14:textId="77777777" w:rsidR="004F669F" w:rsidRPr="004F669F" w:rsidRDefault="004F669F" w:rsidP="004F669F">
      <w:pPr>
        <w:rPr>
          <w:ins w:id="434" w:author="Joel Karr" w:date="2026-03-05T19:42:00Z"/>
        </w:rPr>
      </w:pPr>
      <w:ins w:id="435" w:author="Joel Karr" w:date="2026-03-05T19:42:00Z">
        <w:r w:rsidRPr="004F669F">
          <w:t>The fix is to slow down the conversation before the number comes out. Not by weeks or days. By about fifteen minutes.</w:t>
        </w:r>
      </w:ins>
    </w:p>
    <w:p w14:paraId="05428794" w14:textId="6108C8FC" w:rsidR="004F669F" w:rsidRPr="004F669F" w:rsidRDefault="004F669F" w:rsidP="004F669F">
      <w:pPr>
        <w:rPr>
          <w:ins w:id="436" w:author="Joel Karr" w:date="2026-03-05T19:42:00Z"/>
        </w:rPr>
      </w:pPr>
      <w:ins w:id="437" w:author="Joel Karr" w:date="2026-03-05T19:42:00Z">
        <w:r w:rsidRPr="004F669F">
          <w:lastRenderedPageBreak/>
          <w:t xml:space="preserve">After the EZ Checkout conversation, I started approaching every estimation discussion the same way. Not with a spreadsheet or a formal process. </w:t>
        </w:r>
        <w:proofErr w:type="gramStart"/>
        <w:r w:rsidRPr="004F669F">
          <w:t>Just with</w:t>
        </w:r>
        <w:proofErr w:type="gramEnd"/>
        <w:r w:rsidRPr="004F669F">
          <w:t xml:space="preserve"> </w:t>
        </w:r>
        <w:proofErr w:type="gramStart"/>
        <w:r w:rsidRPr="004F669F">
          <w:t>a discipline:</w:t>
        </w:r>
        <w:proofErr w:type="gramEnd"/>
        <w:r w:rsidRPr="004F669F">
          <w:t xml:space="preserve"> before I give a number, I force myself to think about the feature </w:t>
        </w:r>
      </w:ins>
      <w:ins w:id="438" w:author="Joel Karr" w:date="2026-03-05T19:43:00Z" w16du:dateUtc="2026-03-06T01:43:00Z">
        <w:r w:rsidR="00561B10">
          <w:t>from a different perspective</w:t>
        </w:r>
      </w:ins>
      <w:ins w:id="439" w:author="Joel Karr" w:date="2026-03-05T19:42:00Z">
        <w:r w:rsidRPr="004F669F">
          <w:t>.</w:t>
        </w:r>
      </w:ins>
    </w:p>
    <w:p w14:paraId="6457F0E3" w14:textId="77777777" w:rsidR="004F669F" w:rsidRPr="004F669F" w:rsidRDefault="004F669F" w:rsidP="004F669F">
      <w:pPr>
        <w:rPr>
          <w:ins w:id="440" w:author="Joel Karr" w:date="2026-03-05T19:42:00Z"/>
        </w:rPr>
      </w:pPr>
      <w:ins w:id="441" w:author="Joel Karr" w:date="2026-03-05T19:42:00Z">
        <w:r w:rsidRPr="004F669F">
          <w:t>Sometimes that means reaching for an analogy like Richie and I did with the basketball game. Sometimes it means restating the feature request back to the product manager in my own words to see if they correct me. Sometimes it means asking "what does this look like from the user's perspective?" instead of immediately thinking about the code.</w:t>
        </w:r>
      </w:ins>
    </w:p>
    <w:p w14:paraId="1CC1102E" w14:textId="77777777" w:rsidR="004F669F" w:rsidRPr="004F669F" w:rsidRDefault="004F669F" w:rsidP="004F669F">
      <w:pPr>
        <w:rPr>
          <w:ins w:id="442" w:author="Joel Karr" w:date="2026-03-05T19:42:00Z"/>
        </w:rPr>
      </w:pPr>
      <w:ins w:id="443" w:author="Joel Karr" w:date="2026-03-05T19:42:00Z">
        <w:r w:rsidRPr="004F669F">
          <w:t>The point isn't the specific technique. The point is creating a gap between the question and the answer. That gap is where assumptions surface.</w:t>
        </w:r>
      </w:ins>
    </w:p>
    <w:p w14:paraId="359674C7" w14:textId="77777777" w:rsidR="004F669F" w:rsidRPr="004F669F" w:rsidRDefault="004F669F" w:rsidP="004F669F">
      <w:pPr>
        <w:rPr>
          <w:ins w:id="444" w:author="Joel Karr" w:date="2026-03-05T19:42:00Z"/>
        </w:rPr>
      </w:pPr>
      <w:ins w:id="445" w:author="Joel Karr" w:date="2026-03-05T19:42:00Z">
        <w:r w:rsidRPr="004F669F">
          <w:t>Start with the request exactly as it was stated. "Add filtering to the items page." Don't interpret it yet. Don't start mapping it to code. Just write down what was asked for, because the distance between what was asked for and what you end up building is where the most expensive surprises hide.</w:t>
        </w:r>
      </w:ins>
    </w:p>
    <w:p w14:paraId="680AB561" w14:textId="77777777" w:rsidR="004F669F" w:rsidRPr="004F669F" w:rsidRDefault="004F669F" w:rsidP="004F669F">
      <w:pPr>
        <w:rPr>
          <w:ins w:id="446" w:author="Joel Karr" w:date="2026-03-05T19:42:00Z"/>
        </w:rPr>
      </w:pPr>
      <w:ins w:id="447" w:author="Joel Karr" w:date="2026-03-05T19:42:00Z">
        <w:r w:rsidRPr="004F669F">
          <w:t xml:space="preserve">Then ask what success looks like for the user. Not what you're building, but what problem they're solving. A product manager who </w:t>
        </w:r>
        <w:proofErr w:type="gramStart"/>
        <w:r w:rsidRPr="004F669F">
          <w:t>says</w:t>
        </w:r>
        <w:proofErr w:type="gramEnd"/>
        <w:r w:rsidRPr="004F669F">
          <w:t xml:space="preserve"> "we need filtering" might mean "users can't find what they're looking for." Those are two different starting points that lead to very different solutions.</w:t>
        </w:r>
      </w:ins>
    </w:p>
    <w:p w14:paraId="7DDD4830" w14:textId="0204772B" w:rsidR="004F669F" w:rsidRPr="004F669F" w:rsidRDefault="004F669F" w:rsidP="004F669F">
      <w:pPr>
        <w:rPr>
          <w:ins w:id="448" w:author="Joel Karr" w:date="2026-03-05T19:42:00Z"/>
        </w:rPr>
      </w:pPr>
      <w:ins w:id="449" w:author="Joel Karr" w:date="2026-03-05T19:42:00Z">
        <w:r w:rsidRPr="004F669F">
          <w:t xml:space="preserve">Next, find the assumptions that change the scope. This is where analogies </w:t>
        </w:r>
      </w:ins>
      <w:ins w:id="450" w:author="Joel Karr" w:date="2026-03-05T19:44:00Z" w16du:dateUtc="2026-03-06T01:44:00Z">
        <w:r w:rsidR="00F469FC">
          <w:t>can help</w:t>
        </w:r>
      </w:ins>
      <w:ins w:id="451" w:author="Joel Karr" w:date="2026-03-05T19:42:00Z">
        <w:r w:rsidRPr="004F669F">
          <w:t xml:space="preserve">. With EZ Checkout, Richie called it pop-a-shot and suddenly we weren't talking about cart processors and checkout flows anymore. We were talking about basketball games and arcade memberships. In that </w:t>
        </w:r>
      </w:ins>
      <w:ins w:id="452" w:author="Joel Karr" w:date="2026-03-05T19:44:00Z" w16du:dateUtc="2026-03-06T01:44:00Z">
        <w:r w:rsidR="00EA7DD5">
          <w:t>new perspective</w:t>
        </w:r>
      </w:ins>
      <w:ins w:id="453" w:author="Joel Karr" w:date="2026-03-05T19:42:00Z">
        <w:r w:rsidRPr="004F669F">
          <w:t>, the thirty-cent problem became obvious because we stopped making the assumptions our normal software vocabulary had baked in.</w:t>
        </w:r>
      </w:ins>
    </w:p>
    <w:p w14:paraId="2D27669B" w14:textId="77777777" w:rsidR="004F669F" w:rsidRPr="004F669F" w:rsidRDefault="004F669F" w:rsidP="004F669F">
      <w:pPr>
        <w:rPr>
          <w:ins w:id="454" w:author="Joel Karr" w:date="2026-03-05T19:42:00Z"/>
        </w:rPr>
      </w:pPr>
      <w:ins w:id="455" w:author="Joel Karr" w:date="2026-03-05T19:42:00Z">
        <w:r w:rsidRPr="004F669F">
          <w:t xml:space="preserve">Even without an analogy, the right questions will surface the same information. How many records will the filter need to handle? Under 500 and a client-side filter is fine. Over 10,000 and you're looking at a search engine. How many fields need to be filterable? Under three and it's a simple query. Over five and you need indexed search. Does this need to work in real time or can </w:t>
        </w:r>
        <w:proofErr w:type="gramStart"/>
        <w:r w:rsidRPr="004F669F">
          <w:t>it</w:t>
        </w:r>
        <w:proofErr w:type="gramEnd"/>
        <w:r w:rsidRPr="004F669F">
          <w:t xml:space="preserve"> batch? Each answer maps to a different level of effort, and each one can change the estimate by </w:t>
        </w:r>
        <w:proofErr w:type="gramStart"/>
        <w:r w:rsidRPr="004F669F">
          <w:t>days</w:t>
        </w:r>
        <w:proofErr w:type="gramEnd"/>
        <w:r w:rsidRPr="004F669F">
          <w:t xml:space="preserve"> or weeks.</w:t>
        </w:r>
      </w:ins>
    </w:p>
    <w:p w14:paraId="5B9803E0" w14:textId="77777777" w:rsidR="004F669F" w:rsidRPr="004F669F" w:rsidRDefault="004F669F" w:rsidP="004F669F">
      <w:pPr>
        <w:rPr>
          <w:ins w:id="456" w:author="Joel Karr" w:date="2026-03-05T19:42:00Z"/>
        </w:rPr>
      </w:pPr>
      <w:ins w:id="457" w:author="Joel Karr" w:date="2026-03-05T19:42:00Z">
        <w:r w:rsidRPr="004F669F">
          <w:t>Once the assumptions are on the table, map them to your task templates. Which templates from your playbook match this work? If the answer is a database query with indexed fields, you know exactly what tasks are involved because you've built it the same way a dozen times. Your estimate for that piece isn't a guess. It's a number you've measured.</w:t>
        </w:r>
      </w:ins>
    </w:p>
    <w:p w14:paraId="71D991B9" w14:textId="77777777" w:rsidR="004F669F" w:rsidRPr="004F669F" w:rsidRDefault="004F669F" w:rsidP="004F669F">
      <w:pPr>
        <w:rPr>
          <w:ins w:id="458" w:author="Joel Karr" w:date="2026-03-05T19:42:00Z"/>
        </w:rPr>
      </w:pPr>
      <w:ins w:id="459" w:author="Joel Karr" w:date="2026-03-05T19:42:00Z">
        <w:r w:rsidRPr="004F669F">
          <w:lastRenderedPageBreak/>
          <w:t xml:space="preserve">The pieces that don't map to any existing template are your unknowns, and unknowns deserve to be named out loud. "I can confidently estimate the API and the data layer. The piece I'm less sure about is the batch processing logic. I need to look into </w:t>
        </w:r>
        <w:proofErr w:type="gramStart"/>
        <w:r w:rsidRPr="004F669F">
          <w:t>that</w:t>
        </w:r>
        <w:proofErr w:type="gramEnd"/>
        <w:r w:rsidRPr="004F669F">
          <w:t xml:space="preserve"> and I'll have a clearer picture by tomorrow." That kind of specificity builds trust. It tells the product manager exactly where the risk lives instead of hiding it inside a padded number.</w:t>
        </w:r>
      </w:ins>
    </w:p>
    <w:p w14:paraId="42B84EE2" w14:textId="77777777" w:rsidR="004F669F" w:rsidRPr="004F669F" w:rsidRDefault="004F669F" w:rsidP="004F669F">
      <w:pPr>
        <w:rPr>
          <w:ins w:id="460" w:author="Joel Karr" w:date="2026-03-05T19:42:00Z"/>
        </w:rPr>
      </w:pPr>
      <w:ins w:id="461" w:author="Joel Karr" w:date="2026-03-05T19:42:00Z">
        <w:r w:rsidRPr="004F669F">
          <w:t xml:space="preserve">After the feature ships, come back and review. Was the feature you built the same one you estimated? Where did assumptions change? What questions would you ask earlier next time? This is the step most people skip, and it's the step that turns estimation from guesswork into a skill that improves. Every time you note what you missed, you're training your instincts for the next conversation. The questions you need to ask start becoming automatic. You hear a feature </w:t>
        </w:r>
        <w:proofErr w:type="gramStart"/>
        <w:r w:rsidRPr="004F669F">
          <w:t>request</w:t>
        </w:r>
        <w:proofErr w:type="gramEnd"/>
        <w:r w:rsidRPr="004F669F">
          <w:t xml:space="preserve"> and your brain flags the assumptions that matter, not because you're following a checklist, but because you've been burned enough times to know where the hidden costs live.</w:t>
        </w:r>
      </w:ins>
    </w:p>
    <w:p w14:paraId="33B70480" w14:textId="77777777" w:rsidR="004F669F" w:rsidRPr="004F669F" w:rsidRDefault="004F669F" w:rsidP="004F669F">
      <w:pPr>
        <w:rPr>
          <w:ins w:id="462" w:author="Joel Karr" w:date="2026-03-05T19:42:00Z"/>
        </w:rPr>
      </w:pPr>
      <w:ins w:id="463" w:author="Joel Karr" w:date="2026-03-05T19:42:00Z">
        <w:r w:rsidRPr="004F669F">
          <w:t xml:space="preserve">Think about what happened with EZ Checkout. The team heard the request, mapped it </w:t>
        </w:r>
        <w:proofErr w:type="gramStart"/>
        <w:r w:rsidRPr="004F669F">
          <w:t>to</w:t>
        </w:r>
        <w:proofErr w:type="gramEnd"/>
        <w:r w:rsidRPr="004F669F">
          <w:t xml:space="preserve"> a familiar pattern, and said two weeks. They were right about the implementation and completely wrong about the assumptions. If someone had asked "what happens to our processing costs when purchases are split across multiple transactions?" the thirty-cent problem would have surfaced immediately. The analogy game did that work informally. This approach does it deliberately.</w:t>
        </w:r>
      </w:ins>
    </w:p>
    <w:p w14:paraId="0F347885" w14:textId="77777777" w:rsidR="004F669F" w:rsidRPr="004F669F" w:rsidRDefault="004F669F" w:rsidP="004F669F">
      <w:pPr>
        <w:rPr>
          <w:ins w:id="464" w:author="Joel Karr" w:date="2026-03-05T19:42:00Z"/>
        </w:rPr>
      </w:pPr>
      <w:ins w:id="465" w:author="Joel Karr" w:date="2026-03-05T19:42:00Z">
        <w:r w:rsidRPr="004F669F">
          <w:t xml:space="preserve">As engineers build a relationship with the product manager, these types of questions stop feeling like stalling tactics and start being recognized as the most valuable part of the conversation. When a software engineer can quickly shift what </w:t>
        </w:r>
        <w:proofErr w:type="gramStart"/>
        <w:r w:rsidRPr="004F669F">
          <w:t>components</w:t>
        </w:r>
        <w:proofErr w:type="gramEnd"/>
        <w:r w:rsidRPr="004F669F">
          <w:t xml:space="preserve"> they're including based on new information, the product manager can make informed tradeoffs between effort and timeline.</w:t>
        </w:r>
      </w:ins>
    </w:p>
    <w:p w14:paraId="6B004DDF" w14:textId="77777777" w:rsidR="004F669F" w:rsidRPr="004F669F" w:rsidRDefault="004F669F" w:rsidP="004F669F">
      <w:pPr>
        <w:rPr>
          <w:ins w:id="466" w:author="Joel Karr" w:date="2026-03-05T19:42:00Z"/>
        </w:rPr>
      </w:pPr>
      <w:ins w:id="467" w:author="Joel Karr" w:date="2026-03-05T19:42:00Z">
        <w:r w:rsidRPr="004F669F">
          <w:t xml:space="preserve">The next time someone </w:t>
        </w:r>
        <w:proofErr w:type="gramStart"/>
        <w:r w:rsidRPr="004F669F">
          <w:t>asks</w:t>
        </w:r>
        <w:proofErr w:type="gramEnd"/>
        <w:r w:rsidRPr="004F669F">
          <w:t xml:space="preserve"> "How long will this take?", resist the urge to answer immediately. Ask three questions first. You'll be surprised how often the feature you end up estimating is different from the one you were originally asked about.</w:t>
        </w:r>
      </w:ins>
    </w:p>
    <w:p w14:paraId="05B84FC3" w14:textId="77777777" w:rsidR="004F669F" w:rsidRPr="004F669F" w:rsidRDefault="004F669F" w:rsidP="004F669F">
      <w:pPr>
        <w:rPr>
          <w:ins w:id="468" w:author="Joel Karr" w:date="2026-03-05T19:42:00Z"/>
        </w:rPr>
      </w:pPr>
      <w:ins w:id="469" w:author="Joel Karr" w:date="2026-03-05T19:42:00Z">
        <w:r w:rsidRPr="004F669F">
          <w:t>Richie and I discovered the credit card fee by talking about basketball games. The information wasn't hidden. It just needed a different language to surface.</w:t>
        </w:r>
      </w:ins>
    </w:p>
    <w:p w14:paraId="10CDA74D" w14:textId="77777777" w:rsidR="004F669F" w:rsidRDefault="004F669F" w:rsidP="00790E8E">
      <w:pPr>
        <w:rPr>
          <w:ins w:id="470" w:author="Joel Karr" w:date="2026-03-05T19:42:00Z" w16du:dateUtc="2026-03-06T01:42:00Z"/>
        </w:rPr>
      </w:pPr>
    </w:p>
    <w:p w14:paraId="1EBDCDD2" w14:textId="7C8B306E" w:rsidR="004834F3" w:rsidRPr="00E44674" w:rsidRDefault="000B6764" w:rsidP="00790E8E">
      <w:r>
        <w:br w:type="page"/>
      </w:r>
    </w:p>
    <w:p w14:paraId="349342C5" w14:textId="661FB97C" w:rsidR="00523305" w:rsidRDefault="00523305" w:rsidP="00FA36F3">
      <w:pPr>
        <w:pStyle w:val="Heading2"/>
      </w:pPr>
      <w:bookmarkStart w:id="471" w:name="_Toc224480579"/>
      <w:commentRangeStart w:id="472"/>
      <w:commentRangeStart w:id="473"/>
      <w:del w:id="474" w:author="Joel Karr" w:date="2026-03-05T19:21:00Z" w16du:dateUtc="2026-03-06T01:21:00Z">
        <w:r w:rsidDel="00CC32B2">
          <w:lastRenderedPageBreak/>
          <w:delText>Seven</w:delText>
        </w:r>
      </w:del>
      <w:ins w:id="475" w:author="Joel Karr" w:date="2026-03-05T19:21:00Z" w16du:dateUtc="2026-03-06T01:21:00Z">
        <w:r w:rsidR="00CC32B2">
          <w:t>Six</w:t>
        </w:r>
      </w:ins>
      <w:bookmarkEnd w:id="471"/>
    </w:p>
    <w:p w14:paraId="09C6144C" w14:textId="6559EA85" w:rsidR="002765AB" w:rsidRDefault="00F2178A" w:rsidP="00FA36F3">
      <w:pPr>
        <w:pStyle w:val="Heading2"/>
      </w:pPr>
      <w:bookmarkStart w:id="476" w:name="_Toc224480580"/>
      <w:r>
        <w:t>Where New Ideas Come From</w:t>
      </w:r>
      <w:commentRangeEnd w:id="472"/>
      <w:r>
        <w:rPr>
          <w:rStyle w:val="CommentReference"/>
          <w:sz w:val="32"/>
          <w:szCs w:val="32"/>
        </w:rPr>
        <w:commentReference w:id="472"/>
      </w:r>
      <w:commentRangeEnd w:id="473"/>
      <w:r w:rsidR="005B5072">
        <w:rPr>
          <w:rStyle w:val="CommentReference"/>
          <w:rFonts w:asciiTheme="minorHAnsi" w:eastAsiaTheme="minorHAnsi" w:hAnsiTheme="minorHAnsi" w:cstheme="minorBidi"/>
          <w:b w:val="0"/>
          <w:bCs w:val="0"/>
          <w:color w:val="auto"/>
        </w:rPr>
        <w:commentReference w:id="473"/>
      </w:r>
      <w:bookmarkEnd w:id="476"/>
      <w:r>
        <w:br/>
      </w:r>
    </w:p>
    <w:p w14:paraId="3A50D436" w14:textId="0D336606" w:rsidR="003607C1" w:rsidRPr="003607C1" w:rsidDel="005B5072" w:rsidRDefault="005B5072" w:rsidP="003607C1">
      <w:pPr>
        <w:rPr>
          <w:del w:id="477" w:author="Joel Karr" w:date="2026-03-05T20:31:00Z" w16du:dateUtc="2026-03-06T02:31:00Z"/>
        </w:rPr>
      </w:pPr>
      <w:ins w:id="478" w:author="Joel Karr" w:date="2026-03-05T20:31:00Z">
        <w:r w:rsidRPr="005B5072">
          <w:t>Richie and I had been using analogies to surface hidden assumptions for a while. The basketball game that uncovered the thirty-cent problem. The obscure comparisons we threw at each other in every planning session. But those conversations were about finding flaws before we started building. This time was different. We were stuck on a problem nobody could solve, and we needed something we'd never built before.</w:t>
        </w:r>
      </w:ins>
      <w:ins w:id="479" w:author="Joel Karr" w:date="2026-03-05T20:31:00Z" w16du:dateUtc="2026-03-06T02:31:00Z">
        <w:r>
          <w:t xml:space="preserve"> </w:t>
        </w:r>
      </w:ins>
      <w:del w:id="480" w:author="Joel Karr" w:date="2026-03-05T20:31:00Z" w16du:dateUtc="2026-03-06T02:31:00Z">
        <w:r w:rsidR="003607C1" w:rsidDel="005B5072">
          <w:delText>Nobody expected a 1990s MTV dating show to solve our database architecture problem. But that's exactly what happened.</w:delText>
        </w:r>
      </w:del>
    </w:p>
    <w:p w14:paraId="49E9E75F" w14:textId="77777777" w:rsidR="003607C1" w:rsidRPr="003607C1" w:rsidRDefault="003607C1" w:rsidP="003607C1">
      <w:r>
        <w:t>We'd been stuck for months. Tens of thousands of restaurants on the platform, daily updates causing lock waits, queries timing out under load. We'd tried everything we knew: maintenance scripts, execution plan tuning, indexes. Nothing got us close to the sub-second response time we needed.</w:t>
      </w:r>
    </w:p>
    <w:p w14:paraId="2D5DF37E" w14:textId="77777777" w:rsidR="003607C1" w:rsidRPr="003607C1" w:rsidRDefault="003607C1" w:rsidP="003607C1">
      <w:r>
        <w:t>Here's how we got there.</w:t>
      </w:r>
    </w:p>
    <w:p w14:paraId="0852E34C" w14:textId="77777777" w:rsidR="003607C1" w:rsidRPr="003607C1" w:rsidRDefault="003607C1" w:rsidP="003607C1">
      <w:r>
        <w:t xml:space="preserve">Back in 2010, I was working with an experienced database administrator on a complex SQL query for a high-traffic e-commerce site. The core issue was that we had a highly normalized database, which meant anytime we </w:t>
      </w:r>
      <w:proofErr w:type="gramStart"/>
      <w:r>
        <w:t>returned</w:t>
      </w:r>
      <w:proofErr w:type="gramEnd"/>
      <w:r>
        <w:t xml:space="preserve"> a collection of restaurants, we had to join over fifteen tables. Updating any restaurant meant potentially locking those tables and quickly creating a backlog of pending search queries.</w:t>
      </w:r>
    </w:p>
    <w:p w14:paraId="6EE688C3" w14:textId="77777777" w:rsidR="003607C1" w:rsidRPr="003607C1" w:rsidRDefault="003607C1" w:rsidP="003607C1">
      <w:r>
        <w:t>The database administrator started building views to query against, but we still couldn't reach the target response time. We realized we would need to find a new approach.</w:t>
      </w:r>
    </w:p>
    <w:p w14:paraId="1D199CD9" w14:textId="7D95AF40" w:rsidR="003607C1" w:rsidRPr="003607C1" w:rsidDel="00C116FB" w:rsidRDefault="003607C1" w:rsidP="003607C1">
      <w:pPr>
        <w:rPr>
          <w:del w:id="481" w:author="Joel Karr" w:date="2026-03-05T20:32:00Z" w16du:dateUtc="2026-03-06T02:32:00Z"/>
        </w:rPr>
      </w:pPr>
      <w:commentRangeStart w:id="482"/>
      <w:commentRangeStart w:id="483"/>
      <w:del w:id="484" w:author="Joel Karr" w:date="2026-03-05T20:32:00Z" w16du:dateUtc="2026-03-06T02:32:00Z">
        <w:r w:rsidDel="00C116FB">
          <w:delText>That's when we started playing a game that turned into an excellent catalyst for innovative solutions. A person on our team loved to describe what we were doing by thinking up wild and crazy analogies. He would turn every component of our solution into different positions on a basketball team, picking famous players based on their attitudes. Or he would explain a feature about referrals as if it was a Tupperware pyramid scheme.</w:delText>
        </w:r>
        <w:commentRangeEnd w:id="482"/>
        <w:r w:rsidDel="00C116FB">
          <w:rPr>
            <w:rStyle w:val="CommentReference"/>
            <w:sz w:val="24"/>
            <w:szCs w:val="24"/>
          </w:rPr>
          <w:commentReference w:id="482"/>
        </w:r>
      </w:del>
      <w:commentRangeEnd w:id="483"/>
      <w:r w:rsidR="007B589F">
        <w:rPr>
          <w:rStyle w:val="CommentReference"/>
        </w:rPr>
        <w:commentReference w:id="483"/>
      </w:r>
    </w:p>
    <w:p w14:paraId="7AA2FBFB" w14:textId="647BC455" w:rsidR="003607C1" w:rsidRPr="003607C1" w:rsidDel="00C116FB" w:rsidRDefault="003607C1" w:rsidP="003607C1">
      <w:pPr>
        <w:rPr>
          <w:del w:id="485" w:author="Joel Karr" w:date="2026-03-05T20:32:00Z" w16du:dateUtc="2026-03-06T02:32:00Z"/>
        </w:rPr>
      </w:pPr>
      <w:del w:id="486" w:author="Joel Karr" w:date="2026-03-05T20:32:00Z" w16du:dateUtc="2026-03-06T02:32:00Z">
        <w:r w:rsidDel="00C116FB">
          <w:delText>The shifts in perspective were exactly what we needed.</w:delText>
        </w:r>
      </w:del>
    </w:p>
    <w:p w14:paraId="59A9D381" w14:textId="77777777" w:rsidR="003607C1" w:rsidRPr="003607C1" w:rsidRDefault="003607C1" w:rsidP="003607C1">
      <w:r>
        <w:t>We started by defining what success looked like: sub-second response time, ability to filter on twelve different fields, and returning full restaurant objects. Nothing else was off-limits.</w:t>
      </w:r>
    </w:p>
    <w:p w14:paraId="6323D780" w14:textId="43B351C4" w:rsidR="003607C1" w:rsidRPr="003607C1" w:rsidRDefault="003607C1" w:rsidP="003607C1">
      <w:r>
        <w:t xml:space="preserve">After a few attempts at analogies that didn't quite hit the mark, we landed on imagining the search functionality was </w:t>
      </w:r>
      <w:r>
        <w:rPr>
          <w:i/>
          <w:iCs/>
        </w:rPr>
        <w:t>Singled Out</w:t>
      </w:r>
      <w:r>
        <w:t xml:space="preserve">, a popular dating game show from the late 1990s on </w:t>
      </w:r>
      <w:r>
        <w:lastRenderedPageBreak/>
        <w:t xml:space="preserve">MTV. The show started with fifty contestants all hoping to win a date with the central player called the "Picker." The Picker couldn't see the contestants directly. Instead, each time </w:t>
      </w:r>
      <w:proofErr w:type="gramStart"/>
      <w:r>
        <w:t>the Picker</w:t>
      </w:r>
      <w:proofErr w:type="gramEnd"/>
      <w:r>
        <w:t xml:space="preserve"> stated a preference, like their favorite sport is basketball, contestants who didn't match walked off the stage in single file. Round by round, the large group was filtered down to a final few contestants who the Picker would get to see and choose from.</w:t>
      </w:r>
    </w:p>
    <w:p w14:paraId="710F28F5" w14:textId="77777777" w:rsidR="003607C1" w:rsidRPr="003607C1" w:rsidRDefault="003607C1" w:rsidP="003607C1">
      <w:r>
        <w:t>During a conversation about how the show's host could catch cheating by contestants who tried to change their answers to stay in the game, we thought maybe the host already had contestant numbers with their answers to each question on a single card. That way they could quickly see which contestants should remain.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5"/>
        <w:gridCol w:w="5005"/>
      </w:tblGrid>
      <w:tr w:rsidR="003607C1" w:rsidRPr="003607C1" w14:paraId="0B284375" w14:textId="77777777">
        <w:trPr>
          <w:tblHeader/>
          <w:tblCellSpacing w:w="15" w:type="dxa"/>
        </w:trPr>
        <w:tc>
          <w:tcPr>
            <w:tcW w:w="0" w:type="auto"/>
            <w:vAlign w:val="center"/>
            <w:hideMark/>
          </w:tcPr>
          <w:p w14:paraId="6DA32893" w14:textId="77777777" w:rsidR="003607C1" w:rsidRPr="003607C1" w:rsidRDefault="003607C1" w:rsidP="003607C1">
            <w:pPr>
              <w:rPr>
                <w:b/>
                <w:bCs/>
              </w:rPr>
            </w:pPr>
            <w:r>
              <w:rPr>
                <w:b/>
                <w:bCs/>
                <w:i/>
                <w:iCs/>
              </w:rPr>
              <w:t>Singled Out</w:t>
            </w:r>
            <w:r>
              <w:rPr>
                <w:b/>
                <w:bCs/>
              </w:rPr>
              <w:t xml:space="preserve"> Game Show</w:t>
            </w:r>
          </w:p>
        </w:tc>
        <w:tc>
          <w:tcPr>
            <w:tcW w:w="0" w:type="auto"/>
            <w:vAlign w:val="center"/>
            <w:hideMark/>
          </w:tcPr>
          <w:p w14:paraId="27588D0F" w14:textId="77777777" w:rsidR="003607C1" w:rsidRPr="003607C1" w:rsidRDefault="003607C1" w:rsidP="003607C1">
            <w:pPr>
              <w:rPr>
                <w:b/>
                <w:bCs/>
              </w:rPr>
            </w:pPr>
            <w:r>
              <w:rPr>
                <w:b/>
                <w:bCs/>
              </w:rPr>
              <w:t>Restaurant Search Problem</w:t>
            </w:r>
          </w:p>
        </w:tc>
      </w:tr>
      <w:tr w:rsidR="003607C1" w:rsidRPr="003607C1" w14:paraId="4C389EE6" w14:textId="77777777">
        <w:trPr>
          <w:tblCellSpacing w:w="15" w:type="dxa"/>
        </w:trPr>
        <w:tc>
          <w:tcPr>
            <w:tcW w:w="0" w:type="auto"/>
            <w:vAlign w:val="center"/>
            <w:hideMark/>
          </w:tcPr>
          <w:p w14:paraId="22B08C2A" w14:textId="77777777" w:rsidR="003607C1" w:rsidRPr="003607C1" w:rsidRDefault="003607C1" w:rsidP="003607C1">
            <w:r>
              <w:t>Picker chooses preferences</w:t>
            </w:r>
          </w:p>
        </w:tc>
        <w:tc>
          <w:tcPr>
            <w:tcW w:w="0" w:type="auto"/>
            <w:vAlign w:val="center"/>
            <w:hideMark/>
          </w:tcPr>
          <w:p w14:paraId="69FDE49F" w14:textId="77777777" w:rsidR="003607C1" w:rsidRPr="003607C1" w:rsidRDefault="003607C1" w:rsidP="003607C1">
            <w:r>
              <w:t>Customer applies filters (cuisine, rating, etc.)</w:t>
            </w:r>
          </w:p>
        </w:tc>
      </w:tr>
      <w:tr w:rsidR="003607C1" w:rsidRPr="003607C1" w14:paraId="0C0492E5" w14:textId="77777777">
        <w:trPr>
          <w:tblCellSpacing w:w="15" w:type="dxa"/>
        </w:trPr>
        <w:tc>
          <w:tcPr>
            <w:tcW w:w="0" w:type="auto"/>
            <w:vAlign w:val="center"/>
            <w:hideMark/>
          </w:tcPr>
          <w:p w14:paraId="3334B00D" w14:textId="77777777" w:rsidR="003607C1" w:rsidRPr="003607C1" w:rsidRDefault="003607C1" w:rsidP="003607C1">
            <w:r>
              <w:t>Contestants eliminated in each round</w:t>
            </w:r>
          </w:p>
        </w:tc>
        <w:tc>
          <w:tcPr>
            <w:tcW w:w="0" w:type="auto"/>
            <w:vAlign w:val="center"/>
            <w:hideMark/>
          </w:tcPr>
          <w:p w14:paraId="0752BC0A" w14:textId="77777777" w:rsidR="003607C1" w:rsidRPr="003607C1" w:rsidRDefault="003607C1" w:rsidP="003607C1">
            <w:r>
              <w:t>Restaurants excluded by each filter condition</w:t>
            </w:r>
          </w:p>
        </w:tc>
      </w:tr>
      <w:tr w:rsidR="003607C1" w:rsidRPr="003607C1" w14:paraId="10584CAE" w14:textId="77777777">
        <w:trPr>
          <w:tblCellSpacing w:w="15" w:type="dxa"/>
        </w:trPr>
        <w:tc>
          <w:tcPr>
            <w:tcW w:w="0" w:type="auto"/>
            <w:vAlign w:val="center"/>
            <w:hideMark/>
          </w:tcPr>
          <w:p w14:paraId="268404B4" w14:textId="77777777" w:rsidR="003607C1" w:rsidRPr="003607C1" w:rsidRDefault="003607C1" w:rsidP="003607C1">
            <w:r>
              <w:t>Host has quick reference card</w:t>
            </w:r>
          </w:p>
        </w:tc>
        <w:tc>
          <w:tcPr>
            <w:tcW w:w="0" w:type="auto"/>
            <w:vAlign w:val="center"/>
            <w:hideMark/>
          </w:tcPr>
          <w:p w14:paraId="31B538FF" w14:textId="77777777" w:rsidR="003607C1" w:rsidRPr="003607C1" w:rsidRDefault="003607C1" w:rsidP="003607C1">
            <w:r>
              <w:t>Database uses a flat table of indexed filter fields</w:t>
            </w:r>
          </w:p>
        </w:tc>
      </w:tr>
      <w:tr w:rsidR="003607C1" w:rsidRPr="003607C1" w14:paraId="467C5AC2" w14:textId="77777777">
        <w:trPr>
          <w:tblCellSpacing w:w="15" w:type="dxa"/>
        </w:trPr>
        <w:tc>
          <w:tcPr>
            <w:tcW w:w="0" w:type="auto"/>
            <w:vAlign w:val="center"/>
            <w:hideMark/>
          </w:tcPr>
          <w:p w14:paraId="268271F9" w14:textId="77777777" w:rsidR="003607C1" w:rsidRPr="003607C1" w:rsidRDefault="003607C1" w:rsidP="003607C1">
            <w:r>
              <w:t>Remaining contestants = best matches</w:t>
            </w:r>
          </w:p>
        </w:tc>
        <w:tc>
          <w:tcPr>
            <w:tcW w:w="0" w:type="auto"/>
            <w:vAlign w:val="center"/>
            <w:hideMark/>
          </w:tcPr>
          <w:p w14:paraId="755B3139" w14:textId="77777777" w:rsidR="003607C1" w:rsidRPr="003607C1" w:rsidRDefault="003607C1" w:rsidP="003607C1">
            <w:r>
              <w:t>Resulting dataset = matching restaurants</w:t>
            </w:r>
          </w:p>
        </w:tc>
      </w:tr>
    </w:tbl>
    <w:p w14:paraId="2BB2927A" w14:textId="77777777" w:rsidR="003607C1" w:rsidRPr="003607C1" w:rsidRDefault="003607C1" w:rsidP="003607C1">
      <w:r>
        <w:t xml:space="preserve">Our system, built with domain-driven design, always dealt with full restaurant objects </w:t>
      </w:r>
      <w:proofErr w:type="gramStart"/>
      <w:r>
        <w:t>as</w:t>
      </w:r>
      <w:proofErr w:type="gramEnd"/>
      <w:r>
        <w:t xml:space="preserve"> XML. That meant updating restaurants by parsing objects from XML and splitting them into many SQL tables, then reconstructing the same XML again with complex joins for our search. It felt wasteful. In our analogy, that would be like the host having a card with every detail for each contestant. How could they possibly know who was eliminated quickly if the data was only stored on individual cards?</w:t>
      </w:r>
    </w:p>
    <w:p w14:paraId="7CAA2F87" w14:textId="7AA7E61C" w:rsidR="003607C1" w:rsidRPr="003607C1" w:rsidRDefault="003607C1" w:rsidP="003607C1">
      <w:r>
        <w:t>We realized that we already knew the full set of filters, things like cuisine or star rating, so instead of going to different normalized tables, we could have a single flat table with only the items customers could filter on.</w:t>
      </w:r>
    </w:p>
    <w:p w14:paraId="27EE4CC0" w14:textId="77777777" w:rsidR="003607C1" w:rsidRPr="003607C1" w:rsidRDefault="003607C1" w:rsidP="003607C1">
      <w:r>
        <w:t>NoSQL databases and Lucene were gaining popularity at the time, but they certainly weren't widely used enough for us to risk the most critical parts of our system by relying on them.</w:t>
      </w:r>
    </w:p>
    <w:p w14:paraId="7C031B37" w14:textId="77777777" w:rsidR="003607C1" w:rsidRPr="003607C1" w:rsidRDefault="003607C1" w:rsidP="003607C1">
      <w:r>
        <w:t>That's when it clicked. We could have the best of both worlds by building a SQL table that had complex objects flattened into fields for filtering, plus the full restaurant XML object stored in a column as a large string. This allowed us to query a single table and still get back all the data we needed for restaurants that matched the filters.</w:t>
      </w:r>
    </w:p>
    <w:p w14:paraId="1E381966" w14:textId="77777777" w:rsidR="003607C1" w:rsidRPr="003607C1" w:rsidRDefault="003607C1" w:rsidP="003607C1">
      <w:r>
        <w:t>A dating game show from MTV helped us solve a database architecture problem.</w:t>
      </w:r>
    </w:p>
    <w:p w14:paraId="693320D0" w14:textId="0412B69D" w:rsidR="003607C1" w:rsidRPr="003607C1" w:rsidRDefault="003607C1" w:rsidP="003607C1"/>
    <w:p w14:paraId="697EC5B2" w14:textId="075E6EBB" w:rsidR="003607C1" w:rsidRPr="003607C1" w:rsidDel="00E409CE" w:rsidRDefault="00E409CE" w:rsidP="003607C1">
      <w:pPr>
        <w:pStyle w:val="Heading3"/>
        <w:rPr>
          <w:del w:id="487" w:author="Joel Karr" w:date="2026-03-05T20:33:00Z" w16du:dateUtc="2026-03-06T02:33:00Z"/>
        </w:rPr>
      </w:pPr>
      <w:bookmarkStart w:id="488" w:name="_Toc224480581"/>
      <w:ins w:id="489" w:author="Joel Karr" w:date="2026-03-05T20:33:00Z">
        <w:r w:rsidRPr="00E409CE">
          <w:t xml:space="preserve">Creativity as a Trainable </w:t>
        </w:r>
        <w:proofErr w:type="spellStart"/>
        <w:r w:rsidRPr="00E409CE">
          <w:t>Skill</w:t>
        </w:r>
      </w:ins>
      <w:commentRangeStart w:id="490"/>
      <w:commentRangeStart w:id="491"/>
      <w:del w:id="492" w:author="Joel Karr" w:date="2026-03-05T20:33:00Z" w16du:dateUtc="2026-03-06T02:33:00Z">
        <w:r w:rsidR="003607C1" w:rsidDel="00E409CE">
          <w:delText>Why Analogies Work</w:delText>
        </w:r>
        <w:commentRangeEnd w:id="490"/>
        <w:r w:rsidR="003607C1" w:rsidDel="00E409CE">
          <w:rPr>
            <w:rStyle w:val="CommentReference"/>
            <w:sz w:val="28"/>
            <w:szCs w:val="28"/>
          </w:rPr>
          <w:commentReference w:id="490"/>
        </w:r>
      </w:del>
      <w:commentRangeEnd w:id="491"/>
      <w:r w:rsidR="007B589F">
        <w:rPr>
          <w:rStyle w:val="CommentReference"/>
          <w:rFonts w:eastAsiaTheme="minorHAnsi" w:cstheme="minorBidi"/>
          <w:color w:val="auto"/>
        </w:rPr>
        <w:commentReference w:id="491"/>
      </w:r>
      <w:bookmarkEnd w:id="488"/>
    </w:p>
    <w:p w14:paraId="4A2894E2" w14:textId="0889AAF4" w:rsidR="00BA17BD" w:rsidRDefault="00BA17BD" w:rsidP="003607C1">
      <w:pPr>
        <w:rPr>
          <w:ins w:id="493" w:author="Joel Karr" w:date="2026-03-05T20:33:00Z" w16du:dateUtc="2026-03-06T02:33:00Z"/>
        </w:rPr>
      </w:pPr>
      <w:ins w:id="494" w:author="Joel Karr" w:date="2026-03-05T20:33:00Z">
        <w:r w:rsidRPr="00BA17BD">
          <w:t>The</w:t>
        </w:r>
        <w:proofErr w:type="spellEnd"/>
        <w:r w:rsidRPr="00BA17BD">
          <w:t xml:space="preserve"> </w:t>
        </w:r>
        <w:proofErr w:type="gramStart"/>
        <w:r w:rsidRPr="00BA17BD">
          <w:t>Singled Out</w:t>
        </w:r>
        <w:proofErr w:type="gramEnd"/>
        <w:r w:rsidRPr="00BA17BD">
          <w:t xml:space="preserve"> breakthrough felt like a flash of inspiration. But was it?</w:t>
        </w:r>
      </w:ins>
    </w:p>
    <w:p w14:paraId="3F731A5A" w14:textId="74430520" w:rsidR="003607C1" w:rsidRPr="003607C1" w:rsidRDefault="003607C1" w:rsidP="003607C1">
      <w:r>
        <w:t xml:space="preserve">As a student in the very first </w:t>
      </w:r>
      <w:proofErr w:type="spellStart"/>
      <w:r>
        <w:t>iMBA</w:t>
      </w:r>
      <w:proofErr w:type="spellEnd"/>
      <w:r>
        <w:t xml:space="preserve"> class at the University of Illinois, I took a course on Innovation with Professors Jeffrey Loewenstein and Jack Goncalo. Like many people, I had always been told that creativity was a skill people are born with or without.</w:t>
      </w:r>
    </w:p>
    <w:p w14:paraId="3DC6BC9F" w14:textId="77777777" w:rsidR="003607C1" w:rsidRPr="003607C1" w:rsidRDefault="003607C1" w:rsidP="003607C1">
      <w:r>
        <w:t>Their central idea was that creativity isn't a rare gift. It's a process that can be trained like any other skill.</w:t>
      </w:r>
    </w:p>
    <w:p w14:paraId="0C3EF602" w14:textId="2B90527E" w:rsidR="003607C1" w:rsidRPr="003607C1" w:rsidDel="00F87DD9" w:rsidRDefault="003607C1" w:rsidP="003607C1">
      <w:pPr>
        <w:rPr>
          <w:del w:id="495" w:author="Joel Karr" w:date="2026-03-05T20:34:00Z" w16du:dateUtc="2026-03-06T02:34:00Z"/>
        </w:rPr>
      </w:pPr>
      <w:r>
        <w:t>When they introduced their research on shifting perspectives, I immediately thought back to the breakthrough we'd had with the restaurant search</w:t>
      </w:r>
      <w:del w:id="496" w:author="Joel Karr" w:date="2026-03-05T20:34:00Z" w16du:dateUtc="2026-03-06T02:34:00Z">
        <w:r w:rsidDel="00F87DD9">
          <w:delText xml:space="preserve"> site</w:delText>
        </w:r>
      </w:del>
      <w:r>
        <w:t xml:space="preserve">. </w:t>
      </w:r>
      <w:ins w:id="497" w:author="Joel Karr" w:date="2026-03-05T20:34:00Z">
        <w:r w:rsidR="00F87DD9" w:rsidRPr="00F87DD9">
          <w:t xml:space="preserve">The breakthrough hadn't come from working harder on the same approaches. It came from seeing the problem through a completely different lens. What felt like a lucky moment in a conference room turned out to be an example of something Loewenstein had studied and </w:t>
        </w:r>
        <w:proofErr w:type="spellStart"/>
        <w:r w:rsidR="00F87DD9" w:rsidRPr="00F87DD9">
          <w:t>formalized.</w:t>
        </w:r>
      </w:ins>
      <w:del w:id="498" w:author="Joel Karr" w:date="2026-03-05T20:34:00Z" w16du:dateUtc="2026-03-06T02:34:00Z">
        <w:r w:rsidDel="00F87DD9">
          <w:delText>It turns out that using analogies was the simplest version of what Professor Loewenstein had formalized into a structured framework.</w:delText>
        </w:r>
      </w:del>
    </w:p>
    <w:p w14:paraId="667060D3" w14:textId="6F4CF5D8" w:rsidR="003607C1" w:rsidRPr="003607C1" w:rsidRDefault="003607C1" w:rsidP="003607C1">
      <w:r>
        <w:t>In</w:t>
      </w:r>
      <w:proofErr w:type="spellEnd"/>
      <w:r>
        <w:t xml:space="preserve"> his book with Matthew A. Cronin, </w:t>
      </w:r>
      <w:r>
        <w:rPr>
          <w:i/>
          <w:iCs/>
        </w:rPr>
        <w:t>The Craft of Creativity</w:t>
      </w:r>
      <w:r>
        <w:t>, Loewenstein described an approach where you first identify each piece of a scenario and then systematically swap them out to see how it changes your perspective.</w:t>
      </w:r>
      <w:ins w:id="499" w:author="Joel Karr" w:date="2026-03-05T20:34:00Z" w16du:dateUtc="2026-03-06T02:34:00Z">
        <w:r w:rsidR="009C31BA">
          <w:t xml:space="preserve"> </w:t>
        </w:r>
      </w:ins>
      <w:ins w:id="500" w:author="Joel Karr" w:date="2026-03-05T20:34:00Z">
        <w:r w:rsidR="009C31BA" w:rsidRPr="009C31BA">
          <w:t>The key insight is that you don't need to wait for a brilliant analogy to strike. You can manufacture the same shift in thinking by being deliberate about which pieces you examine and replace.</w:t>
        </w:r>
      </w:ins>
    </w:p>
    <w:p w14:paraId="003F5E0A" w14:textId="77777777" w:rsidR="003607C1" w:rsidRPr="003607C1" w:rsidRDefault="003607C1" w:rsidP="003607C1">
      <w:r>
        <w:t>His framework is captured by the acronym PAGES:</w:t>
      </w:r>
    </w:p>
    <w:p w14:paraId="1A0761E1" w14:textId="77777777" w:rsidR="003607C1" w:rsidRPr="003607C1" w:rsidRDefault="003607C1" w:rsidP="003607C1">
      <w:pPr>
        <w:numPr>
          <w:ilvl w:val="0"/>
          <w:numId w:val="14"/>
        </w:numPr>
      </w:pPr>
      <w:r>
        <w:rPr>
          <w:b/>
          <w:bCs/>
        </w:rPr>
        <w:t>Parts:</w:t>
      </w:r>
      <w:r>
        <w:t xml:space="preserve"> Components or elements involved in the situation</w:t>
      </w:r>
    </w:p>
    <w:p w14:paraId="2842A9B7" w14:textId="77777777" w:rsidR="003607C1" w:rsidRPr="003607C1" w:rsidRDefault="003607C1" w:rsidP="003607C1">
      <w:pPr>
        <w:numPr>
          <w:ilvl w:val="0"/>
          <w:numId w:val="14"/>
        </w:numPr>
      </w:pPr>
      <w:r>
        <w:rPr>
          <w:b/>
          <w:bCs/>
        </w:rPr>
        <w:t>Actions:</w:t>
      </w:r>
      <w:r>
        <w:t xml:space="preserve"> Activities or behaviors related to the parts</w:t>
      </w:r>
    </w:p>
    <w:p w14:paraId="2075A36F" w14:textId="77777777" w:rsidR="003607C1" w:rsidRPr="003607C1" w:rsidRDefault="003607C1" w:rsidP="003607C1">
      <w:pPr>
        <w:numPr>
          <w:ilvl w:val="0"/>
          <w:numId w:val="14"/>
        </w:numPr>
      </w:pPr>
      <w:r>
        <w:rPr>
          <w:b/>
          <w:bCs/>
        </w:rPr>
        <w:t>Goals:</w:t>
      </w:r>
      <w:r>
        <w:t xml:space="preserve"> Objectives or outcomes desired from </w:t>
      </w:r>
      <w:proofErr w:type="gramStart"/>
      <w:r>
        <w:t>the actions</w:t>
      </w:r>
      <w:proofErr w:type="gramEnd"/>
    </w:p>
    <w:p w14:paraId="5C0BB017" w14:textId="77777777" w:rsidR="003607C1" w:rsidRPr="003607C1" w:rsidRDefault="003607C1" w:rsidP="003607C1">
      <w:pPr>
        <w:numPr>
          <w:ilvl w:val="0"/>
          <w:numId w:val="14"/>
        </w:numPr>
      </w:pPr>
      <w:r>
        <w:rPr>
          <w:b/>
          <w:bCs/>
        </w:rPr>
        <w:t>Events:</w:t>
      </w:r>
      <w:r>
        <w:t xml:space="preserve"> Incidents or occurrences that affect the situation</w:t>
      </w:r>
    </w:p>
    <w:p w14:paraId="476F493B" w14:textId="77777777" w:rsidR="003607C1" w:rsidRPr="003607C1" w:rsidRDefault="003607C1" w:rsidP="003607C1">
      <w:pPr>
        <w:numPr>
          <w:ilvl w:val="0"/>
          <w:numId w:val="14"/>
        </w:numPr>
      </w:pPr>
      <w:r>
        <w:rPr>
          <w:b/>
          <w:bCs/>
        </w:rPr>
        <w:t>Self-concept:</w:t>
      </w:r>
      <w:r>
        <w:t xml:space="preserve"> Identities or roles of the individuals involved</w:t>
      </w:r>
    </w:p>
    <w:p w14:paraId="13594556" w14:textId="412797EC" w:rsidR="003607C1" w:rsidRPr="003607C1" w:rsidDel="009C31BA" w:rsidRDefault="003607C1" w:rsidP="003607C1">
      <w:pPr>
        <w:rPr>
          <w:del w:id="501" w:author="Joel Karr" w:date="2026-03-05T20:35:00Z" w16du:dateUtc="2026-03-06T02:35:00Z"/>
        </w:rPr>
      </w:pPr>
      <w:r>
        <w:t xml:space="preserve">Although designed as a general creativity tool, the framework seems tailor-made for software engineering. </w:t>
      </w:r>
      <w:ins w:id="502" w:author="Joel Karr" w:date="2026-03-05T20:35:00Z">
        <w:r w:rsidR="009C31BA" w:rsidRPr="009C31BA">
          <w:t xml:space="preserve">We build systems by breaking them into components, defining behaviors, targeting outcomes, handling events, and considering user roles. The vocabulary is </w:t>
        </w:r>
        <w:proofErr w:type="gramStart"/>
        <w:r w:rsidR="009C31BA" w:rsidRPr="009C31BA">
          <w:t>different</w:t>
        </w:r>
        <w:proofErr w:type="gramEnd"/>
        <w:r w:rsidR="009C31BA" w:rsidRPr="009C31BA">
          <w:t xml:space="preserve"> but the structure is identical.</w:t>
        </w:r>
      </w:ins>
      <w:ins w:id="503" w:author="Joel Karr" w:date="2026-03-05T20:35:00Z" w16du:dateUtc="2026-03-06T02:35:00Z">
        <w:r w:rsidR="009C31BA">
          <w:t xml:space="preserve"> </w:t>
        </w:r>
      </w:ins>
      <w:del w:id="504" w:author="Joel Karr" w:date="2026-03-05T20:35:00Z" w16du:dateUtc="2026-03-06T02:35:00Z">
        <w:r w:rsidDel="009C31BA">
          <w:delText>We already build systems in ways that group information like this.</w:delText>
        </w:r>
      </w:del>
    </w:p>
    <w:p w14:paraId="62C5B31B" w14:textId="77777777" w:rsidR="003607C1" w:rsidRPr="003607C1" w:rsidRDefault="003607C1" w:rsidP="003607C1">
      <w:r>
        <w:lastRenderedPageBreak/>
        <w:t xml:space="preserve">Take an e-commerce </w:t>
      </w:r>
      <w:proofErr w:type="gramStart"/>
      <w:r>
        <w:t>search results</w:t>
      </w:r>
      <w:proofErr w:type="gramEnd"/>
      <w:r>
        <w:t xml:space="preserve"> page. You could map it out:</w:t>
      </w:r>
    </w:p>
    <w:p w14:paraId="5574FBDB" w14:textId="77777777" w:rsidR="003607C1" w:rsidRPr="003607C1" w:rsidRDefault="003607C1" w:rsidP="003607C1">
      <w:pPr>
        <w:numPr>
          <w:ilvl w:val="0"/>
          <w:numId w:val="15"/>
        </w:numPr>
      </w:pPr>
      <w:r>
        <w:rPr>
          <w:b/>
          <w:bCs/>
        </w:rPr>
        <w:t>Parts:</w:t>
      </w:r>
      <w:r>
        <w:t xml:space="preserve"> Result cards, pagination, filters, search bar, API, database</w:t>
      </w:r>
    </w:p>
    <w:p w14:paraId="03EEF3BA" w14:textId="77777777" w:rsidR="003607C1" w:rsidRPr="003607C1" w:rsidRDefault="003607C1" w:rsidP="003607C1">
      <w:pPr>
        <w:numPr>
          <w:ilvl w:val="0"/>
          <w:numId w:val="15"/>
        </w:numPr>
      </w:pPr>
      <w:r>
        <w:rPr>
          <w:b/>
          <w:bCs/>
        </w:rPr>
        <w:t>Actions:</w:t>
      </w:r>
      <w:r>
        <w:t xml:space="preserve"> Entering search terms, clicking next page, applying filters, hovering for details</w:t>
      </w:r>
    </w:p>
    <w:p w14:paraId="0108E105" w14:textId="77777777" w:rsidR="003607C1" w:rsidRPr="003607C1" w:rsidRDefault="003607C1" w:rsidP="003607C1">
      <w:pPr>
        <w:numPr>
          <w:ilvl w:val="0"/>
          <w:numId w:val="15"/>
        </w:numPr>
      </w:pPr>
      <w:r>
        <w:rPr>
          <w:b/>
          <w:bCs/>
        </w:rPr>
        <w:t>Goals:</w:t>
      </w:r>
      <w:r>
        <w:t xml:space="preserve"> Help the user find the best match quickly, minimize time searching</w:t>
      </w:r>
    </w:p>
    <w:p w14:paraId="4CAD2401" w14:textId="77777777" w:rsidR="003607C1" w:rsidRPr="003607C1" w:rsidRDefault="003607C1" w:rsidP="003607C1">
      <w:pPr>
        <w:numPr>
          <w:ilvl w:val="0"/>
          <w:numId w:val="15"/>
        </w:numPr>
      </w:pPr>
      <w:r>
        <w:rPr>
          <w:b/>
          <w:bCs/>
        </w:rPr>
        <w:t>Events:</w:t>
      </w:r>
      <w:r>
        <w:t xml:space="preserve"> Real-time inventory changes, price updates</w:t>
      </w:r>
    </w:p>
    <w:p w14:paraId="294B1421" w14:textId="77777777" w:rsidR="003607C1" w:rsidRPr="003607C1" w:rsidRDefault="003607C1" w:rsidP="003607C1">
      <w:pPr>
        <w:numPr>
          <w:ilvl w:val="0"/>
          <w:numId w:val="15"/>
        </w:numPr>
      </w:pPr>
      <w:r>
        <w:rPr>
          <w:b/>
          <w:bCs/>
        </w:rPr>
        <w:t>Self-concept:</w:t>
      </w:r>
      <w:r>
        <w:t xml:space="preserve"> A customer looking for a product</w:t>
      </w:r>
    </w:p>
    <w:p w14:paraId="40500C28" w14:textId="77777777" w:rsidR="003607C1" w:rsidRPr="003607C1" w:rsidRDefault="003607C1" w:rsidP="003607C1">
      <w:r>
        <w:t>Once you have the pieces mapped, you experiment by swapping them out.</w:t>
      </w:r>
    </w:p>
    <w:p w14:paraId="59EF3006" w14:textId="77777777" w:rsidR="003607C1" w:rsidRPr="003607C1" w:rsidRDefault="003607C1" w:rsidP="003607C1">
      <w:r>
        <w:t>What if the results page only displayed one item instead of a list? That might force users to give more information about what they want instead of scrolling. Could you use a large language model to guide filtering instead of predefined fields? The experience becomes more like a conversation.</w:t>
      </w:r>
    </w:p>
    <w:p w14:paraId="481239AF" w14:textId="510B0110" w:rsidR="003607C1" w:rsidRPr="003607C1" w:rsidRDefault="003607C1" w:rsidP="003607C1">
      <w:r>
        <w:t xml:space="preserve">But </w:t>
      </w:r>
      <w:proofErr w:type="gramStart"/>
      <w:r>
        <w:t>now</w:t>
      </w:r>
      <w:proofErr w:type="gramEnd"/>
      <w:r>
        <w:t xml:space="preserve"> swap the self-concept. What if you think like a salesperson instead of a customer? Showing only one option might mean losing the chance to cross-sell. So maybe you add a smaller section with secondary recommendations. The LLM still drives the primary result, but now you've recovered the browsing opportunity.</w:t>
      </w:r>
    </w:p>
    <w:p w14:paraId="7E3BD0CD" w14:textId="77777777" w:rsidR="003607C1" w:rsidRPr="003607C1" w:rsidRDefault="003607C1" w:rsidP="003607C1">
      <w:r>
        <w:t>Each swap gives you a different angle. You stop waiting for inspiration and start manufacturing it.</w:t>
      </w:r>
    </w:p>
    <w:p w14:paraId="57C64DB2" w14:textId="6606DB62" w:rsidR="003607C1" w:rsidRPr="003607C1" w:rsidRDefault="003607C1" w:rsidP="003607C1"/>
    <w:p w14:paraId="6D9F7E01" w14:textId="77777777" w:rsidR="003607C1" w:rsidRPr="003607C1" w:rsidRDefault="003607C1" w:rsidP="003607C1">
      <w:pPr>
        <w:pStyle w:val="Heading3"/>
      </w:pPr>
      <w:bookmarkStart w:id="505" w:name="_Toc224480582"/>
      <w:commentRangeStart w:id="506"/>
      <w:r>
        <w:t>A Framework for Engineers</w:t>
      </w:r>
      <w:commentRangeEnd w:id="506"/>
      <w:r>
        <w:rPr>
          <w:rStyle w:val="CommentReference"/>
          <w:sz w:val="28"/>
          <w:szCs w:val="28"/>
        </w:rPr>
        <w:commentReference w:id="506"/>
      </w:r>
      <w:bookmarkEnd w:id="505"/>
    </w:p>
    <w:p w14:paraId="457C2332" w14:textId="77777777" w:rsidR="000975BB" w:rsidRPr="000975BB" w:rsidRDefault="000975BB" w:rsidP="000975BB">
      <w:pPr>
        <w:rPr>
          <w:ins w:id="507" w:author="Joel Karr" w:date="2026-03-05T20:36:00Z"/>
        </w:rPr>
      </w:pPr>
      <w:ins w:id="508" w:author="Joel Karr" w:date="2026-03-05T20:36:00Z">
        <w:r w:rsidRPr="000975BB">
          <w:t xml:space="preserve">PAGES gives us </w:t>
        </w:r>
        <w:proofErr w:type="gramStart"/>
        <w:r w:rsidRPr="000975BB">
          <w:t>the theory</w:t>
        </w:r>
        <w:proofErr w:type="gramEnd"/>
        <w:r w:rsidRPr="000975BB">
          <w:t>. But software engineers don't operate on theory. We need a process we can use when we're stuck on a real problem with a real deadline.</w:t>
        </w:r>
      </w:ins>
    </w:p>
    <w:p w14:paraId="465F15D2" w14:textId="77777777" w:rsidR="000975BB" w:rsidRPr="000975BB" w:rsidRDefault="000975BB" w:rsidP="000975BB">
      <w:pPr>
        <w:rPr>
          <w:ins w:id="509" w:author="Joel Karr" w:date="2026-03-05T20:36:00Z"/>
        </w:rPr>
      </w:pPr>
      <w:ins w:id="510" w:author="Joel Karr" w:date="2026-03-05T20:36:00Z">
        <w:r w:rsidRPr="000975BB">
          <w:t>Here's how to apply it using what we've already built in previous chapters.</w:t>
        </w:r>
      </w:ins>
    </w:p>
    <w:p w14:paraId="1AB1CC20" w14:textId="2193FDCB" w:rsidR="003607C1" w:rsidRPr="003607C1" w:rsidRDefault="003607C1" w:rsidP="003607C1">
      <w:del w:id="511" w:author="Joel Karr" w:date="2026-03-05T20:36:00Z" w16du:dateUtc="2026-03-06T02:36:00Z">
        <w:r w:rsidDel="000975BB">
          <w:delText>We can take what we've learned from analogies and the PAGES framework and create an approach targeted specifically at software engineering challenges.</w:delText>
        </w:r>
      </w:del>
    </w:p>
    <w:p w14:paraId="31F0A07F" w14:textId="77777777" w:rsidR="003607C1" w:rsidRPr="003607C1" w:rsidRDefault="003607C1" w:rsidP="003607C1">
      <w:pPr>
        <w:pStyle w:val="Heading4"/>
      </w:pPr>
      <w:r>
        <w:t>Start by defining the challenge.</w:t>
      </w:r>
    </w:p>
    <w:p w14:paraId="7749FCCD" w14:textId="77777777" w:rsidR="003607C1" w:rsidRPr="003607C1" w:rsidRDefault="003607C1" w:rsidP="003607C1">
      <w:r>
        <w:t>Software engineering involves tradeoffs. One fix may solve a problem but create a new one, and teams can lose sight of the original goal. Write down the specific technical challenge you're trying to solve. Throughout the process, check back to stay on course.</w:t>
      </w:r>
    </w:p>
    <w:p w14:paraId="6C744E6A" w14:textId="77777777" w:rsidR="003607C1" w:rsidRPr="003607C1" w:rsidRDefault="003607C1" w:rsidP="003607C1">
      <w:r>
        <w:lastRenderedPageBreak/>
        <w:t>Here's an example: Route phone calls to an agent queue in under one second based on both department and brand. The system connects to multiple CRMs, each with a 3-5 second response time. At peak volume, the system handles hundreds of calls per minute, so sequential CRM lookups would create immediate bottlenecks.</w:t>
      </w:r>
    </w:p>
    <w:p w14:paraId="44F121C8" w14:textId="77777777" w:rsidR="003607C1" w:rsidRPr="003607C1" w:rsidRDefault="003607C1" w:rsidP="003607C1">
      <w:pPr>
        <w:pStyle w:val="Heading4"/>
      </w:pPr>
      <w:r>
        <w:t>Choose an existing task template.</w:t>
      </w:r>
    </w:p>
    <w:p w14:paraId="71A9D76F" w14:textId="77777777" w:rsidR="003607C1" w:rsidRPr="003607C1" w:rsidRDefault="003607C1" w:rsidP="003607C1">
      <w:r>
        <w:t>It's easier to start from something proven than from scratch. Pick a task template that can solve at least part of your challenge. If the problem requires multiple templates, include them all.</w:t>
      </w:r>
    </w:p>
    <w:p w14:paraId="1BBABF1A" w14:textId="77777777" w:rsidR="003607C1" w:rsidRPr="003607C1" w:rsidRDefault="003607C1" w:rsidP="003607C1">
      <w:r>
        <w:t xml:space="preserve">For this routing problem, we need to call an API and return the department and brand. We have a Basic API template that includes </w:t>
      </w:r>
      <w:proofErr w:type="gramStart"/>
      <w:r>
        <w:t>read</w:t>
      </w:r>
      <w:proofErr w:type="gramEnd"/>
      <w:r>
        <w:t xml:space="preserve"> and </w:t>
      </w:r>
      <w:proofErr w:type="gramStart"/>
      <w:r>
        <w:t>write</w:t>
      </w:r>
      <w:proofErr w:type="gramEnd"/>
      <w:r>
        <w:t xml:space="preserve"> endpoints for a single data source.</w:t>
      </w:r>
    </w:p>
    <w:p w14:paraId="664212FF" w14:textId="77777777" w:rsidR="003607C1" w:rsidRPr="003607C1" w:rsidRDefault="003607C1" w:rsidP="003607C1">
      <w:pPr>
        <w:pStyle w:val="Heading4"/>
      </w:pPr>
      <w:r>
        <w:t>Identify the shortfalls.</w:t>
      </w:r>
    </w:p>
    <w:p w14:paraId="0FDFB694" w14:textId="77777777" w:rsidR="003607C1" w:rsidRPr="003607C1" w:rsidRDefault="003607C1" w:rsidP="003607C1">
      <w:r>
        <w:t>List where the existing template doesn't meet your needs. This keeps innovation focused on real gaps rather than reinventing everything.</w:t>
      </w:r>
    </w:p>
    <w:p w14:paraId="146BFB7F" w14:textId="77777777" w:rsidR="003607C1" w:rsidRPr="003607C1" w:rsidRDefault="003607C1" w:rsidP="003607C1">
      <w:r>
        <w:t>Does it meet performance requirements? Can it handle the required scale? Does it work across all systems?</w:t>
      </w:r>
    </w:p>
    <w:p w14:paraId="0D9C05AA" w14:textId="77777777" w:rsidR="003607C1" w:rsidRPr="003607C1" w:rsidRDefault="003607C1" w:rsidP="003607C1">
      <w:r>
        <w:t>Our Basic API template works for one data source, but it can't handle multiple CRMs. Each CRM responds in 3-5 seconds, which is too slow for the under-one-second routing goal.</w:t>
      </w:r>
    </w:p>
    <w:p w14:paraId="35920C05" w14:textId="77777777" w:rsidR="003607C1" w:rsidRPr="003607C1" w:rsidRDefault="003607C1" w:rsidP="003607C1">
      <w:pPr>
        <w:pStyle w:val="Heading4"/>
      </w:pPr>
      <w:r>
        <w:t>Swap parts.</w:t>
      </w:r>
    </w:p>
    <w:p w14:paraId="3EE3FDAC" w14:textId="4C210F32" w:rsidR="003607C1" w:rsidRPr="003607C1" w:rsidRDefault="003607C1" w:rsidP="003607C1">
      <w:del w:id="512" w:author="Joel Karr" w:date="2026-03-05T20:37:00Z" w16du:dateUtc="2026-03-06T02:37:00Z">
        <w:r w:rsidDel="005F29D9">
          <w:delText>Now p</w:delText>
        </w:r>
      </w:del>
      <w:ins w:id="513" w:author="Joel Karr" w:date="2026-03-05T20:37:00Z" w16du:dateUtc="2026-03-06T02:37:00Z">
        <w:r w:rsidR="005F29D9">
          <w:t>P</w:t>
        </w:r>
      </w:ins>
      <w:r>
        <w:t>ick one part of your task template and swap it with an alternative. You might change data storage, replace a synchronous call with a cache, or use a different messaging pattern. Rethink the piece that's failing without throwing out what works.</w:t>
      </w:r>
    </w:p>
    <w:p w14:paraId="4B8791DD" w14:textId="77777777" w:rsidR="003607C1" w:rsidRPr="003607C1" w:rsidRDefault="003607C1" w:rsidP="003607C1">
      <w:r>
        <w:t>For the routing problem: replace the real-time CRM lookup with a cache that stores department and brand data across tenants. This solves the performance issue but introduces the risk of stale data. To fix that, add triggers that update the cache in real time whenever a CRM changes.</w:t>
      </w:r>
    </w:p>
    <w:p w14:paraId="2AF3B815" w14:textId="77777777" w:rsidR="003607C1" w:rsidRPr="003607C1" w:rsidRDefault="003607C1" w:rsidP="003607C1">
      <w:r>
        <w:t>Check back against the original goal: we still have fast response times, and we can support multiple CRMs.</w:t>
      </w:r>
    </w:p>
    <w:p w14:paraId="62E9CD93" w14:textId="601998E9" w:rsidR="003607C1" w:rsidRPr="003607C1" w:rsidRDefault="00666088" w:rsidP="003607C1">
      <w:pPr>
        <w:pStyle w:val="Heading4"/>
      </w:pPr>
      <w:proofErr w:type="gramStart"/>
      <w:ins w:id="514" w:author="Joel Karr" w:date="2026-03-05T20:37:00Z">
        <w:r w:rsidRPr="00666088">
          <w:t>Shift</w:t>
        </w:r>
        <w:proofErr w:type="gramEnd"/>
        <w:r w:rsidRPr="00666088">
          <w:t xml:space="preserve"> your perspective when swapping parts isn't enough</w:t>
        </w:r>
      </w:ins>
      <w:del w:id="515" w:author="Joel Karr" w:date="2026-03-05T20:37:00Z" w16du:dateUtc="2026-03-06T02:37:00Z">
        <w:r w:rsidR="003607C1" w:rsidDel="00666088">
          <w:delText>Use analogies when you're stuck</w:delText>
        </w:r>
      </w:del>
      <w:r w:rsidR="003607C1">
        <w:t>.</w:t>
      </w:r>
    </w:p>
    <w:p w14:paraId="3E807956" w14:textId="06B2E174" w:rsidR="003607C1" w:rsidRPr="003607C1" w:rsidDel="00E95455" w:rsidRDefault="00E95455" w:rsidP="003607C1">
      <w:pPr>
        <w:rPr>
          <w:del w:id="516" w:author="Joel Karr" w:date="2026-03-05T20:37:00Z" w16du:dateUtc="2026-03-06T02:37:00Z"/>
        </w:rPr>
      </w:pPr>
      <w:ins w:id="517" w:author="Joel Karr" w:date="2026-03-05T20:37:00Z">
        <w:r w:rsidRPr="00E95455">
          <w:t>Sometimes you swap parts and still can't close the gap. That's when you need to step back and look at the problem from a completely different angle.</w:t>
        </w:r>
      </w:ins>
      <w:ins w:id="518" w:author="Joel Karr" w:date="2026-03-05T20:37:00Z" w16du:dateUtc="2026-03-06T02:37:00Z">
        <w:r>
          <w:t xml:space="preserve"> </w:t>
        </w:r>
      </w:ins>
      <w:del w:id="519" w:author="Joel Karr" w:date="2026-03-05T20:37:00Z" w16du:dateUtc="2026-03-06T02:37:00Z">
        <w:r w:rsidR="003607C1" w:rsidDel="00E95455">
          <w:delText>If swapping parts doesn't help you break through, analogies can shift your perspective. Compare your challenge to something unrelated—games, shows, real-world systems.</w:delText>
        </w:r>
      </w:del>
    </w:p>
    <w:p w14:paraId="61BBB886" w14:textId="77777777" w:rsidR="003607C1" w:rsidRPr="003607C1" w:rsidRDefault="003607C1" w:rsidP="003607C1">
      <w:r>
        <w:lastRenderedPageBreak/>
        <w:t xml:space="preserve">In our case, we realized the cache could still </w:t>
      </w:r>
      <w:proofErr w:type="gramStart"/>
      <w:r>
        <w:t>lag behind</w:t>
      </w:r>
      <w:proofErr w:type="gramEnd"/>
      <w:r>
        <w:t xml:space="preserve"> the CRMs. If a department or brand changed but the event didn't fire quickly enough, we'd risk routing calls to the wrong queue.</w:t>
      </w:r>
    </w:p>
    <w:p w14:paraId="79A2D62D" w14:textId="77777777" w:rsidR="003607C1" w:rsidRPr="003607C1" w:rsidRDefault="003607C1" w:rsidP="003607C1">
      <w:r>
        <w:t xml:space="preserve">Swapping parts </w:t>
      </w:r>
      <w:proofErr w:type="gramStart"/>
      <w:r>
        <w:t>wasn't</w:t>
      </w:r>
      <w:proofErr w:type="gramEnd"/>
      <w:r>
        <w:t xml:space="preserve"> getting us there. We needed a different angle.</w:t>
      </w:r>
    </w:p>
    <w:p w14:paraId="76FF72F5" w14:textId="77777777" w:rsidR="003607C1" w:rsidRPr="003607C1" w:rsidRDefault="003607C1" w:rsidP="003607C1">
      <w:r>
        <w:t>Think about airport security. Each passenger scans their boarding pass. The system checks their airline and terminal and routes them toward the right gate. This is like our fast initial routing using the cache—most of the time it's correct, and it keeps traffic flowing.</w:t>
      </w:r>
    </w:p>
    <w:p w14:paraId="40EA0F86" w14:textId="77777777" w:rsidR="003607C1" w:rsidRPr="003607C1" w:rsidRDefault="003607C1" w:rsidP="003607C1">
      <w:r>
        <w:t>But sometimes gates change at the last minute. If the airline waited until check-in to fix this, travelers would miss their flights. Instead, there are monitors past security that display the latest gate info. Passengers are already moving, but they still get an update if something changes.</w:t>
      </w:r>
    </w:p>
    <w:p w14:paraId="6E625E85" w14:textId="77777777" w:rsidR="003607C1" w:rsidRPr="003607C1" w:rsidRDefault="003607C1" w:rsidP="003607C1">
      <w:r>
        <w:t>That gave us an idea: what if we did the same thing? Route the caller instantly using cached data, then re-check the CRM once they're already in the queue. If the CRM returns new information, shift the caller to a different queue before they speak to an agent.</w:t>
      </w:r>
    </w:p>
    <w:p w14:paraId="4ED10229" w14:textId="5C0F9128" w:rsidR="003607C1" w:rsidRPr="003607C1" w:rsidRDefault="003607C1" w:rsidP="003607C1">
      <w:r>
        <w:t xml:space="preserve">The </w:t>
      </w:r>
      <w:del w:id="520" w:author="Joel Karr" w:date="2026-03-05T20:38:00Z" w16du:dateUtc="2026-03-06T02:38:00Z">
        <w:r w:rsidDel="0086360F">
          <w:delText xml:space="preserve">analogy </w:delText>
        </w:r>
      </w:del>
      <w:ins w:id="521" w:author="Joel Karr" w:date="2026-03-05T20:38:00Z" w16du:dateUtc="2026-03-06T02:38:00Z">
        <w:r w:rsidR="0086360F">
          <w:t xml:space="preserve">shift in perspective </w:t>
        </w:r>
      </w:ins>
      <w:r>
        <w:t xml:space="preserve">didn't just </w:t>
      </w:r>
      <w:proofErr w:type="gramStart"/>
      <w:r>
        <w:t>hand</w:t>
      </w:r>
      <w:proofErr w:type="gramEnd"/>
      <w:r>
        <w:t xml:space="preserve"> us a solution. It helped us see a gap that pure technical thinking had missed.</w:t>
      </w:r>
    </w:p>
    <w:p w14:paraId="434CC3D3" w14:textId="77777777" w:rsidR="003607C1" w:rsidRPr="003607C1" w:rsidRDefault="003607C1" w:rsidP="003607C1">
      <w:r>
        <w:t>Check back one more time against the original challenge:</w:t>
      </w:r>
    </w:p>
    <w:p w14:paraId="730142D3" w14:textId="77777777" w:rsidR="003607C1" w:rsidRPr="003607C1" w:rsidRDefault="003607C1" w:rsidP="003607C1">
      <w:pPr>
        <w:numPr>
          <w:ilvl w:val="0"/>
          <w:numId w:val="16"/>
        </w:numPr>
      </w:pPr>
      <w:r>
        <w:t>Routing is under one second, even if it won't always be perfect initially</w:t>
      </w:r>
    </w:p>
    <w:p w14:paraId="126D9C4E" w14:textId="77777777" w:rsidR="003607C1" w:rsidRPr="003607C1" w:rsidRDefault="003607C1" w:rsidP="003607C1">
      <w:pPr>
        <w:numPr>
          <w:ilvl w:val="0"/>
          <w:numId w:val="16"/>
        </w:numPr>
      </w:pPr>
      <w:r>
        <w:t xml:space="preserve">We can support multiple CRMs, even if their events don't always fire fast enough to keep the </w:t>
      </w:r>
      <w:proofErr w:type="gramStart"/>
      <w:r>
        <w:t>cache</w:t>
      </w:r>
      <w:proofErr w:type="gramEnd"/>
      <w:r>
        <w:t xml:space="preserve"> perfectly current</w:t>
      </w:r>
    </w:p>
    <w:p w14:paraId="1212155C" w14:textId="7A944CC3" w:rsidR="003607C1" w:rsidRPr="003607C1" w:rsidRDefault="003607C1" w:rsidP="003607C1"/>
    <w:p w14:paraId="5ACA26AA" w14:textId="0ACD6808" w:rsidR="003607C1" w:rsidRPr="003607C1" w:rsidDel="0086360F" w:rsidRDefault="0086360F" w:rsidP="003607C1">
      <w:pPr>
        <w:pStyle w:val="Heading3"/>
        <w:rPr>
          <w:del w:id="522" w:author="Joel Karr" w:date="2026-03-05T20:38:00Z" w16du:dateUtc="2026-03-06T02:38:00Z"/>
        </w:rPr>
      </w:pPr>
      <w:bookmarkStart w:id="523" w:name="_Toc224480583"/>
      <w:ins w:id="524" w:author="Joel Karr" w:date="2026-03-05T20:38:00Z">
        <w:r w:rsidRPr="0086360F">
          <w:t>Finding Your Process</w:t>
        </w:r>
      </w:ins>
      <w:ins w:id="525" w:author="Joel Karr" w:date="2026-03-05T20:38:00Z" w16du:dateUtc="2026-03-06T02:38:00Z">
        <w:r>
          <w:t xml:space="preserve"> </w:t>
        </w:r>
      </w:ins>
      <w:commentRangeStart w:id="526"/>
      <w:del w:id="527" w:author="Joel Karr" w:date="2026-03-05T20:38:00Z" w16du:dateUtc="2026-03-06T02:38:00Z">
        <w:r w:rsidR="003607C1" w:rsidDel="0086360F">
          <w:delText>Finding Your Analogy Game</w:delText>
        </w:r>
        <w:commentRangeEnd w:id="526"/>
        <w:r w:rsidR="003607C1" w:rsidDel="0086360F">
          <w:rPr>
            <w:rStyle w:val="CommentReference"/>
            <w:sz w:val="28"/>
            <w:szCs w:val="28"/>
          </w:rPr>
          <w:commentReference w:id="526"/>
        </w:r>
        <w:bookmarkEnd w:id="523"/>
      </w:del>
    </w:p>
    <w:p w14:paraId="183A2319" w14:textId="77777777" w:rsidR="003607C1" w:rsidRPr="003607C1" w:rsidRDefault="003607C1" w:rsidP="003607C1">
      <w:r>
        <w:t>Five steps:</w:t>
      </w:r>
    </w:p>
    <w:p w14:paraId="096139AC" w14:textId="77777777" w:rsidR="003607C1" w:rsidRPr="003607C1" w:rsidRDefault="003607C1" w:rsidP="003607C1">
      <w:pPr>
        <w:numPr>
          <w:ilvl w:val="0"/>
          <w:numId w:val="17"/>
        </w:numPr>
      </w:pPr>
      <w:r>
        <w:t>Define the challenge—know exactly what you're solving</w:t>
      </w:r>
    </w:p>
    <w:p w14:paraId="71EE28D0" w14:textId="77777777" w:rsidR="003607C1" w:rsidRPr="003607C1" w:rsidRDefault="003607C1" w:rsidP="003607C1">
      <w:pPr>
        <w:numPr>
          <w:ilvl w:val="0"/>
          <w:numId w:val="17"/>
        </w:numPr>
      </w:pPr>
      <w:r>
        <w:t>Choose a task template—start from something proven</w:t>
      </w:r>
    </w:p>
    <w:p w14:paraId="58A0AFA4" w14:textId="77777777" w:rsidR="003607C1" w:rsidRPr="003607C1" w:rsidRDefault="003607C1" w:rsidP="003607C1">
      <w:pPr>
        <w:numPr>
          <w:ilvl w:val="0"/>
          <w:numId w:val="17"/>
        </w:numPr>
      </w:pPr>
      <w:r>
        <w:t xml:space="preserve">Identify shortfalls—focus innovation where it's </w:t>
      </w:r>
      <w:proofErr w:type="gramStart"/>
      <w:r>
        <w:t>actually needed</w:t>
      </w:r>
      <w:proofErr w:type="gramEnd"/>
    </w:p>
    <w:p w14:paraId="277F1EFD" w14:textId="77777777" w:rsidR="003607C1" w:rsidRPr="003607C1" w:rsidRDefault="003607C1" w:rsidP="003607C1">
      <w:pPr>
        <w:numPr>
          <w:ilvl w:val="0"/>
          <w:numId w:val="17"/>
        </w:numPr>
      </w:pPr>
      <w:r>
        <w:t>Swap parts—rethink components without throwing everything out</w:t>
      </w:r>
    </w:p>
    <w:p w14:paraId="52D4A5C7" w14:textId="77777777" w:rsidR="003607C1" w:rsidRPr="003607C1" w:rsidRDefault="003607C1" w:rsidP="003607C1">
      <w:pPr>
        <w:numPr>
          <w:ilvl w:val="0"/>
          <w:numId w:val="17"/>
        </w:numPr>
      </w:pPr>
      <w:r>
        <w:t>Use analogies—shift perspectives when you're stuck</w:t>
      </w:r>
    </w:p>
    <w:p w14:paraId="42E8A347" w14:textId="77777777" w:rsidR="003607C1" w:rsidRPr="003607C1" w:rsidRDefault="003607C1" w:rsidP="003607C1">
      <w:r>
        <w:t xml:space="preserve">The restaurant search problem </w:t>
      </w:r>
      <w:proofErr w:type="gramStart"/>
      <w:r>
        <w:t>had stumped</w:t>
      </w:r>
      <w:proofErr w:type="gramEnd"/>
      <w:r>
        <w:t xml:space="preserve"> us for months. We'd tried every standard approach. We had the skills and the experience. What we didn't have was a different way of seeing the problem.</w:t>
      </w:r>
    </w:p>
    <w:p w14:paraId="71CCA86A" w14:textId="15251940" w:rsidR="003607C1" w:rsidRPr="003607C1" w:rsidRDefault="003607C1" w:rsidP="003607C1">
      <w:r>
        <w:lastRenderedPageBreak/>
        <w:t xml:space="preserve">Then </w:t>
      </w:r>
      <w:del w:id="528" w:author="Joel Karr" w:date="2026-03-05T20:38:00Z" w16du:dateUtc="2026-03-06T02:38:00Z">
        <w:r w:rsidDel="0086360F">
          <w:delText xml:space="preserve">someone </w:delText>
        </w:r>
      </w:del>
      <w:ins w:id="529" w:author="Joel Karr" w:date="2026-03-05T20:38:00Z" w16du:dateUtc="2026-03-06T02:38:00Z">
        <w:r w:rsidR="0086360F">
          <w:t xml:space="preserve">Richie </w:t>
        </w:r>
      </w:ins>
      <w:r>
        <w:t xml:space="preserve">mentioned </w:t>
      </w:r>
      <w:r>
        <w:rPr>
          <w:i/>
          <w:iCs/>
        </w:rPr>
        <w:t>Singled Out</w:t>
      </w:r>
      <w:r>
        <w:t>, and suddenly we were talking about game show hosts with index cards instead of database administrators with execution plans. The technical constraint hadn't changed. Our perspective had.</w:t>
      </w:r>
    </w:p>
    <w:p w14:paraId="5365F19A" w14:textId="2E20A685" w:rsidR="003607C1" w:rsidRPr="003607C1" w:rsidRDefault="003607C1" w:rsidP="003607C1">
      <w:r>
        <w:t xml:space="preserve">The next time you're stuck, don't just work harder on the same approach. </w:t>
      </w:r>
      <w:ins w:id="530" w:author="Joel Karr" w:date="2026-03-05T20:39:00Z">
        <w:r w:rsidR="007B589F" w:rsidRPr="007B589F">
          <w:t xml:space="preserve">Define your challenge, pull out your templates, and find the piece that's failing. If swapping it doesn't get you there, step outside the technical language entirely. Describe the </w:t>
        </w:r>
        <w:proofErr w:type="gramStart"/>
        <w:r w:rsidR="007B589F" w:rsidRPr="007B589F">
          <w:t>problem</w:t>
        </w:r>
        <w:proofErr w:type="gramEnd"/>
        <w:r w:rsidR="007B589F" w:rsidRPr="007B589F">
          <w:t xml:space="preserve"> </w:t>
        </w:r>
        <w:proofErr w:type="gramStart"/>
        <w:r w:rsidR="007B589F" w:rsidRPr="007B589F">
          <w:t>like it's</w:t>
        </w:r>
        <w:proofErr w:type="gramEnd"/>
        <w:r w:rsidR="007B589F" w:rsidRPr="007B589F">
          <w:t xml:space="preserve"> a basketball team, a dating show, an airport security line. The weirder the comparison, the better.</w:t>
        </w:r>
      </w:ins>
      <w:ins w:id="531" w:author="Joel Karr" w:date="2026-03-05T20:39:00Z" w16du:dateUtc="2026-03-06T02:39:00Z">
        <w:r w:rsidR="007B589F">
          <w:t xml:space="preserve"> </w:t>
        </w:r>
      </w:ins>
      <w:del w:id="532" w:author="Joel Karr" w:date="2026-03-05T20:39:00Z" w16du:dateUtc="2026-03-06T02:39:00Z">
        <w:r w:rsidDel="007B589F">
          <w:delText>Find your own version of the analogy game. Describe the problem like it's a basketball team, a dating show, an airport security line. The weirder the comparison, the better.</w:delText>
        </w:r>
      </w:del>
    </w:p>
    <w:p w14:paraId="08F28DF8" w14:textId="77777777" w:rsidR="003607C1" w:rsidRPr="003607C1" w:rsidRDefault="003607C1" w:rsidP="003607C1">
      <w:r>
        <w:t>Chris Hardwick never knew he helped us fix a database. But somewhere in that ridiculous MTV game show was the insight we couldn't find any other way.</w:t>
      </w:r>
    </w:p>
    <w:p w14:paraId="09692CDF" w14:textId="728DA5D0" w:rsidR="000B6764" w:rsidRDefault="000B6764">
      <w:r>
        <w:br w:type="page"/>
      </w:r>
    </w:p>
    <w:p w14:paraId="4DD69097" w14:textId="77777777" w:rsidR="004834F3" w:rsidRDefault="004834F3" w:rsidP="00434833"/>
    <w:p w14:paraId="1D21079A" w14:textId="7D94003F" w:rsidR="00872C64" w:rsidRDefault="00872C64" w:rsidP="00FA36F3">
      <w:pPr>
        <w:pStyle w:val="Heading2"/>
      </w:pPr>
      <w:bookmarkStart w:id="533" w:name="_Toc224480584"/>
      <w:del w:id="534" w:author="Joel Karr" w:date="2026-03-05T20:39:00Z" w16du:dateUtc="2026-03-06T02:39:00Z">
        <w:r w:rsidDel="007B589F">
          <w:delText>Six</w:delText>
        </w:r>
      </w:del>
      <w:ins w:id="535" w:author="Joel Karr" w:date="2026-03-05T20:39:00Z" w16du:dateUtc="2026-03-06T02:39:00Z">
        <w:r w:rsidR="007B589F">
          <w:t>Seven</w:t>
        </w:r>
      </w:ins>
      <w:bookmarkEnd w:id="533"/>
    </w:p>
    <w:p w14:paraId="3087C608" w14:textId="4184D90F" w:rsidR="0043385A" w:rsidRPr="000B6764" w:rsidRDefault="0043385A" w:rsidP="00FA36F3">
      <w:pPr>
        <w:pStyle w:val="Heading2"/>
      </w:pPr>
      <w:bookmarkStart w:id="536" w:name="_Toc224480585"/>
      <w:r>
        <w:t>When Good Enough is Enough</w:t>
      </w:r>
      <w:bookmarkEnd w:id="536"/>
      <w:r>
        <w:br/>
      </w:r>
    </w:p>
    <w:p w14:paraId="64549140" w14:textId="68A926C8" w:rsidR="00531232" w:rsidRPr="00531232" w:rsidRDefault="00531232" w:rsidP="00531232">
      <w:commentRangeStart w:id="537"/>
      <w:r>
        <w:t xml:space="preserve">I was on my way to </w:t>
      </w:r>
      <w:del w:id="538" w:author="Joel Karr" w:date="2026-03-05T20:41:00Z" w16du:dateUtc="2026-03-06T02:41:00Z">
        <w:r w:rsidDel="00D45CDC">
          <w:delText xml:space="preserve">my first </w:delText>
        </w:r>
      </w:del>
      <w:ins w:id="539" w:author="Joel Karr" w:date="2026-03-05T20:41:00Z" w16du:dateUtc="2026-03-06T02:41:00Z">
        <w:r w:rsidR="00D45CDC">
          <w:t xml:space="preserve"> a </w:t>
        </w:r>
      </w:ins>
      <w:r>
        <w:t>Chicago Cubs game</w:t>
      </w:r>
      <w:ins w:id="540" w:author="Joel Karr" w:date="2026-03-05T20:41:00Z" w16du:dateUtc="2026-03-06T02:41:00Z">
        <w:r w:rsidR="00B44DD8">
          <w:t xml:space="preserve"> in 2017, the year after </w:t>
        </w:r>
        <w:proofErr w:type="gramStart"/>
        <w:r w:rsidR="00B44DD8">
          <w:t>they</w:t>
        </w:r>
        <w:proofErr w:type="gramEnd"/>
        <w:r w:rsidR="00B44DD8">
          <w:t xml:space="preserve"> wo</w:t>
        </w:r>
      </w:ins>
      <w:ins w:id="541" w:author="Joel Karr" w:date="2026-03-05T20:42:00Z" w16du:dateUtc="2026-03-06T02:42:00Z">
        <w:r w:rsidR="00B44DD8">
          <w:t>rld series</w:t>
        </w:r>
      </w:ins>
      <w:r>
        <w:t>, and I couldn't have been more excited. I walked up to historic Wrigley Field, got in line, and opened the app for my ticket</w:t>
      </w:r>
      <w:commentRangeEnd w:id="537"/>
      <w:r>
        <w:rPr>
          <w:rStyle w:val="CommentReference"/>
          <w:sz w:val="24"/>
          <w:szCs w:val="24"/>
        </w:rPr>
        <w:commentReference w:id="537"/>
      </w:r>
      <w:r>
        <w:t>.</w:t>
      </w:r>
    </w:p>
    <w:p w14:paraId="1B5534CB" w14:textId="77777777" w:rsidR="00531232" w:rsidRPr="00531232" w:rsidRDefault="00531232" w:rsidP="00531232">
      <w:r>
        <w:t>Instead of seeing my ticket, which I had checked minutes before, I saw a spinning icon.</w:t>
      </w:r>
    </w:p>
    <w:p w14:paraId="2ED722D8" w14:textId="77777777" w:rsidR="00531232" w:rsidRPr="00531232" w:rsidRDefault="00531232" w:rsidP="00531232">
      <w:r>
        <w:t>As the line moved forward, the pressure mounted. I refreshed the app. Still nothing. When I stepped up to the attendant scanning tickets, the screen was still loading.</w:t>
      </w:r>
    </w:p>
    <w:p w14:paraId="0E607CCF" w14:textId="77777777" w:rsidR="00531232" w:rsidRPr="00531232" w:rsidRDefault="00531232" w:rsidP="00531232">
      <w:r>
        <w:t>They smiled and said, "This happens all the time. Just give it a couple more seconds."</w:t>
      </w:r>
    </w:p>
    <w:p w14:paraId="26A0B77D" w14:textId="77777777" w:rsidR="00531232" w:rsidRPr="00531232" w:rsidRDefault="00531232" w:rsidP="00531232">
      <w:r>
        <w:t>Eventually, the ticket appeared, and I was let in. Not before a quick rush of panic, embarrassment, and finally relief.</w:t>
      </w:r>
    </w:p>
    <w:p w14:paraId="7EAC0947" w14:textId="77777777" w:rsidR="00531232" w:rsidRPr="00531232" w:rsidRDefault="00531232" w:rsidP="00531232">
      <w:r>
        <w:t>This was a moment when the software had to work. It had worked before, but in that brief window when I really needed it, it didn't.</w:t>
      </w:r>
    </w:p>
    <w:p w14:paraId="28ECE4F3" w14:textId="77777777" w:rsidR="00531232" w:rsidRPr="00531232" w:rsidRDefault="00531232" w:rsidP="00531232">
      <w:r>
        <w:t>Early in my career, I thought it was inexcusable to build software that would allow this to occur. Maybe the teams weren't trained well enough. Maybe deadlines forced them to be too aggressive and cut corners.</w:t>
      </w:r>
    </w:p>
    <w:p w14:paraId="2318175F" w14:textId="77777777" w:rsidR="00531232" w:rsidRPr="00531232" w:rsidRDefault="00531232" w:rsidP="00531232">
      <w:r>
        <w:t>Over time, that explanation stopped making sense.</w:t>
      </w:r>
    </w:p>
    <w:p w14:paraId="6E4549DC" w14:textId="77777777" w:rsidR="00531232" w:rsidRPr="00531232" w:rsidRDefault="00531232" w:rsidP="00531232">
      <w:r>
        <w:t>Modern software exists in a world full of scenarios that can result in failure.</w:t>
      </w:r>
    </w:p>
    <w:p w14:paraId="732F7F85" w14:textId="77777777" w:rsidR="00531232" w:rsidRPr="00531232" w:rsidRDefault="00531232" w:rsidP="00531232">
      <w:r>
        <w:t>Web browsers close unexpectedly. Networks drop packets. Another system can take too long to respond, resulting in a timeout. Users click buttons in ways the designer didn't expect. For every system we build, there are dozens of ways things can go wrong.</w:t>
      </w:r>
    </w:p>
    <w:p w14:paraId="003C023D" w14:textId="77777777" w:rsidR="00531232" w:rsidRPr="00531232" w:rsidRDefault="00531232" w:rsidP="00531232">
      <w:r>
        <w:t xml:space="preserve">Any experienced engineering team can list the best practices for building reliable systems: unit testing, logging, alerting, </w:t>
      </w:r>
      <w:proofErr w:type="gramStart"/>
      <w:r>
        <w:t>retries</w:t>
      </w:r>
      <w:proofErr w:type="gramEnd"/>
      <w:r>
        <w:t>. The knowledge is well known. The tools are widely available. And yet failures like this still happen.</w:t>
      </w:r>
    </w:p>
    <w:p w14:paraId="192E8773" w14:textId="77777777" w:rsidR="00531232" w:rsidRPr="00531232" w:rsidRDefault="00531232" w:rsidP="00531232">
      <w:r>
        <w:t>If the problem isn't a lack of knowledge or skill, what is it?</w:t>
      </w:r>
    </w:p>
    <w:p w14:paraId="290EFD7A" w14:textId="77777777" w:rsidR="00531232" w:rsidRPr="00531232" w:rsidRDefault="00531232" w:rsidP="00531232">
      <w:r>
        <w:t xml:space="preserve">To answer that question, it helps to look at what happens when teams try to remove risk </w:t>
      </w:r>
      <w:commentRangeStart w:id="542"/>
      <w:r>
        <w:t>entirely</w:t>
      </w:r>
      <w:commentRangeEnd w:id="542"/>
      <w:r>
        <w:rPr>
          <w:rStyle w:val="CommentReference"/>
          <w:sz w:val="24"/>
          <w:szCs w:val="24"/>
        </w:rPr>
        <w:commentReference w:id="542"/>
      </w:r>
      <w:r>
        <w:t>.</w:t>
      </w:r>
    </w:p>
    <w:p w14:paraId="3F1F0A18" w14:textId="76DCABB6" w:rsidR="00531232" w:rsidRPr="00531232" w:rsidRDefault="00531232" w:rsidP="00531232"/>
    <w:p w14:paraId="24D2FF6E" w14:textId="0D3CB398" w:rsidR="00531232" w:rsidRPr="00531232" w:rsidRDefault="00531232" w:rsidP="00531232">
      <w:pPr>
        <w:pStyle w:val="Heading3"/>
      </w:pPr>
      <w:bookmarkStart w:id="543" w:name="_Toc224480586"/>
      <w:r>
        <w:lastRenderedPageBreak/>
        <w:t>The Illusion of the Perfect Solution</w:t>
      </w:r>
      <w:bookmarkEnd w:id="543"/>
    </w:p>
    <w:p w14:paraId="4D9DE817" w14:textId="77777777" w:rsidR="00531232" w:rsidRPr="00531232" w:rsidRDefault="00531232" w:rsidP="00531232">
      <w:r>
        <w:t xml:space="preserve">I once worked with a software engineer who was widely respected for his understanding of complex architectural patterns. He was the person other teams went to when no one else knew how to solve a problem. His advice was thoughtful. His designs were sound. On paper, his team should have been one of the </w:t>
      </w:r>
      <w:proofErr w:type="gramStart"/>
      <w:r>
        <w:t>highest-performing</w:t>
      </w:r>
      <w:proofErr w:type="gramEnd"/>
      <w:r>
        <w:t xml:space="preserve"> in the organization.</w:t>
      </w:r>
    </w:p>
    <w:p w14:paraId="3DDD9EFC" w14:textId="77777777" w:rsidR="00531232" w:rsidRPr="00531232" w:rsidRDefault="00531232" w:rsidP="00531232">
      <w:r>
        <w:t>They weren't.</w:t>
      </w:r>
    </w:p>
    <w:p w14:paraId="7A290136" w14:textId="77777777" w:rsidR="00531232" w:rsidRPr="00531232" w:rsidRDefault="00531232" w:rsidP="00531232">
      <w:r>
        <w:t>The team often had a working solution early. Core functionality was complete, and demos looked promising. But weeks would pass before anything made it into production. By the time the business could use the new feature, what should have been a clear win had turned into a situation that forced tech leadership into crisis management.</w:t>
      </w:r>
    </w:p>
    <w:p w14:paraId="12206264" w14:textId="77777777" w:rsidR="00531232" w:rsidRPr="00531232" w:rsidRDefault="00531232" w:rsidP="00531232">
      <w:r>
        <w:t>At first, it was difficult to understand why. The team wasn't disorganized. They weren't blocked. They weren't slow. Day after day, they completed the tasks they set out to do.</w:t>
      </w:r>
    </w:p>
    <w:p w14:paraId="7F6B4DD9" w14:textId="77777777" w:rsidR="00531232" w:rsidRPr="00531232" w:rsidRDefault="00531232" w:rsidP="00531232">
      <w:r>
        <w:t>It wasn't until the director began shadowing the team that the pattern became clear.</w:t>
      </w:r>
    </w:p>
    <w:p w14:paraId="52966E86" w14:textId="77777777" w:rsidR="00531232" w:rsidRPr="00531232" w:rsidRDefault="00531232" w:rsidP="00531232">
      <w:r>
        <w:t>After finishing the original scope of work, the team would start identifying edge cases. Each day uncovered another scenario that might go wrong.</w:t>
      </w:r>
    </w:p>
    <w:p w14:paraId="701AEBB6" w14:textId="77777777" w:rsidR="00531232" w:rsidRPr="00531232" w:rsidRDefault="00531232" w:rsidP="00531232">
      <w:r>
        <w:t>What if a user closed their browser halfway through the workflow? They added state persistence so the user could resume exactly where they left off.</w:t>
      </w:r>
    </w:p>
    <w:p w14:paraId="53D18792" w14:textId="77777777" w:rsidR="00531232" w:rsidRPr="00531232" w:rsidRDefault="00531232" w:rsidP="00531232">
      <w:r>
        <w:t>What if saving failed? They built retry logic and notifications to let the user know the system was attempting to recover.</w:t>
      </w:r>
    </w:p>
    <w:p w14:paraId="284ADFF4" w14:textId="77777777" w:rsidR="00531232" w:rsidRPr="00531232" w:rsidRDefault="00531232" w:rsidP="00531232">
      <w:r>
        <w:t>What if two requests arrived out of order? They added safeguards to handle inconsistent state.</w:t>
      </w:r>
    </w:p>
    <w:p w14:paraId="5B7E6D67" w14:textId="77777777" w:rsidR="00531232" w:rsidRPr="00531232" w:rsidRDefault="00531232" w:rsidP="00531232">
      <w:r>
        <w:t>Each decision made the software more reliable. Each change improved the user experience. Individually, none of the work was unreasonable. In fact, it was the kind of engineering most teams aspire to.</w:t>
      </w:r>
    </w:p>
    <w:p w14:paraId="1C37F97D" w14:textId="77777777" w:rsidR="00531232" w:rsidRPr="00531232" w:rsidRDefault="00531232" w:rsidP="00531232">
      <w:r>
        <w:t xml:space="preserve">From the business's perspective, restarting </w:t>
      </w:r>
      <w:proofErr w:type="gramStart"/>
      <w:r>
        <w:t>a workflow</w:t>
      </w:r>
      <w:proofErr w:type="gramEnd"/>
      <w:r>
        <w:t xml:space="preserve"> was an inconvenience, not a failure. It happened rarely, and when it did, the impact was limited. From the team's perspective, allowing that scenario to exist felt irresponsible. They knew how to prevent it, so they did.</w:t>
      </w:r>
    </w:p>
    <w:p w14:paraId="2A6AE78F" w14:textId="77777777" w:rsidR="00531232" w:rsidRPr="00531232" w:rsidRDefault="00531232" w:rsidP="00531232">
      <w:r>
        <w:t>The result was software that was excellent in isolation and misaligned in context.</w:t>
      </w:r>
    </w:p>
    <w:p w14:paraId="624226CC" w14:textId="108F32DE" w:rsidR="00531232" w:rsidRPr="00531232" w:rsidRDefault="00531232" w:rsidP="00531232">
      <w:r>
        <w:t>In a world full of tons of different possible failure scenarios, deciding which risks are worth paying for becomes a critical skill.</w:t>
      </w:r>
    </w:p>
    <w:p w14:paraId="1ED755C0" w14:textId="6D8CB36C" w:rsidR="00531232" w:rsidRPr="00531232" w:rsidRDefault="00531232" w:rsidP="00531232"/>
    <w:p w14:paraId="460160F8" w14:textId="77777777" w:rsidR="00531232" w:rsidRPr="00531232" w:rsidRDefault="00531232" w:rsidP="00531232">
      <w:pPr>
        <w:pStyle w:val="Heading3"/>
      </w:pPr>
      <w:bookmarkStart w:id="544" w:name="_Toc224480587"/>
      <w:r>
        <w:lastRenderedPageBreak/>
        <w:t>Good Enough Is a Strategy</w:t>
      </w:r>
      <w:bookmarkEnd w:id="544"/>
    </w:p>
    <w:p w14:paraId="3DF1E91A" w14:textId="77777777" w:rsidR="00531232" w:rsidRPr="00531232" w:rsidRDefault="00531232" w:rsidP="00531232">
      <w:r>
        <w:t>Think about this tradeoff in terms of controls.</w:t>
      </w:r>
    </w:p>
    <w:p w14:paraId="04887094" w14:textId="77777777" w:rsidR="00531232" w:rsidRPr="00531232" w:rsidRDefault="00531232" w:rsidP="00531232">
      <w:r>
        <w:t>Mitigating risk rarely means eliminating it. More often, it means deciding how you will respond when something goes wrong. The approaches used to reduce or absorb risk are called controls.</w:t>
      </w:r>
    </w:p>
    <w:p w14:paraId="015380FC" w14:textId="77777777" w:rsidR="00531232" w:rsidRPr="00531232" w:rsidRDefault="00531232" w:rsidP="00531232">
      <w:r>
        <w:t>Consider a dependent API that occasionally fails.</w:t>
      </w:r>
    </w:p>
    <w:p w14:paraId="7B880541" w14:textId="51A256FB" w:rsidR="00531232" w:rsidRPr="00531232" w:rsidRDefault="00531232" w:rsidP="00531232">
      <w:r>
        <w:t>One possible control is an automatic retry. When the API returns an invalid response, the system retries the request, and the user may never know anything happened. From a software engineer's perspective, this can feel like the responsible choice.</w:t>
      </w:r>
    </w:p>
    <w:p w14:paraId="2C3E9A48" w14:textId="77777777" w:rsidR="00531232" w:rsidRPr="00531232" w:rsidRDefault="00531232" w:rsidP="00531232">
      <w:r>
        <w:t>Another control may be much simpler. The user is shown an error message explaining that something went wrong and suggesting what to do next. The user may need to take additional action, but they can decide whether the situation is urgent or whether it can wait.</w:t>
      </w:r>
    </w:p>
    <w:p w14:paraId="78B19159" w14:textId="77777777" w:rsidR="00531232" w:rsidRPr="00531232" w:rsidRDefault="00531232" w:rsidP="00531232">
      <w:r>
        <w:t>Both approaches reduce risk. They do so at very different levels of cost and complexity.</w:t>
      </w:r>
    </w:p>
    <w:p w14:paraId="4F21F153" w14:textId="5A3E8F8B" w:rsidR="00531232" w:rsidRPr="00531232" w:rsidRDefault="00531232" w:rsidP="00531232">
      <w:r>
        <w:t>Automatic retries introduce additional considerations: traffic spikes, cascading failures, back-off strategies, and observability. They require tuning and ongoing maintenance. An error message shifts recovery to the user, introducing minor friction in exchange for far lower system complexity.</w:t>
      </w:r>
    </w:p>
    <w:p w14:paraId="6433EFDE" w14:textId="181FC069" w:rsidR="00531232" w:rsidRPr="00531232" w:rsidRDefault="00531232" w:rsidP="00531232">
      <w:r>
        <w:t>The real question is not whether a more reliable system can be built. The question is whether additional reliability justifies its cost.</w:t>
      </w:r>
    </w:p>
    <w:p w14:paraId="3785F503" w14:textId="77777777" w:rsidR="00531232" w:rsidRPr="00531232" w:rsidRDefault="00531232" w:rsidP="00531232">
      <w:r>
        <w:t>The answer depends on context. How often is the failure expected to occur? What is the impact when it does? Is the user blocked entirely or only inconvenienced? What happens if the retry itself fails?</w:t>
      </w:r>
    </w:p>
    <w:p w14:paraId="29153401" w14:textId="77777777" w:rsidR="00531232" w:rsidRPr="00531232" w:rsidRDefault="00531232" w:rsidP="00531232">
      <w:r>
        <w:t>Teams often skip these questions and default to the most robust control they know how to build. Sometimes that choice feels safer. Sometimes it feels more professional. Often it feels easier to defend later.</w:t>
      </w:r>
    </w:p>
    <w:p w14:paraId="2D78E1E2" w14:textId="5291AB0A" w:rsidR="00531232" w:rsidRPr="00531232" w:rsidRDefault="00531232" w:rsidP="00531232">
      <w:r>
        <w:t>But every added control becomes part of the system that must be understood, tested, and monitored. As controls accumulate, they shape the system's complexity and its ability to change.</w:t>
      </w:r>
    </w:p>
    <w:p w14:paraId="117E5493" w14:textId="77777777" w:rsidR="00531232" w:rsidRPr="00531232" w:rsidRDefault="00531232" w:rsidP="00531232">
      <w:r>
        <w:t>Sometimes the right response is an automatic retry. Sometimes it is an error message. Sometimes it is logging the issue and doing nothing else. The skill is matching the control to the business impact.</w:t>
      </w:r>
    </w:p>
    <w:p w14:paraId="367F4B18" w14:textId="77777777" w:rsidR="00531232" w:rsidRPr="00531232" w:rsidRDefault="00531232" w:rsidP="00531232">
      <w:r>
        <w:lastRenderedPageBreak/>
        <w:t>Strong teams decide deliberately how risk will be absorbed.</w:t>
      </w:r>
    </w:p>
    <w:p w14:paraId="16DD74B7" w14:textId="6FA84D6E" w:rsidR="00531232" w:rsidRPr="00531232" w:rsidRDefault="00531232" w:rsidP="00531232">
      <w:commentRangeStart w:id="545"/>
      <w:r>
        <w:t>Once teams approach reliability this way, it stops feeling like a moral obligation and starts functioning as a design decision. The focus shifts from preventing every failure to deciding which failures deserve which response.</w:t>
      </w:r>
      <w:commentRangeEnd w:id="545"/>
      <w:r>
        <w:rPr>
          <w:rStyle w:val="CommentReference"/>
          <w:sz w:val="24"/>
          <w:szCs w:val="24"/>
        </w:rPr>
        <w:commentReference w:id="545"/>
      </w:r>
    </w:p>
    <w:p w14:paraId="48D34F0C" w14:textId="77777777" w:rsidR="00531232" w:rsidRPr="00531232" w:rsidRDefault="00531232" w:rsidP="00531232">
      <w:pPr>
        <w:pStyle w:val="Heading3"/>
      </w:pPr>
      <w:bookmarkStart w:id="546" w:name="_Toc224480588"/>
      <w:r>
        <w:t>Why This Is Hard</w:t>
      </w:r>
      <w:bookmarkEnd w:id="546"/>
    </w:p>
    <w:p w14:paraId="6D8C4C88" w14:textId="77777777" w:rsidR="00531232" w:rsidRPr="00531232" w:rsidRDefault="00531232" w:rsidP="00531232">
      <w:r>
        <w:t>What makes these decisions difficult has less to do with technology and more to do with how people perceive risk.</w:t>
      </w:r>
    </w:p>
    <w:p w14:paraId="3A61010E" w14:textId="77777777" w:rsidR="00531232" w:rsidRPr="00531232" w:rsidRDefault="00531232" w:rsidP="00531232">
      <w:r>
        <w:t>In the 1970s, psychologists Daniel Kahneman and Amos Tversky studied how people evaluate risk. At the time, many believed decisions were made by weighing costs and benefits objectively.</w:t>
      </w:r>
    </w:p>
    <w:p w14:paraId="36725578" w14:textId="77777777" w:rsidR="00531232" w:rsidRPr="00531232" w:rsidRDefault="00531232" w:rsidP="00531232">
      <w:r>
        <w:t>That assumption turned out to be wrong.</w:t>
      </w:r>
    </w:p>
    <w:p w14:paraId="5B45BF33" w14:textId="77777777" w:rsidR="00531232" w:rsidRPr="00531232" w:rsidRDefault="00531232" w:rsidP="00531232">
      <w:r>
        <w:t>People experience losses far more intensely than gains. The pain of losing something outweighs the pleasure of gaining the same thing. Kahneman called this tendency loss aversion. It appears wherever decisions are made under uncertainty, which in software engineering means nearly all the time.</w:t>
      </w:r>
    </w:p>
    <w:p w14:paraId="1DC4E2DE" w14:textId="77777777" w:rsidR="00531232" w:rsidRPr="00531232" w:rsidRDefault="00531232" w:rsidP="00531232">
      <w:r>
        <w:t>Software engineers often respond more strongly to visible failures than to their actual business impact. A small defect can feel catastrophic when it is noticed by the wrong person or at the wrong time.</w:t>
      </w:r>
    </w:p>
    <w:p w14:paraId="2540223C" w14:textId="06CA58E1" w:rsidR="00531232" w:rsidRPr="00531232" w:rsidRDefault="00531232" w:rsidP="00531232">
      <w:r>
        <w:t>When systems fail, failure is hard to miss. Users complain. Executives ask questions. Postmortems are written. Teams are asked how the issue will be prevented in the future, even when everyone involved knows that zero risk is impossible.</w:t>
      </w:r>
    </w:p>
    <w:p w14:paraId="286E2B7E" w14:textId="77777777" w:rsidR="00531232" w:rsidRPr="00531232" w:rsidRDefault="00531232" w:rsidP="00531232">
      <w:r>
        <w:t>By contrast, the cost of additional engineering effort is rarely as visible.</w:t>
      </w:r>
    </w:p>
    <w:p w14:paraId="2587567E" w14:textId="77777777" w:rsidR="00531232" w:rsidRPr="00531232" w:rsidRDefault="00531232" w:rsidP="00531232">
      <w:r>
        <w:t>Delayed features blend into shifting roadmaps. Extra work hides behind technical explanations. The business value lost by waiting to ship is seldom calculated directly.</w:t>
      </w:r>
    </w:p>
    <w:p w14:paraId="540DF1D2" w14:textId="77777777" w:rsidR="00531232" w:rsidRPr="00531232" w:rsidRDefault="00531232" w:rsidP="00531232">
      <w:r>
        <w:t>As a result, teams evaluate reliability and functionality differently. Loss aversion nudges decisions toward minimizing regret and blame, even when those decisions do not maximize value. The safest emotional choice often carries the highest operational cost.</w:t>
      </w:r>
    </w:p>
    <w:p w14:paraId="269E6D84" w14:textId="2D7CE0AD" w:rsidR="00531232" w:rsidRDefault="00531232" w:rsidP="00531232">
      <w:r>
        <w:t>Over time, the additional complexity added for safety creates new risks of its own.</w:t>
      </w:r>
    </w:p>
    <w:p w14:paraId="3EAEBD69" w14:textId="77777777" w:rsidR="00531232" w:rsidRPr="00531232" w:rsidRDefault="00531232" w:rsidP="00531232"/>
    <w:p w14:paraId="26DC2E95" w14:textId="114A7ECA" w:rsidR="00531232" w:rsidRPr="00531232" w:rsidRDefault="00523305" w:rsidP="00531232">
      <w:pPr>
        <w:pStyle w:val="Heading3"/>
      </w:pPr>
      <w:bookmarkStart w:id="547" w:name="_Toc224480589"/>
      <w:r>
        <w:lastRenderedPageBreak/>
        <w:t>Thinking In Tiers: Choosing the Right Level of Control</w:t>
      </w:r>
      <w:bookmarkEnd w:id="547"/>
    </w:p>
    <w:p w14:paraId="67F3C47F" w14:textId="77777777" w:rsidR="00531232" w:rsidRPr="00531232" w:rsidRDefault="00531232" w:rsidP="00531232">
      <w:r>
        <w:t>Once teams accept that not every failure should be prevented, the remaining question is how to decide what to do when something goes wrong.</w:t>
      </w:r>
    </w:p>
    <w:p w14:paraId="0DC62916" w14:textId="5141F275" w:rsidR="00531232" w:rsidRPr="00531232" w:rsidRDefault="00531232" w:rsidP="00531232">
      <w:r>
        <w:t xml:space="preserve">Most teams already answer this question implicitly. The problem is that the decision often only exists inside the engineering team, while the </w:t>
      </w:r>
      <w:commentRangeStart w:id="548"/>
      <w:r>
        <w:t xml:space="preserve">people most affected by tradeoffs </w:t>
      </w:r>
      <w:commentRangeEnd w:id="548"/>
      <w:r>
        <w:rPr>
          <w:rStyle w:val="CommentReference"/>
          <w:sz w:val="24"/>
          <w:szCs w:val="24"/>
        </w:rPr>
        <w:commentReference w:id="548"/>
      </w:r>
      <w:r>
        <w:t>have never agreed to the response in advance.</w:t>
      </w:r>
    </w:p>
    <w:p w14:paraId="0622E885" w14:textId="77777777" w:rsidR="00531232" w:rsidRPr="00531232" w:rsidRDefault="00531232" w:rsidP="00531232">
      <w:r>
        <w:t xml:space="preserve">A more deliberate approach is to think in terms of </w:t>
      </w:r>
      <w:proofErr w:type="gramStart"/>
      <w:r>
        <w:t>tiers</w:t>
      </w:r>
      <w:proofErr w:type="gramEnd"/>
      <w:r>
        <w:t xml:space="preserve"> of control.</w:t>
      </w:r>
    </w:p>
    <w:p w14:paraId="043EDA49" w14:textId="77777777" w:rsidR="00531232" w:rsidRPr="00531232" w:rsidRDefault="00531232" w:rsidP="00531232">
      <w:r>
        <w:t>At the lowest tier, the only control in place is visibility. Errors are logged and tracked so the team can understand how often they occur. Nothing is shown to the user, and nothing attempts to correct the issue automatically. This tier exists to determine whether the problem is frequent or impactful enough to justify further action.</w:t>
      </w:r>
    </w:p>
    <w:p w14:paraId="7A48DD2F" w14:textId="77777777" w:rsidR="00531232" w:rsidRPr="00531232" w:rsidRDefault="00531232" w:rsidP="00531232">
      <w:r>
        <w:t>If the error is rare and the impact is low, the business may decide that logging alone is sufficient. Choosing not to build additional controls is a success, not a failure.</w:t>
      </w:r>
    </w:p>
    <w:p w14:paraId="585A5CE4" w14:textId="77777777" w:rsidR="00531232" w:rsidRPr="00531232" w:rsidRDefault="00531232" w:rsidP="00531232">
      <w:r>
        <w:t>The next tier introduces user notification. Instead of failing silently, the system informs the user that an error has occurred and provides guidance on what to do next. The goal is to reduce confusion while making the failure explicit.</w:t>
      </w:r>
    </w:p>
    <w:p w14:paraId="1DAA8ABF" w14:textId="050323B2" w:rsidR="00531232" w:rsidRPr="00531232" w:rsidRDefault="00531232" w:rsidP="00531232">
      <w:r>
        <w:t xml:space="preserve">If the impact is greater, teams may introduce automatic retries. The system attempts to recover on its own, and the user may never see </w:t>
      </w:r>
      <w:ins w:id="549" w:author="Joel Karr" w:date="2026-03-05T20:45:00Z" w16du:dateUtc="2026-03-06T02:45:00Z">
        <w:r w:rsidR="00BD53A7">
          <w:t>the</w:t>
        </w:r>
      </w:ins>
      <w:del w:id="550" w:author="Joel Karr" w:date="2026-03-05T20:45:00Z" w16du:dateUtc="2026-03-06T02:45:00Z">
        <w:r w:rsidDel="00BD53A7">
          <w:delText>eh</w:delText>
        </w:r>
      </w:del>
      <w:r>
        <w:t xml:space="preserve"> failure at all. This approach adds complexity, but when used intentionally it can meaningfully improve experience.</w:t>
      </w:r>
    </w:p>
    <w:p w14:paraId="329974CA" w14:textId="77777777" w:rsidR="00531232" w:rsidRPr="00531232" w:rsidRDefault="00531232" w:rsidP="00531232">
      <w:r>
        <w:t>The highest tier introduces fallback behavior. When the primary path fails, the system takes an alternate route, such as using a backup service or returning cached data. This approach delivers the most resilience and carries the highest cost, including long-term maintenance and recovery work.</w:t>
      </w:r>
    </w:p>
    <w:p w14:paraId="44223416" w14:textId="77777777" w:rsidR="00531232" w:rsidRPr="00531232" w:rsidRDefault="00531232" w:rsidP="00531232">
      <w:r>
        <w:t>None of these approaches are universally correct.</w:t>
      </w:r>
    </w:p>
    <w:p w14:paraId="6153DBB6" w14:textId="1FCB974B" w:rsidR="00531232" w:rsidRPr="00531232" w:rsidRDefault="00531232" w:rsidP="00531232">
      <w:r>
        <w:t>Problems arise when teams default to the highest tier without discussing whether the added cost matches the business value. When responses are agreed upon in advance, teams reduce fear, avoid blame-driven decisions, and revisit tradeoffs intentionally as conditions change.</w:t>
      </w:r>
    </w:p>
    <w:p w14:paraId="6920CAD4" w14:textId="77777777" w:rsidR="00531232" w:rsidRPr="00531232" w:rsidRDefault="00531232" w:rsidP="00531232">
      <w:pPr>
        <w:pStyle w:val="Heading3"/>
      </w:pPr>
      <w:bookmarkStart w:id="551" w:name="_Toc224480590"/>
      <w:r>
        <w:t>Absorbing Risk Together</w:t>
      </w:r>
      <w:bookmarkEnd w:id="551"/>
    </w:p>
    <w:p w14:paraId="2A120E91" w14:textId="6077E75E" w:rsidR="00531232" w:rsidRPr="00531232" w:rsidRDefault="00531232" w:rsidP="00531232">
      <w:r>
        <w:t>You can never remove risk entirely. But you can decide, together, how it should be absorbed.</w:t>
      </w:r>
    </w:p>
    <w:p w14:paraId="11C5AB91" w14:textId="77777777" w:rsidR="00531232" w:rsidRPr="00531232" w:rsidRDefault="00531232" w:rsidP="00531232">
      <w:commentRangeStart w:id="552"/>
      <w:r>
        <w:lastRenderedPageBreak/>
        <w:t>That ticket app at Wrigley Field?</w:t>
      </w:r>
      <w:commentRangeEnd w:id="552"/>
      <w:r>
        <w:rPr>
          <w:rStyle w:val="CommentReference"/>
          <w:sz w:val="24"/>
          <w:szCs w:val="24"/>
        </w:rPr>
        <w:commentReference w:id="552"/>
      </w:r>
      <w:r>
        <w:t xml:space="preserve"> It failed in the moment I needed it most. And yet I got into the game. The attendant knew what to do. The system recovered after a few seconds. My minor panic was exactly that—minor.</w:t>
      </w:r>
    </w:p>
    <w:p w14:paraId="675399D0" w14:textId="77777777" w:rsidR="00531232" w:rsidRPr="00531232" w:rsidRDefault="00531232" w:rsidP="00531232">
      <w:r>
        <w:t xml:space="preserve">Somewhere, an engineering team </w:t>
      </w:r>
      <w:proofErr w:type="gramStart"/>
      <w:r>
        <w:t>made a decision</w:t>
      </w:r>
      <w:proofErr w:type="gramEnd"/>
      <w:r>
        <w:t xml:space="preserve"> about how much reliability was enough. They could have built redundant systems, offline </w:t>
      </w:r>
      <w:proofErr w:type="gramStart"/>
      <w:r>
        <w:t>caching</w:t>
      </w:r>
      <w:proofErr w:type="gramEnd"/>
      <w:r>
        <w:t>, predictive preloading. Maybe they did build some of those things. But at some point, they decided that an occasional slow load was acceptable. That the cost of preventing every failure wasn't worth what it would take.</w:t>
      </w:r>
    </w:p>
    <w:p w14:paraId="0D40ACFD" w14:textId="77777777" w:rsidR="00531232" w:rsidRPr="00531232" w:rsidRDefault="00531232" w:rsidP="00531232">
      <w:r>
        <w:t>They were right.</w:t>
      </w:r>
    </w:p>
    <w:p w14:paraId="05391305" w14:textId="341CD1EC" w:rsidR="00531232" w:rsidRPr="00531232" w:rsidRDefault="00523305" w:rsidP="00531232">
      <w:r>
        <w:t xml:space="preserve">And that </w:t>
      </w:r>
      <w:del w:id="553" w:author="Joel Karr" w:date="2026-03-05T20:46:00Z" w16du:dateUtc="2026-03-06T02:46:00Z">
        <w:r w:rsidDel="000614F5">
          <w:delText xml:space="preserve">“legendary” </w:delText>
        </w:r>
      </w:del>
      <w:r>
        <w:t>team that I watched over-engineer every edge case? They eventually shipped. But by then, the business had moved on to other priorities. The feature that was supposed to be a win became a case study in misaligned effort.</w:t>
      </w:r>
    </w:p>
    <w:p w14:paraId="799B67A0" w14:textId="77777777" w:rsidR="00531232" w:rsidRPr="00531232" w:rsidRDefault="00531232" w:rsidP="00531232">
      <w:r>
        <w:t>Good enough isn't a compromise. It's a decision. The skill is knowing which failures to prevent, which ones to absorb, and which ones to simply make visible.</w:t>
      </w:r>
    </w:p>
    <w:p w14:paraId="59E369E6" w14:textId="77777777" w:rsidR="00531232" w:rsidRPr="00531232" w:rsidRDefault="00531232" w:rsidP="00531232">
      <w:r>
        <w:t>The next time you're tempted to handle every edge case, ask yourself: what's the cost of not handling it? If the answer is "minor inconvenience," you might already be done.</w:t>
      </w:r>
    </w:p>
    <w:p w14:paraId="3D5D5A79" w14:textId="7E218ECB" w:rsidR="004940D4" w:rsidRDefault="000B6764" w:rsidP="00FA36F3">
      <w:pPr>
        <w:pStyle w:val="Heading2"/>
      </w:pPr>
      <w:r>
        <w:br w:type="page"/>
      </w:r>
      <w:bookmarkStart w:id="554" w:name="_Toc224480591"/>
      <w:commentRangeStart w:id="555"/>
      <w:del w:id="556" w:author="Joel Karr" w:date="2026-03-05T20:43:00Z" w16du:dateUtc="2026-03-06T02:43:00Z">
        <w:r w:rsidR="004940D4" w:rsidDel="0082229E">
          <w:lastRenderedPageBreak/>
          <w:delText>Nine</w:delText>
        </w:r>
      </w:del>
      <w:ins w:id="557" w:author="Joel Karr" w:date="2026-03-05T20:44:00Z" w16du:dateUtc="2026-03-06T02:44:00Z">
        <w:r w:rsidR="0082229E">
          <w:t>E</w:t>
        </w:r>
      </w:ins>
      <w:ins w:id="558" w:author="Joel Karr" w:date="2026-03-05T20:43:00Z" w16du:dateUtc="2026-03-06T02:43:00Z">
        <w:r w:rsidR="0082229E">
          <w:t>ight</w:t>
        </w:r>
      </w:ins>
      <w:bookmarkEnd w:id="554"/>
    </w:p>
    <w:p w14:paraId="051C3F5B" w14:textId="174E9957" w:rsidR="000610A5" w:rsidRDefault="00C00A80" w:rsidP="00FA36F3">
      <w:pPr>
        <w:pStyle w:val="Heading2"/>
      </w:pPr>
      <w:bookmarkStart w:id="559" w:name="_Toc224480592"/>
      <w:commentRangeStart w:id="560"/>
      <w:r>
        <w:t>The Illusion of Alignment</w:t>
      </w:r>
      <w:commentRangeEnd w:id="555"/>
      <w:r>
        <w:rPr>
          <w:rStyle w:val="CommentReference"/>
          <w:sz w:val="32"/>
          <w:szCs w:val="32"/>
        </w:rPr>
        <w:commentReference w:id="555"/>
      </w:r>
      <w:commentRangeEnd w:id="560"/>
      <w:r>
        <w:rPr>
          <w:rStyle w:val="CommentReference"/>
          <w:sz w:val="32"/>
          <w:szCs w:val="32"/>
        </w:rPr>
        <w:commentReference w:id="560"/>
      </w:r>
      <w:bookmarkEnd w:id="559"/>
    </w:p>
    <w:p w14:paraId="47F52270" w14:textId="77777777" w:rsidR="00774BA9" w:rsidRPr="00774BA9" w:rsidRDefault="00774BA9" w:rsidP="00774BA9">
      <w:commentRangeStart w:id="561"/>
      <w:r>
        <w:t xml:space="preserve">Each day I would begin by walking up seven flights of stairs in the historic </w:t>
      </w:r>
      <w:commentRangeStart w:id="562"/>
      <w:r>
        <w:t xml:space="preserve">Rookery </w:t>
      </w:r>
      <w:commentRangeEnd w:id="562"/>
      <w:r>
        <w:rPr>
          <w:rStyle w:val="CommentReference"/>
          <w:sz w:val="24"/>
          <w:szCs w:val="24"/>
        </w:rPr>
        <w:commentReference w:id="562"/>
      </w:r>
      <w:r>
        <w:t xml:space="preserve">building in downtown Chicago. The staircase was an artistic masterpiece. From the top, the spiral resembled a seashell with </w:t>
      </w:r>
      <w:proofErr w:type="gramStart"/>
      <w:r>
        <w:t>the marble</w:t>
      </w:r>
      <w:proofErr w:type="gramEnd"/>
      <w:r>
        <w:t xml:space="preserve"> steps forming concentric circular patterns.</w:t>
      </w:r>
      <w:commentRangeEnd w:id="561"/>
      <w:r>
        <w:rPr>
          <w:rStyle w:val="CommentReference"/>
          <w:sz w:val="24"/>
          <w:szCs w:val="24"/>
        </w:rPr>
        <w:commentReference w:id="561"/>
      </w:r>
    </w:p>
    <w:p w14:paraId="22370EE3" w14:textId="5B0CCA0D" w:rsidR="00774BA9" w:rsidRDefault="001215AC" w:rsidP="00774BA9">
      <w:pPr>
        <w:rPr>
          <w:ins w:id="563" w:author="Joel Karr" w:date="2026-03-06T17:52:00Z" w16du:dateUtc="2026-03-06T23:52:00Z"/>
        </w:rPr>
      </w:pPr>
      <w:ins w:id="564" w:author="Joel Karr" w:date="2026-03-15T17:45:00Z">
        <w:r w:rsidRPr="001215AC">
          <w:t xml:space="preserve">Six years after the cloud room, I was an SVP of Engineering </w:t>
        </w:r>
      </w:ins>
      <w:ins w:id="565" w:author="Joel Karr" w:date="2026-03-15T17:45:00Z" w16du:dateUtc="2026-03-15T22:45:00Z">
        <w:r>
          <w:t xml:space="preserve">at </w:t>
        </w:r>
      </w:ins>
      <w:ins w:id="566" w:author="Joel Karr" w:date="2026-03-06T17:47:00Z" w16du:dateUtc="2026-03-06T23:47:00Z">
        <w:r w:rsidR="00C437A7">
          <w:t xml:space="preserve">Donnelley Financial Solutions, a large publicly traded company that had recently spun off from RR Donnelley. </w:t>
        </w:r>
      </w:ins>
      <w:ins w:id="567" w:author="Joel Karr" w:date="2026-03-06T18:15:00Z" w16du:dateUtc="2026-03-07T00:15:00Z">
        <w:r w:rsidR="0065388C">
          <w:t xml:space="preserve"> </w:t>
        </w:r>
      </w:ins>
      <w:ins w:id="568" w:author="Joel Karr" w:date="2026-03-06T18:15:00Z">
        <w:r w:rsidR="0065388C" w:rsidRPr="0065388C">
          <w:t xml:space="preserve">Richie </w:t>
        </w:r>
        <w:proofErr w:type="gramStart"/>
        <w:r w:rsidR="0065388C" w:rsidRPr="0065388C">
          <w:t>had come</w:t>
        </w:r>
        <w:proofErr w:type="gramEnd"/>
        <w:r w:rsidR="0065388C" w:rsidRPr="0065388C">
          <w:t xml:space="preserve"> with me as director of engineering. </w:t>
        </w:r>
      </w:ins>
      <w:moveFromRangeStart w:id="569" w:author="Joel Karr" w:date="2026-03-06T17:50:00Z" w:name="move223711870"/>
      <w:moveFrom w:id="570" w:author="Joel Karr" w:date="2026-03-06T17:50:00Z" w16du:dateUtc="2026-03-06T23:50:00Z">
        <w:r w:rsidR="00774BA9" w:rsidDel="00643097">
          <w:t xml:space="preserve">Although the building had been modernized with an elevator, the journey up the stairs gave me time to reflect on the challenge of the day. </w:t>
        </w:r>
      </w:moveFrom>
      <w:moveFromRangeEnd w:id="569"/>
      <w:ins w:id="571" w:author="Joel Karr" w:date="2026-03-06T17:51:00Z" w16du:dateUtc="2026-03-06T23:51:00Z">
        <w:r w:rsidR="00FF3730">
          <w:t xml:space="preserve">We had large </w:t>
        </w:r>
      </w:ins>
      <w:ins w:id="572" w:author="Joel Karr" w:date="2026-03-06T17:52:00Z" w16du:dateUtc="2026-03-06T23:52:00Z">
        <w:r w:rsidR="00FF3730">
          <w:t xml:space="preserve">applications that supported transforming data into complicated SEC filing forms. </w:t>
        </w:r>
      </w:ins>
      <w:commentRangeStart w:id="573"/>
      <w:commentRangeStart w:id="574"/>
      <w:r w:rsidR="00774BA9">
        <w:t xml:space="preserve">Our system </w:t>
      </w:r>
      <w:commentRangeEnd w:id="573"/>
      <w:r w:rsidR="00774BA9">
        <w:rPr>
          <w:rStyle w:val="CommentReference"/>
          <w:sz w:val="24"/>
          <w:szCs w:val="24"/>
        </w:rPr>
        <w:commentReference w:id="573"/>
      </w:r>
      <w:r w:rsidR="00774BA9">
        <w:t>had grown so complex that different software engineering teams would build something only to find out weeks later that it didn't align with where they needed to integrate with another team.</w:t>
      </w:r>
      <w:commentRangeEnd w:id="574"/>
      <w:r w:rsidR="00774BA9">
        <w:rPr>
          <w:rStyle w:val="CommentReference"/>
          <w:sz w:val="24"/>
          <w:szCs w:val="24"/>
        </w:rPr>
        <w:commentReference w:id="574"/>
      </w:r>
    </w:p>
    <w:p w14:paraId="6AA2EEB0" w14:textId="6FC4FD83" w:rsidR="00D26BC8" w:rsidRPr="00774BA9" w:rsidRDefault="006823D7" w:rsidP="00774BA9">
      <w:ins w:id="575" w:author="Joel Karr" w:date="2026-03-06T18:04:00Z">
        <w:r w:rsidRPr="006823D7">
          <w:t xml:space="preserve">To try to combat the misalignment, </w:t>
        </w:r>
      </w:ins>
      <w:ins w:id="576" w:author="Joel Karr" w:date="2026-03-06T18:15:00Z" w16du:dateUtc="2026-03-07T00:15:00Z">
        <w:r w:rsidR="0065388C">
          <w:t>Richie</w:t>
        </w:r>
      </w:ins>
      <w:ins w:id="577" w:author="Joel Karr" w:date="2026-03-06T18:04:00Z">
        <w:r w:rsidRPr="006823D7">
          <w:t xml:space="preserve"> started having team leaders meet every day to discuss what they were working on. The conversations always started well. Everyone seemed to be talking about the same thing. Then one piece of information wouldn't align, and the more they talked, the more confused everyone got.</w:t>
        </w:r>
      </w:ins>
    </w:p>
    <w:p w14:paraId="3542D908" w14:textId="788972A9" w:rsidR="00774BA9" w:rsidRPr="00774BA9" w:rsidRDefault="00643097" w:rsidP="00774BA9">
      <w:moveToRangeStart w:id="578" w:author="Joel Karr" w:date="2026-03-06T17:50:00Z" w:name="move223711870"/>
      <w:moveTo w:id="579" w:author="Joel Karr" w:date="2026-03-06T17:50:00Z" w16du:dateUtc="2026-03-06T23:50:00Z">
        <w:r>
          <w:t xml:space="preserve">Although the building had been modernized with an elevator, the journey up the stairs gave me time to reflect on the challenge of the day. </w:t>
        </w:r>
      </w:moveTo>
      <w:moveToRangeEnd w:id="578"/>
      <w:r w:rsidR="00774BA9">
        <w:t xml:space="preserve">Three days in a row, I made the climb up the stairs and immediately went to a large whiteboard in the center of the office to draw the entire system architecture diagram in a way that everyone could understand. The next day, realizing it was still too confusing, I would erase everything and start again. I tried </w:t>
      </w:r>
      <w:del w:id="580" w:author="Joel Karr" w:date="2026-03-06T18:18:00Z" w16du:dateUtc="2026-03-07T00:18:00Z">
        <w:r w:rsidR="00774BA9" w:rsidDel="00F04E1A">
          <w:delText xml:space="preserve">drawing </w:delText>
        </w:r>
      </w:del>
      <w:ins w:id="581" w:author="Joel Karr" w:date="2026-03-06T18:18:00Z" w16du:dateUtc="2026-03-07T00:18:00Z">
        <w:r w:rsidR="00F04E1A">
          <w:t>grouping the components</w:t>
        </w:r>
      </w:ins>
      <w:del w:id="582" w:author="Joel Karr" w:date="2026-03-06T18:18:00Z" w16du:dateUtc="2026-03-07T00:18:00Z">
        <w:r w:rsidR="00774BA9" w:rsidDel="00F04E1A">
          <w:delText>it with</w:delText>
        </w:r>
      </w:del>
      <w:ins w:id="583" w:author="Joel Karr" w:date="2026-03-06T18:19:00Z" w16du:dateUtc="2026-03-07T00:19:00Z">
        <w:r w:rsidR="00F04E1A">
          <w:t xml:space="preserve"> </w:t>
        </w:r>
      </w:ins>
      <w:ins w:id="584" w:author="Joel Karr" w:date="2026-03-06T18:18:00Z" w16du:dateUtc="2026-03-07T00:18:00Z">
        <w:r w:rsidR="00F04E1A">
          <w:t>by</w:t>
        </w:r>
      </w:ins>
      <w:r w:rsidR="00774BA9">
        <w:t xml:space="preserve"> vertical layers. I tried </w:t>
      </w:r>
      <w:del w:id="585" w:author="Joel Karr" w:date="2026-03-06T18:19:00Z" w16du:dateUtc="2026-03-07T00:19:00Z">
        <w:r w:rsidR="00774BA9" w:rsidDel="00F04E1A">
          <w:delText xml:space="preserve">drawing </w:delText>
        </w:r>
      </w:del>
      <w:ins w:id="586" w:author="Joel Karr" w:date="2026-03-06T18:19:00Z" w16du:dateUtc="2026-03-07T00:19:00Z">
        <w:r w:rsidR="00F04E1A">
          <w:t xml:space="preserve">grouping </w:t>
        </w:r>
      </w:ins>
      <w:del w:id="587" w:author="Joel Karr" w:date="2026-03-06T18:19:00Z" w16du:dateUtc="2026-03-07T00:19:00Z">
        <w:r w:rsidR="00774BA9" w:rsidDel="00F04E1A">
          <w:delText xml:space="preserve">it </w:delText>
        </w:r>
      </w:del>
      <w:ins w:id="588" w:author="Joel Karr" w:date="2026-03-06T18:19:00Z" w16du:dateUtc="2026-03-07T00:19:00Z">
        <w:r w:rsidR="00F04E1A">
          <w:t xml:space="preserve">them </w:t>
        </w:r>
      </w:ins>
      <w:r w:rsidR="00774BA9">
        <w:t>in logical domains. Each time I would show it to the teams, and they would nod in agreement, saying it made sense.</w:t>
      </w:r>
    </w:p>
    <w:p w14:paraId="608CD515" w14:textId="249E0E1D" w:rsidR="00774BA9" w:rsidRPr="00774BA9" w:rsidRDefault="00774BA9" w:rsidP="00774BA9">
      <w:r>
        <w:t xml:space="preserve">Despite repeated walkthroughs, alignment </w:t>
      </w:r>
      <w:del w:id="589" w:author="Joel Karr" w:date="2026-03-06T18:16:00Z" w16du:dateUtc="2026-03-07T00:16:00Z">
        <w:r w:rsidDel="00FE0D42">
          <w:delText xml:space="preserve">with the teams </w:delText>
        </w:r>
      </w:del>
      <w:r>
        <w:t xml:space="preserve">never lasted. Whenever </w:t>
      </w:r>
      <w:del w:id="590" w:author="Joel Karr" w:date="2026-03-06T18:16:00Z" w16du:dateUtc="2026-03-07T00:16:00Z">
        <w:r w:rsidDel="00FE0D42">
          <w:delText xml:space="preserve">the </w:delText>
        </w:r>
      </w:del>
      <w:r>
        <w:t>conversations expanded across teams, it became apparent that no one could keep the entire system straight</w:t>
      </w:r>
      <w:ins w:id="591" w:author="Joel Karr" w:date="2026-03-06T18:16:00Z" w16du:dateUtc="2026-03-07T00:16:00Z">
        <w:r w:rsidR="00FE0D42">
          <w:t xml:space="preserve"> o</w:t>
        </w:r>
      </w:ins>
      <w:ins w:id="592" w:author="Joel Karr" w:date="2026-03-06T18:17:00Z" w16du:dateUtc="2026-03-07T00:17:00Z">
        <w:r w:rsidR="00FE0D42">
          <w:t>nce they left the whiteboard</w:t>
        </w:r>
      </w:ins>
      <w:del w:id="593" w:author="Joel Karr" w:date="2026-03-06T18:16:00Z" w16du:dateUtc="2026-03-07T00:16:00Z">
        <w:r w:rsidDel="00FE0D42">
          <w:delText>.</w:delText>
        </w:r>
      </w:del>
    </w:p>
    <w:p w14:paraId="15D763EB" w14:textId="77777777" w:rsidR="00774BA9" w:rsidRPr="00774BA9" w:rsidRDefault="00774BA9" w:rsidP="00774BA9">
      <w:r>
        <w:t>On the fourth day, something unexpected happened. I started drawing out the diagram as I had done the previous days, but about halfway through, the blue marker I was using started to run dry. I finished the section I was on and switched to a red marker. There was no higher-level meaning behind the colors. It was just when I happened to need a new marker.</w:t>
      </w:r>
    </w:p>
    <w:p w14:paraId="0320E752" w14:textId="77777777" w:rsidR="00774BA9" w:rsidRPr="00774BA9" w:rsidRDefault="00774BA9" w:rsidP="00774BA9">
      <w:r>
        <w:t>When I walked the teams through the diagram again, the conversation shifted. People started anchoring their comments to colors.</w:t>
      </w:r>
    </w:p>
    <w:p w14:paraId="2056EA11" w14:textId="6F6A83AB" w:rsidR="00774BA9" w:rsidRDefault="00774BA9" w:rsidP="00774BA9">
      <w:r>
        <w:lastRenderedPageBreak/>
        <w:t xml:space="preserve">"I'm working on the API in the red section that will eventually integrate with the core audit API in the blue section," said one engineer. </w:t>
      </w:r>
    </w:p>
    <w:p w14:paraId="48F4202C" w14:textId="77777777" w:rsidR="00E01AE2" w:rsidRPr="00E01AE2" w:rsidRDefault="00E01AE2" w:rsidP="00E01AE2">
      <w:pPr>
        <w:rPr>
          <w:ins w:id="594" w:author="Joel Karr" w:date="2026-03-06T18:37:00Z"/>
        </w:rPr>
      </w:pPr>
      <w:ins w:id="595" w:author="Joel Karr" w:date="2026-03-06T18:37:00Z">
        <w:r w:rsidRPr="00E01AE2">
          <w:t xml:space="preserve">Suddenly people were </w:t>
        </w:r>
        <w:proofErr w:type="gramStart"/>
        <w:r w:rsidRPr="00E01AE2">
          <w:t>actually able</w:t>
        </w:r>
        <w:proofErr w:type="gramEnd"/>
        <w:r w:rsidRPr="00E01AE2">
          <w:t xml:space="preserve"> to follow what was on </w:t>
        </w:r>
        <w:proofErr w:type="gramStart"/>
        <w:r w:rsidRPr="00E01AE2">
          <w:t>the board</w:t>
        </w:r>
        <w:proofErr w:type="gramEnd"/>
        <w:r w:rsidRPr="00E01AE2">
          <w:t>. For days I'd been grouping the sixty components into areas, always ending up with ten to fifteen groups. That was still too many for anyone to keep straight. When the marker ran dry and I switched colors, I accidentally added another layer of grouping on top of the work I'd already done. Now there were two color groups at the top level, each with five to seven components inside. At every level, the number was small enough for a human brain to hold.</w:t>
        </w:r>
      </w:ins>
    </w:p>
    <w:p w14:paraId="58830BC1" w14:textId="5CB5E546" w:rsidR="00E01AE2" w:rsidRPr="00E01AE2" w:rsidRDefault="00E01AE2" w:rsidP="00E01AE2">
      <w:pPr>
        <w:rPr>
          <w:ins w:id="596" w:author="Joel Karr" w:date="2026-03-06T18:37:00Z"/>
        </w:rPr>
      </w:pPr>
      <w:ins w:id="597" w:author="Joel Karr" w:date="2026-03-06T18:37:00Z">
        <w:r w:rsidRPr="00E01AE2">
          <w:t xml:space="preserve">Nothing about the architecture had changed. The only difference was that I'd stumbled into a hierarchy where no single view overwhelmed people. The system that nobody could follow for three days </w:t>
        </w:r>
      </w:ins>
      <w:ins w:id="598" w:author="Joel Karr" w:date="2026-03-06T18:38:00Z" w16du:dateUtc="2026-03-07T00:38:00Z">
        <w:r>
          <w:t>became</w:t>
        </w:r>
      </w:ins>
      <w:ins w:id="599" w:author="Joel Karr" w:date="2026-03-06T18:37:00Z">
        <w:r w:rsidRPr="00E01AE2">
          <w:t xml:space="preserve"> easy to discuss across teams.</w:t>
        </w:r>
      </w:ins>
    </w:p>
    <w:p w14:paraId="415E4746" w14:textId="2941520A" w:rsidR="00774BA9" w:rsidRPr="00774BA9" w:rsidDel="00E01AE2" w:rsidRDefault="004F68B1" w:rsidP="004F68B1">
      <w:pPr>
        <w:rPr>
          <w:del w:id="600" w:author="Joel Karr" w:date="2026-03-06T18:37:00Z" w16du:dateUtc="2026-03-07T00:37:00Z"/>
        </w:rPr>
      </w:pPr>
      <w:del w:id="601" w:author="Joel Karr" w:date="2026-03-06T18:37:00Z" w16du:dateUtc="2026-03-07T00:37:00Z">
        <w:r w:rsidDel="00E01AE2">
          <w:delText>Suddenly I could see that people were actually able to follow what I was putting on the board. For days now, I’d</w:delText>
        </w:r>
        <w:r w:rsidR="00774BA9" w:rsidDel="00E01AE2">
          <w:delText xml:space="preserve"> been grouping the sixty original components into areas, always ending up with ten to fifteen groups.</w:delText>
        </w:r>
      </w:del>
      <w:del w:id="602" w:author="Joel Karr" w:date="2026-03-06T18:21:00Z" w16du:dateUtc="2026-03-07T00:21:00Z">
        <w:r w:rsidR="00774BA9" w:rsidDel="002F51C3">
          <w:delText xml:space="preserve"> That’s a lot for a white board</w:delText>
        </w:r>
      </w:del>
      <w:del w:id="603" w:author="Joel Karr" w:date="2026-03-06T18:37:00Z" w16du:dateUtc="2026-03-07T00:37:00Z">
        <w:r w:rsidR="00774BA9" w:rsidDel="00E01AE2">
          <w:delText xml:space="preserve">. There were far too many groups for anyone to keep straight in their head. By introducing the different colors, it became a much more manageable system: two color groups, each with five to seven </w:delText>
        </w:r>
      </w:del>
      <w:del w:id="604" w:author="Joel Karr" w:date="2026-03-06T18:21:00Z" w16du:dateUtc="2026-03-07T00:21:00Z">
        <w:r w:rsidR="00774BA9" w:rsidDel="00FF52D4">
          <w:delText>components</w:delText>
        </w:r>
      </w:del>
      <w:del w:id="605" w:author="Joel Karr" w:date="2026-03-06T18:37:00Z" w16du:dateUtc="2026-03-07T00:37:00Z">
        <w:r w:rsidR="00774BA9" w:rsidDel="00E01AE2">
          <w:delText>.</w:delText>
        </w:r>
      </w:del>
    </w:p>
    <w:p w14:paraId="58E122A4" w14:textId="3947317A" w:rsidR="00774BA9" w:rsidRPr="00774BA9" w:rsidDel="00E01AE2" w:rsidRDefault="004F68B1" w:rsidP="00774BA9">
      <w:pPr>
        <w:rPr>
          <w:del w:id="606" w:author="Joel Karr" w:date="2026-03-06T18:37:00Z" w16du:dateUtc="2026-03-07T00:37:00Z"/>
        </w:rPr>
      </w:pPr>
      <w:del w:id="607" w:author="Joel Karr" w:date="2026-03-06T18:37:00Z" w16du:dateUtc="2026-03-07T00:37:00Z">
        <w:r w:rsidDel="00E01AE2">
          <w:delText>I’d accidentally divided our system into two digestible arcs. The system was now easily discussed across teams.</w:delText>
        </w:r>
      </w:del>
    </w:p>
    <w:p w14:paraId="4FFAE217" w14:textId="4E590A7C" w:rsidR="00774BA9" w:rsidRPr="00774BA9" w:rsidDel="00E01AE2" w:rsidRDefault="00774BA9" w:rsidP="00774BA9">
      <w:pPr>
        <w:rPr>
          <w:del w:id="608" w:author="Joel Karr" w:date="2026-03-06T18:37:00Z" w16du:dateUtc="2026-03-07T00:37:00Z"/>
        </w:rPr>
      </w:pPr>
      <w:del w:id="609" w:author="Joel Karr" w:date="2026-03-06T18:37:00Z" w16du:dateUtc="2026-03-07T00:37:00Z">
        <w:r w:rsidDel="00E01AE2">
          <w:delText>Nothing about the architecture had changed. The only difference was that the complexity had been grouped into buckets that allowed people to focus on specific sections at a time</w:delText>
        </w:r>
      </w:del>
      <w:del w:id="610" w:author="Joel Karr" w:date="2026-03-06T18:22:00Z" w16du:dateUtc="2026-03-07T00:22:00Z">
        <w:r w:rsidDel="0097656F">
          <w:delText>—sections that by themselves were not overwhelming</w:delText>
        </w:r>
      </w:del>
      <w:del w:id="611" w:author="Joel Karr" w:date="2026-03-06T18:37:00Z" w16du:dateUtc="2026-03-07T00:37:00Z">
        <w:r w:rsidDel="00E01AE2">
          <w:delText>.</w:delText>
        </w:r>
      </w:del>
    </w:p>
    <w:p w14:paraId="66C07780" w14:textId="0ABC6478" w:rsidR="00774BA9" w:rsidRPr="00774BA9" w:rsidRDefault="00774BA9" w:rsidP="00774BA9"/>
    <w:p w14:paraId="00B55FF7" w14:textId="77777777" w:rsidR="00774BA9" w:rsidRPr="00774BA9" w:rsidRDefault="00774BA9" w:rsidP="00774BA9">
      <w:pPr>
        <w:pStyle w:val="Heading3"/>
      </w:pPr>
      <w:bookmarkStart w:id="612" w:name="_Toc224480593"/>
      <w:commentRangeStart w:id="613"/>
      <w:r>
        <w:t>How Complexity Disrupts Understanding</w:t>
      </w:r>
      <w:commentRangeEnd w:id="613"/>
      <w:r>
        <w:rPr>
          <w:rStyle w:val="CommentReference"/>
          <w:sz w:val="28"/>
          <w:szCs w:val="28"/>
        </w:rPr>
        <w:commentReference w:id="613"/>
      </w:r>
      <w:bookmarkEnd w:id="612"/>
    </w:p>
    <w:p w14:paraId="492F40E0" w14:textId="77777777" w:rsidR="00774BA9" w:rsidRPr="00774BA9" w:rsidRDefault="00774BA9" w:rsidP="00774BA9">
      <w:r>
        <w:t>As the project continued, it became clear that effort and experience were not the limiting factors. The teams were engaged, capable, and invested in the outcome. What constrained progress had more to do with how people process information when systems expand in size.</w:t>
      </w:r>
    </w:p>
    <w:p w14:paraId="34D8A96B" w14:textId="77777777" w:rsidR="00774BA9" w:rsidRPr="00774BA9" w:rsidRDefault="00774BA9" w:rsidP="00774BA9">
      <w:r>
        <w:t>The challenge is not unique to software engineering. It sits at the center of how humans process information.</w:t>
      </w:r>
    </w:p>
    <w:p w14:paraId="76E83D38" w14:textId="2E806A2C" w:rsidR="00774BA9" w:rsidRPr="00774BA9" w:rsidRDefault="00774BA9" w:rsidP="00774BA9">
      <w:r>
        <w:t xml:space="preserve">In the mid-1950s, psychologist </w:t>
      </w:r>
      <w:del w:id="614" w:author="Joel Karr" w:date="2026-03-06T17:11:00Z" w16du:dateUtc="2026-03-06T23:11:00Z">
        <w:r w:rsidDel="00A13B2E">
          <w:delText>illerA</w:delText>
        </w:r>
      </w:del>
      <w:ins w:id="615" w:author="Joel Karr" w:date="2026-03-06T17:11:00Z" w16du:dateUtc="2026-03-06T23:11:00Z">
        <w:r w:rsidR="00A13B2E">
          <w:t>George A</w:t>
        </w:r>
      </w:ins>
      <w:r>
        <w:t xml:space="preserve">. Miller was working at Harvard University, studying perception, communication, and human performance. His work spanned linguistics, information theory, and psychology, but he kept encountering the same pattern </w:t>
      </w:r>
      <w:r>
        <w:lastRenderedPageBreak/>
        <w:t>across experiments. Whether people were asked to remember tones, numbers, letters, or visual patterns, performance dropped sharply once the amount of information crossed a surprisingly small threshold.</w:t>
      </w:r>
    </w:p>
    <w:p w14:paraId="468174E5" w14:textId="77777777" w:rsidR="00774BA9" w:rsidRPr="00774BA9" w:rsidRDefault="00774BA9" w:rsidP="00774BA9">
      <w:r>
        <w:t xml:space="preserve">In 1956, Miller published a paper that would become one of the most cited works in cognitive psychology: "The Magical Number Seven, Plus or Minus Two." His finding was not that people were careless or inattentive, but that working memory itself has a structural limit. Most people can actively hold only about five to nine independent items in mind at one time before errors increase and reasoning </w:t>
      </w:r>
      <w:proofErr w:type="gramStart"/>
      <w:r>
        <w:t>slows</w:t>
      </w:r>
      <w:proofErr w:type="gramEnd"/>
      <w:r>
        <w:t>.</w:t>
      </w:r>
    </w:p>
    <w:p w14:paraId="6F6E503A" w14:textId="52A1BF88" w:rsidR="00774BA9" w:rsidRPr="00774BA9" w:rsidRDefault="00774BA9" w:rsidP="00774BA9">
      <w:r>
        <w:t>What made Miller's work particularly important was what he discovered next. Experience does not eliminate this limit. Experts are not holding more raw information in their heads. Instead, they become better at grouping related details into larger conceptual units, a process Miller referred to as “chunking.”</w:t>
      </w:r>
    </w:p>
    <w:p w14:paraId="3517508F" w14:textId="3E0E30DC" w:rsidR="004F7395" w:rsidRPr="00774BA9" w:rsidDel="001B5B5F" w:rsidRDefault="00774BA9" w:rsidP="00774BA9">
      <w:pPr>
        <w:rPr>
          <w:del w:id="616" w:author="Joel Karr" w:date="2026-03-06T19:21:00Z" w16du:dateUtc="2026-03-07T01:21:00Z"/>
        </w:rPr>
      </w:pPr>
      <w:r>
        <w:t xml:space="preserve">A chess grandmaster does not see thirty-two individual pieces on a board. They see openings, defensive structures, and tactical patterns. A musician does not remember every individual note. They remember phrases, progressions, and motifs. The amount of working memory has not increased. </w:t>
      </w:r>
      <w:commentRangeStart w:id="617"/>
      <w:r>
        <w:t>The shape of the information has changed</w:t>
      </w:r>
      <w:commentRangeEnd w:id="617"/>
      <w:r>
        <w:rPr>
          <w:rStyle w:val="CommentReference"/>
          <w:sz w:val="24"/>
          <w:szCs w:val="24"/>
        </w:rPr>
        <w:commentReference w:id="617"/>
      </w:r>
      <w:r>
        <w:t>.</w:t>
      </w:r>
      <w:ins w:id="618" w:author="Joel Karr" w:date="2026-03-06T19:21:00Z" w16du:dateUtc="2026-03-07T01:21:00Z">
        <w:r w:rsidR="001B5B5F">
          <w:t xml:space="preserve"> </w:t>
        </w:r>
      </w:ins>
    </w:p>
    <w:p w14:paraId="4728208E" w14:textId="77777777" w:rsidR="00774BA9" w:rsidRDefault="00774BA9" w:rsidP="00774BA9">
      <w:pPr>
        <w:rPr>
          <w:ins w:id="619" w:author="Joel Karr" w:date="2026-03-06T19:21:00Z" w16du:dateUtc="2026-03-07T01:21:00Z"/>
        </w:rPr>
      </w:pPr>
      <w:commentRangeStart w:id="620"/>
      <w:r>
        <w:t xml:space="preserve">As systems grow to exceed the limit, people intuitively compress information into mental shortcuts that allow them to keep moving. </w:t>
      </w:r>
      <w:commentRangeEnd w:id="620"/>
      <w:r>
        <w:rPr>
          <w:rStyle w:val="CommentReference"/>
          <w:sz w:val="24"/>
          <w:szCs w:val="24"/>
        </w:rPr>
        <w:commentReference w:id="620"/>
      </w:r>
      <w:r>
        <w:t>Those shortcuts are shaped by prior experience, domain familiarity, and the specific problems each person has been focused on solving.</w:t>
      </w:r>
    </w:p>
    <w:p w14:paraId="1939F979" w14:textId="1647EFBB" w:rsidR="001B5B5F" w:rsidRPr="00774BA9" w:rsidRDefault="001B5B5F" w:rsidP="00774BA9">
      <w:ins w:id="621" w:author="Joel Karr" w:date="2026-03-06T19:21:00Z" w16du:dateUtc="2026-03-07T01:21:00Z">
        <w:r w:rsidRPr="004F7395">
          <w:t xml:space="preserve">This is exactly what was happening at DFIN. I'd draw the system on the whiteboard, walk the teams through it, and everyone would nod. But a backend engineer was mentally grouping components by data flow. A frontend engineer was grouping them by user-facing features. A team </w:t>
        </w:r>
        <w:proofErr w:type="gramStart"/>
        <w:r w:rsidRPr="004F7395">
          <w:t>lead</w:t>
        </w:r>
        <w:proofErr w:type="gramEnd"/>
        <w:r w:rsidRPr="004F7395">
          <w:t xml:space="preserve"> was grouping them by who owned what. They were all looking at the same diagram and compressing it into different mental models. The nods were real. The alignment was not.</w:t>
        </w:r>
      </w:ins>
    </w:p>
    <w:p w14:paraId="6975C9D1" w14:textId="3893C20C" w:rsidR="00774BA9" w:rsidRPr="00774BA9" w:rsidRDefault="00774BA9" w:rsidP="00774BA9">
      <w:r>
        <w:t xml:space="preserve">The compression happens subconsciously. Two software engineers can listen to the same architectural discussion, </w:t>
      </w:r>
      <w:del w:id="622" w:author="Joel Karr" w:date="2026-03-06T19:32:00Z" w16du:dateUtc="2026-03-07T01:32:00Z">
        <w:r w:rsidDel="005E384B">
          <w:delText>nod in agreement</w:delText>
        </w:r>
      </w:del>
      <w:ins w:id="623" w:author="Joel Karr" w:date="2026-03-06T19:32:00Z" w16du:dateUtc="2026-03-07T01:32:00Z">
        <w:r w:rsidR="005E384B">
          <w:t xml:space="preserve">agree it makes </w:t>
        </w:r>
        <w:proofErr w:type="gramStart"/>
        <w:r w:rsidR="005E384B">
          <w:t>sense</w:t>
        </w:r>
      </w:ins>
      <w:r>
        <w:t>, and</w:t>
      </w:r>
      <w:proofErr w:type="gramEnd"/>
      <w:r>
        <w:t xml:space="preserve"> walk away with </w:t>
      </w:r>
      <w:del w:id="624" w:author="Joel Karr" w:date="2026-03-06T19:32:00Z" w16du:dateUtc="2026-03-07T01:32:00Z">
        <w:r w:rsidDel="005E384B">
          <w:delText xml:space="preserve">very </w:delText>
        </w:r>
      </w:del>
      <w:ins w:id="625" w:author="Joel Karr" w:date="2026-03-06T19:32:00Z" w16du:dateUtc="2026-03-07T01:32:00Z">
        <w:r w:rsidR="005E384B">
          <w:t xml:space="preserve">completely </w:t>
        </w:r>
      </w:ins>
      <w:r>
        <w:t xml:space="preserve">different internal representations of the system. Each </w:t>
      </w:r>
      <w:ins w:id="626" w:author="Joel Karr" w:date="2026-03-06T19:32:00Z" w16du:dateUtc="2026-03-07T01:32:00Z">
        <w:r w:rsidR="003D0698">
          <w:t xml:space="preserve">person </w:t>
        </w:r>
      </w:ins>
      <w:r>
        <w:t>believes alignment was achieved because they were able to create a mental model for themselves. But when they try to navigate their own model while talking to another person, it quickly devolves into confusion.</w:t>
      </w:r>
    </w:p>
    <w:p w14:paraId="66CC35C8" w14:textId="77777777" w:rsidR="00774BA9" w:rsidRPr="00774BA9" w:rsidRDefault="00774BA9" w:rsidP="00774BA9">
      <w:r>
        <w:t xml:space="preserve">From the outside, this looks like a communication failure. </w:t>
      </w:r>
      <w:proofErr w:type="gramStart"/>
      <w:r>
        <w:t>In reality, it's</w:t>
      </w:r>
      <w:proofErr w:type="gramEnd"/>
      <w:r>
        <w:t xml:space="preserve"> a cognitive one.</w:t>
      </w:r>
    </w:p>
    <w:p w14:paraId="43383836" w14:textId="77777777" w:rsidR="00774BA9" w:rsidRPr="00774BA9" w:rsidRDefault="00774BA9" w:rsidP="00774BA9">
      <w:r>
        <w:t xml:space="preserve">The person fully understands the words being communicated, but they </w:t>
      </w:r>
      <w:proofErr w:type="gramStart"/>
      <w:r>
        <w:t>map to</w:t>
      </w:r>
      <w:proofErr w:type="gramEnd"/>
      <w:r>
        <w:t xml:space="preserve"> different parts of their mental model. One person may have grouped items by type of functionality </w:t>
      </w:r>
      <w:r>
        <w:lastRenderedPageBreak/>
        <w:t xml:space="preserve">while another used </w:t>
      </w:r>
      <w:proofErr w:type="gramStart"/>
      <w:r>
        <w:t>domains</w:t>
      </w:r>
      <w:proofErr w:type="gramEnd"/>
      <w:r>
        <w:t xml:space="preserve">. Going from one component to </w:t>
      </w:r>
      <w:proofErr w:type="gramStart"/>
      <w:r>
        <w:t>another</w:t>
      </w:r>
      <w:proofErr w:type="gramEnd"/>
      <w:r>
        <w:t xml:space="preserve"> travels a different path in each person's head.</w:t>
      </w:r>
    </w:p>
    <w:p w14:paraId="5ED14170" w14:textId="1A6E3B0D" w:rsidR="00774BA9" w:rsidRPr="00774BA9" w:rsidRDefault="00774BA9" w:rsidP="00774BA9">
      <w:r>
        <w:t xml:space="preserve">Miller's research explains why </w:t>
      </w:r>
      <w:del w:id="627" w:author="Joel Karr" w:date="2026-03-06T19:31:00Z" w16du:dateUtc="2026-03-07T01:31:00Z">
        <w:r w:rsidDel="00893C09">
          <w:delText xml:space="preserve">repeated </w:delText>
        </w:r>
      </w:del>
      <w:ins w:id="628" w:author="Joel Karr" w:date="2026-03-06T19:31:00Z" w16du:dateUtc="2026-03-07T01:31:00Z">
        <w:r w:rsidR="00893C09">
          <w:t xml:space="preserve">daily </w:t>
        </w:r>
      </w:ins>
      <w:commentRangeStart w:id="629"/>
      <w:r>
        <w:t xml:space="preserve">alignment meetings </w:t>
      </w:r>
      <w:commentRangeEnd w:id="629"/>
      <w:r>
        <w:rPr>
          <w:rStyle w:val="CommentReference"/>
          <w:sz w:val="24"/>
          <w:szCs w:val="24"/>
        </w:rPr>
        <w:commentReference w:id="629"/>
      </w:r>
      <w:r>
        <w:t>often fail as systems grow. Once the number of concepts exceeds working memory limits, people cannot maintain a shared mental picture through conversation alone. Even when everyone is experienced, shared understanding breaks apart silently.</w:t>
      </w:r>
    </w:p>
    <w:p w14:paraId="1CC84D04" w14:textId="77777777" w:rsidR="00774BA9" w:rsidRPr="00774BA9" w:rsidRDefault="00774BA9" w:rsidP="00774BA9">
      <w:r>
        <w:t>This is why teams can spend days in meetings, feel productive, and still discover incompatibilities weeks later. Each person leaves with confidence, but that confidence is anchored to their individual mental model. The system feels aligned until reality forces different mental models to collide.</w:t>
      </w:r>
    </w:p>
    <w:p w14:paraId="4B3F5870" w14:textId="77777777" w:rsidR="00774BA9" w:rsidRPr="00774BA9" w:rsidRDefault="00774BA9" w:rsidP="00774BA9">
      <w:r>
        <w:t xml:space="preserve">The illusion of alignment comes first. The cost appears later, when those invisible differences </w:t>
      </w:r>
      <w:proofErr w:type="gramStart"/>
      <w:r>
        <w:t>surface</w:t>
      </w:r>
      <w:proofErr w:type="gramEnd"/>
      <w:r>
        <w:t xml:space="preserve"> as rework, delays, or architectural conflict.</w:t>
      </w:r>
    </w:p>
    <w:p w14:paraId="58308D30" w14:textId="28425702" w:rsidR="00774BA9" w:rsidRPr="00774BA9" w:rsidDel="00C3206A" w:rsidRDefault="00AC23A3" w:rsidP="00774BA9">
      <w:pPr>
        <w:rPr>
          <w:del w:id="630" w:author="Joel Karr" w:date="2026-03-06T20:07:00Z" w16du:dateUtc="2026-03-07T02:07:00Z"/>
        </w:rPr>
      </w:pPr>
      <w:ins w:id="631" w:author="Joel Karr" w:date="2026-03-06T20:08:00Z">
        <w:r w:rsidRPr="00AC23A3">
          <w:t xml:space="preserve">That was our Groundhog Day. Every morning Richie and I would walk into the alignment meeting thinking yesterday's whiteboard session had worked. Every morning it fell apart within minutes. Not because </w:t>
        </w:r>
        <w:proofErr w:type="gramStart"/>
        <w:r w:rsidRPr="00AC23A3">
          <w:t>anyone</w:t>
        </w:r>
        <w:proofErr w:type="gramEnd"/>
        <w:r w:rsidRPr="00AC23A3">
          <w:t xml:space="preserve"> forgot. Because each person had compressed the diagram into their own mental model the moment they walked </w:t>
        </w:r>
        <w:proofErr w:type="spellStart"/>
        <w:r w:rsidRPr="00AC23A3">
          <w:t>away.</w:t>
        </w:r>
      </w:ins>
    </w:p>
    <w:p w14:paraId="59A555BC" w14:textId="7A25F4ED" w:rsidR="00774BA9" w:rsidRPr="00774BA9" w:rsidDel="00C3206A" w:rsidRDefault="00774BA9" w:rsidP="00774BA9">
      <w:pPr>
        <w:pStyle w:val="Heading3"/>
        <w:rPr>
          <w:del w:id="632" w:author="Joel Karr" w:date="2026-03-06T20:07:00Z" w16du:dateUtc="2026-03-07T02:07:00Z"/>
        </w:rPr>
      </w:pPr>
      <w:del w:id="633" w:author="Joel Karr" w:date="2026-03-06T20:07:00Z" w16du:dateUtc="2026-03-07T02:07:00Z">
        <w:r w:rsidDel="00C3206A">
          <w:delText>Alignment Is a Cognitive Challenge</w:delText>
        </w:r>
      </w:del>
    </w:p>
    <w:p w14:paraId="36D6EB55" w14:textId="567D1BEC" w:rsidR="00774BA9" w:rsidRPr="00774BA9" w:rsidDel="000F7EC0" w:rsidRDefault="00774BA9" w:rsidP="000F7EC0">
      <w:pPr>
        <w:rPr>
          <w:del w:id="634" w:author="Joel Karr" w:date="2026-03-06T20:09:00Z" w16du:dateUtc="2026-03-07T02:09:00Z"/>
        </w:rPr>
      </w:pPr>
      <w:r>
        <w:t>When</w:t>
      </w:r>
      <w:proofErr w:type="spellEnd"/>
      <w:r>
        <w:t xml:space="preserve"> teams fall out of alignment, the instinct is to increase communication. More </w:t>
      </w:r>
      <w:del w:id="635" w:author="Joel Karr" w:date="2026-03-06T20:08:00Z" w16du:dateUtc="2026-03-07T02:08:00Z">
        <w:r w:rsidDel="00AC23A3">
          <w:delText xml:space="preserve">whiteboard </w:delText>
        </w:r>
      </w:del>
      <w:r>
        <w:t xml:space="preserve">diagrams, more meetings, more walkthroughs. </w:t>
      </w:r>
      <w:del w:id="636" w:author="Joel Karr" w:date="2026-03-06T20:08:00Z" w16du:dateUtc="2026-03-07T02:08:00Z">
        <w:r w:rsidDel="00AC23A3">
          <w:delText>The assumption is that misunderstanding</w:delText>
        </w:r>
      </w:del>
      <w:ins w:id="637" w:author="Joel Karr" w:date="2026-03-06T20:08:00Z" w16du:dateUtc="2026-03-07T02:08:00Z">
        <w:r w:rsidR="00AC23A3">
          <w:t>But the issue is rarely</w:t>
        </w:r>
      </w:ins>
      <w:del w:id="638" w:author="Joel Karr" w:date="2026-03-06T20:08:00Z" w16du:dateUtc="2026-03-07T02:08:00Z">
        <w:r w:rsidDel="000F7EC0">
          <w:delText xml:space="preserve"> comes from </w:delText>
        </w:r>
      </w:del>
      <w:ins w:id="639" w:author="Joel Karr" w:date="2026-03-06T20:08:00Z" w16du:dateUtc="2026-03-07T02:08:00Z">
        <w:r w:rsidR="000F7EC0">
          <w:t xml:space="preserve"> </w:t>
        </w:r>
      </w:ins>
      <w:r>
        <w:t>missing information.</w:t>
      </w:r>
    </w:p>
    <w:p w14:paraId="6E0EF424" w14:textId="64A844D2" w:rsidR="00774BA9" w:rsidRPr="00774BA9" w:rsidDel="00AA4213" w:rsidRDefault="00774BA9" w:rsidP="00AA4213">
      <w:pPr>
        <w:rPr>
          <w:del w:id="640" w:author="Joel Karr" w:date="2026-03-06T20:09:00Z" w16du:dateUtc="2026-03-07T02:09:00Z"/>
        </w:rPr>
      </w:pPr>
      <w:del w:id="641" w:author="Joel Karr" w:date="2026-03-06T20:09:00Z" w16du:dateUtc="2026-03-07T02:09:00Z">
        <w:r w:rsidDel="000F7EC0">
          <w:delText>In practice, the issue is rarely the absence of information.</w:delText>
        </w:r>
      </w:del>
      <w:r>
        <w:t xml:space="preserve"> It's too </w:t>
      </w:r>
      <w:proofErr w:type="gramStart"/>
      <w:r>
        <w:t>much disorganized</w:t>
      </w:r>
      <w:proofErr w:type="gramEnd"/>
      <w:r>
        <w:t xml:space="preserve"> information.</w:t>
      </w:r>
      <w:ins w:id="642" w:author="Joel Karr" w:date="2026-03-06T20:09:00Z" w16du:dateUtc="2026-03-07T02:09:00Z">
        <w:r w:rsidR="00AA4213" w:rsidRPr="00774BA9" w:rsidDel="00AA4213">
          <w:t xml:space="preserve"> </w:t>
        </w:r>
      </w:ins>
    </w:p>
    <w:p w14:paraId="4EB9083B" w14:textId="54553A3E" w:rsidR="00774BA9" w:rsidRPr="00774BA9" w:rsidRDefault="00774BA9" w:rsidP="00AA4213">
      <w:commentRangeStart w:id="643"/>
      <w:del w:id="644" w:author="Joel Karr" w:date="2026-03-06T20:09:00Z" w16du:dateUtc="2026-03-07T02:09:00Z">
        <w:r w:rsidDel="00AA4213">
          <w:delText>Alignment fails when teams carry different mental models while using the same language.</w:delText>
        </w:r>
        <w:commentRangeEnd w:id="643"/>
        <w:r w:rsidDel="00AA4213">
          <w:rPr>
            <w:rStyle w:val="CommentReference"/>
            <w:sz w:val="24"/>
            <w:szCs w:val="24"/>
          </w:rPr>
          <w:commentReference w:id="643"/>
        </w:r>
      </w:del>
    </w:p>
    <w:p w14:paraId="2B7DA2B7" w14:textId="10F15C95" w:rsidR="00774BA9" w:rsidRPr="00774BA9" w:rsidRDefault="00774BA9" w:rsidP="00774BA9">
      <w:commentRangeStart w:id="645"/>
      <w:r>
        <w:t xml:space="preserve">The illusion of alignment is strongest when people are confident. Everyone leaves the room believing they understand, because they do, they understand their own version. The </w:t>
      </w:r>
      <w:commentRangeEnd w:id="645"/>
      <w:r>
        <w:rPr>
          <w:rStyle w:val="CommentReference"/>
          <w:sz w:val="24"/>
          <w:szCs w:val="24"/>
        </w:rPr>
        <w:commentReference w:id="645"/>
      </w:r>
      <w:r>
        <w:t>mismatch doesn't surface until integration, when two confident interpretations collide.</w:t>
      </w:r>
    </w:p>
    <w:p w14:paraId="0DD813CF" w14:textId="77777777" w:rsidR="00774BA9" w:rsidRPr="00774BA9" w:rsidRDefault="00774BA9" w:rsidP="00774BA9">
      <w:r>
        <w:t>Shared mental models do not emerge organically at scale. They need structure, repetition, and reinforcement.</w:t>
      </w:r>
    </w:p>
    <w:p w14:paraId="357CB10F" w14:textId="3413B88C" w:rsidR="00774BA9" w:rsidRPr="00774BA9" w:rsidRDefault="00774BA9" w:rsidP="00774BA9"/>
    <w:p w14:paraId="0BA16385" w14:textId="77777777" w:rsidR="00774BA9" w:rsidRPr="00774BA9" w:rsidRDefault="00774BA9" w:rsidP="00774BA9">
      <w:pPr>
        <w:pStyle w:val="Heading3"/>
      </w:pPr>
      <w:bookmarkStart w:id="646" w:name="_Toc224480594"/>
      <w:commentRangeStart w:id="647"/>
      <w:r>
        <w:t>Building Shared Mental Models</w:t>
      </w:r>
      <w:bookmarkEnd w:id="646"/>
    </w:p>
    <w:p w14:paraId="49739B57" w14:textId="77777777" w:rsidR="00774BA9" w:rsidRPr="00774BA9" w:rsidRDefault="00774BA9" w:rsidP="00774BA9">
      <w:r>
        <w:t>The first step is giving everyone the same starting point.</w:t>
      </w:r>
      <w:commentRangeEnd w:id="647"/>
      <w:r>
        <w:rPr>
          <w:rStyle w:val="CommentReference"/>
          <w:sz w:val="24"/>
          <w:szCs w:val="24"/>
        </w:rPr>
        <w:commentReference w:id="647"/>
      </w:r>
    </w:p>
    <w:p w14:paraId="731B3105" w14:textId="77777777" w:rsidR="00774BA9" w:rsidRPr="00774BA9" w:rsidRDefault="00774BA9" w:rsidP="00774BA9">
      <w:r>
        <w:lastRenderedPageBreak/>
        <w:t>Each system needs a canonical visual representation. This doesn't mean a detailed diagram with every component. It means a stable sketch that captures how the system is divided and how those divisions relate. The goal is to create mental footholds—reference points that anchor conversations.</w:t>
      </w:r>
    </w:p>
    <w:p w14:paraId="7534738A" w14:textId="4660FEA7" w:rsidR="00774BA9" w:rsidRPr="00774BA9" w:rsidRDefault="00774BA9" w:rsidP="00774BA9">
      <w:r>
        <w:t>The whiteboard in the Rookery building became a mental foothold once the two colors gave people a way to orient themselves. Before that, every conversation started from scratch. After, people could say "the red section" and everyone knew what they meant.</w:t>
      </w:r>
    </w:p>
    <w:p w14:paraId="78417688" w14:textId="77777777" w:rsidR="00774BA9" w:rsidRPr="00774BA9" w:rsidRDefault="00774BA9" w:rsidP="00774BA9">
      <w:r>
        <w:t>Mental footholds reduce cognitive load by giving everyone the same starting point. They also surface disagreement earlier. If two people point to different parts of the diagram when using the same term, the mismatch becomes obvious before code gets written.</w:t>
      </w:r>
    </w:p>
    <w:p w14:paraId="026D33ED" w14:textId="77777777" w:rsidR="00774BA9" w:rsidRPr="00774BA9" w:rsidRDefault="00774BA9" w:rsidP="00774BA9">
      <w:r>
        <w:t xml:space="preserve">The diagram should be simple. Basic lines and shapes. Nothing that distracts from the core purpose of orientation. When the diagram needs to change, </w:t>
      </w:r>
      <w:proofErr w:type="gramStart"/>
      <w:r>
        <w:t>overcommunicate</w:t>
      </w:r>
      <w:proofErr w:type="gramEnd"/>
      <w:r>
        <w:t xml:space="preserve"> the update to everyone on the team. A mental foothold only works if everyone is looking at the same version.</w:t>
      </w:r>
    </w:p>
    <w:p w14:paraId="326DA998" w14:textId="77777777" w:rsidR="00774BA9" w:rsidRPr="00774BA9" w:rsidRDefault="00774BA9" w:rsidP="00774BA9">
      <w:r>
        <w:t>But a shared diagram isn't enough if people use different words to describe it.</w:t>
      </w:r>
    </w:p>
    <w:p w14:paraId="3410034A" w14:textId="77777777" w:rsidR="00774BA9" w:rsidRPr="00774BA9" w:rsidRDefault="00774BA9" w:rsidP="00774BA9">
      <w:r>
        <w:t>Teams can't align if they use the same words to mean different things. I once worked with two teams where one used the term "gateway" and the other used "BFF" to mean the same thing: an external-facing API. Everyone knew about the difference. It seemed minor. But every cross-team conversation required a moment of translation. That translation added cognitive load, and cognitive load accumulates.</w:t>
      </w:r>
    </w:p>
    <w:p w14:paraId="655AFAE8" w14:textId="77777777" w:rsidR="00774BA9" w:rsidRPr="00774BA9" w:rsidRDefault="00774BA9" w:rsidP="00774BA9">
      <w:r>
        <w:t>When vocabulary isn't clearly defined, engineers fill in the meaning from their prior experience. Since that experience varies between people, the result is silent misalignment. Two people can have an entire conversation, agree on next steps, and walk away with completely different understandings of what they agreed to.</w:t>
      </w:r>
    </w:p>
    <w:p w14:paraId="6E588BFE" w14:textId="77777777" w:rsidR="00774BA9" w:rsidRPr="00774BA9" w:rsidRDefault="00774BA9" w:rsidP="00774BA9">
      <w:r>
        <w:t>The fix is simple but requires discipline: maintain a shared document that defines common terms. Not a massive glossary—just the terms that come up repeatedly and have caused confusion before. When a new term emerges or an old term gets used inconsistently, add it to the list. The goal isn't to police language. It's to reduce the cognitive overhead of translation so people can focus on the actual problem.</w:t>
      </w:r>
    </w:p>
    <w:p w14:paraId="55FF76D3" w14:textId="77777777" w:rsidR="00774BA9" w:rsidRPr="00774BA9" w:rsidRDefault="00774BA9" w:rsidP="00774BA9">
      <w:r>
        <w:t>Shared vocabulary establishes how people talk. Default patterns establish how people build.</w:t>
      </w:r>
    </w:p>
    <w:p w14:paraId="447E57B1" w14:textId="3E8CA145" w:rsidR="00774BA9" w:rsidRPr="00774BA9" w:rsidRDefault="00774BA9" w:rsidP="00774BA9">
      <w:r>
        <w:t xml:space="preserve">Every time engineers face a recurring problem without a default approach, they invent a solution. Sometimes they invent the same solution their teammate invented last week. </w:t>
      </w:r>
      <w:r>
        <w:lastRenderedPageBreak/>
        <w:t>Sometimes they invent something incompatible. The variation isn't intentional, it's just what happens when people work independently without shared starting points.</w:t>
      </w:r>
    </w:p>
    <w:p w14:paraId="3DF6EF60" w14:textId="77777777" w:rsidR="00774BA9" w:rsidRPr="00774BA9" w:rsidRDefault="00774BA9" w:rsidP="00774BA9">
      <w:r>
        <w:t>Default patterns encode how the team typically solves recurring problems. They reduce decision overhead and limit unintentional divergence. When a default exists, deviation becomes a conscious choice instead of an accidental one.</w:t>
      </w:r>
    </w:p>
    <w:p w14:paraId="454A1A0E" w14:textId="77777777" w:rsidR="00774BA9" w:rsidRPr="00774BA9" w:rsidRDefault="00774BA9" w:rsidP="00774BA9">
      <w:r>
        <w:t>Defaults are not mandates. They're starting points.</w:t>
      </w:r>
    </w:p>
    <w:p w14:paraId="46D65F4E" w14:textId="77777777" w:rsidR="00774BA9" w:rsidRPr="00774BA9" w:rsidRDefault="00774BA9" w:rsidP="00774BA9">
      <w:r>
        <w:t>Examples include how APIs are structured, how background jobs are implemented, how retries are handled, or how data is stored. When these patterns are shared, engineers can work independently without inventing solutions in isolation. They spend less time deciding how to build and more time deciding what to build.</w:t>
      </w:r>
    </w:p>
    <w:p w14:paraId="29131378" w14:textId="581B4D47" w:rsidR="00774BA9" w:rsidRPr="00774BA9" w:rsidDel="002367DD" w:rsidRDefault="002367DD" w:rsidP="00774BA9">
      <w:pPr>
        <w:rPr>
          <w:del w:id="648" w:author="Joel Karr" w:date="2026-03-06T20:57:00Z" w16du:dateUtc="2026-03-07T02:57:00Z"/>
        </w:rPr>
      </w:pPr>
      <w:ins w:id="649" w:author="Joel Karr" w:date="2026-03-06T20:57:00Z">
        <w:r w:rsidRPr="002367DD">
          <w:t xml:space="preserve">These are the same task templates we built to survive the SEC deadline. They started </w:t>
        </w:r>
        <w:proofErr w:type="gramStart"/>
        <w:r w:rsidRPr="002367DD">
          <w:t>as a way to</w:t>
        </w:r>
        <w:proofErr w:type="gramEnd"/>
        <w:r w:rsidRPr="002367DD">
          <w:t xml:space="preserve"> make one person faster. On a team, they serve a different purpose: they make everyone predictable.</w:t>
        </w:r>
      </w:ins>
      <w:ins w:id="650" w:author="Joel Karr" w:date="2026-03-06T20:57:00Z" w16du:dateUtc="2026-03-07T02:57:00Z">
        <w:r>
          <w:t xml:space="preserve"> </w:t>
        </w:r>
      </w:ins>
      <w:del w:id="651" w:author="Joel Karr" w:date="2026-03-06T20:57:00Z" w16du:dateUtc="2026-03-07T02:57:00Z">
        <w:r w:rsidR="00774BA9" w:rsidDel="002367DD">
          <w:delText>This connects directly to the task templates from Chapter 3. Those templates were designed for individual efficiency, but they also serve a team function. When everyone uses the same templates, the codebase becomes predictable. New team members can read unfamiliar code and recognize the patterns. Reviews go faster because the structure is familiar.</w:delText>
        </w:r>
      </w:del>
    </w:p>
    <w:p w14:paraId="5BDEBE28" w14:textId="29904E03" w:rsidR="00774BA9" w:rsidRPr="00774BA9" w:rsidRDefault="00774BA9" w:rsidP="00774BA9">
      <w:r>
        <w:t xml:space="preserve">Document </w:t>
      </w:r>
      <w:ins w:id="652" w:author="Joel Karr" w:date="2026-03-06T20:57:00Z" w16du:dateUtc="2026-03-07T02:57:00Z">
        <w:r w:rsidR="002367DD">
          <w:t xml:space="preserve">your team’s </w:t>
        </w:r>
      </w:ins>
      <w:r>
        <w:t>default</w:t>
      </w:r>
      <w:ins w:id="653" w:author="Joel Karr" w:date="2026-03-06T20:57:00Z" w16du:dateUtc="2026-03-07T02:57:00Z">
        <w:r w:rsidR="002367DD">
          <w:t xml:space="preserve"> choices</w:t>
        </w:r>
      </w:ins>
      <w:del w:id="654" w:author="Joel Karr" w:date="2026-03-06T20:57:00Z" w16du:dateUtc="2026-03-07T02:57:00Z">
        <w:r w:rsidDel="002367DD">
          <w:delText>s</w:delText>
        </w:r>
      </w:del>
      <w:r>
        <w:t xml:space="preserve"> lightly and reinforce them through examples. Code speaks louder than guidelines. When someone asks how to implement a background job, point them to an existing one that follows the pattern. The example becomes </w:t>
      </w:r>
      <w:proofErr w:type="gramStart"/>
      <w:r>
        <w:t>the documentation</w:t>
      </w:r>
      <w:proofErr w:type="gramEnd"/>
      <w:r>
        <w:t>.</w:t>
      </w:r>
    </w:p>
    <w:p w14:paraId="0B31DD06" w14:textId="77777777" w:rsidR="00774BA9" w:rsidRPr="00774BA9" w:rsidRDefault="00774BA9" w:rsidP="00774BA9">
      <w:r>
        <w:t>Mental footholds orient people. Shared vocabulary lets them communicate. Default patterns let them build consistently. Together, these create the foundation for shared mental models. But foundations erode without maintenance.</w:t>
      </w:r>
    </w:p>
    <w:p w14:paraId="12F8F684" w14:textId="02DE5AB6" w:rsidR="00774BA9" w:rsidRPr="00774BA9" w:rsidRDefault="00774BA9" w:rsidP="00774BA9"/>
    <w:p w14:paraId="7415D66E" w14:textId="77777777" w:rsidR="00774BA9" w:rsidRPr="00774BA9" w:rsidRDefault="00774BA9" w:rsidP="00774BA9">
      <w:pPr>
        <w:pStyle w:val="Heading3"/>
      </w:pPr>
      <w:bookmarkStart w:id="655" w:name="_Toc224480595"/>
      <w:r>
        <w:t>Reinforcing Alignment Over Time</w:t>
      </w:r>
      <w:bookmarkEnd w:id="655"/>
    </w:p>
    <w:p w14:paraId="04D027CF" w14:textId="77777777" w:rsidR="00774BA9" w:rsidRPr="00774BA9" w:rsidRDefault="00774BA9" w:rsidP="00774BA9">
      <w:r>
        <w:t xml:space="preserve">Shared mental </w:t>
      </w:r>
      <w:proofErr w:type="gramStart"/>
      <w:r>
        <w:t>models</w:t>
      </w:r>
      <w:proofErr w:type="gramEnd"/>
      <w:r>
        <w:t xml:space="preserve"> decay. Teams change. Systems evolve. Defaults become outdated. Without deliberate reinforcement, alignment slowly erodes.</w:t>
      </w:r>
    </w:p>
    <w:p w14:paraId="4093EEC4" w14:textId="47CA963C" w:rsidR="00774BA9" w:rsidRPr="00774BA9" w:rsidDel="00A36E4F" w:rsidRDefault="00774BA9" w:rsidP="00A36E4F">
      <w:pPr>
        <w:rPr>
          <w:del w:id="656" w:author="Joel Karr" w:date="2026-03-06T20:12:00Z" w16du:dateUtc="2026-03-07T02:12:00Z"/>
        </w:rPr>
      </w:pPr>
      <w:r>
        <w:t>The most frequent opportunity to reinforce alignment is code review.</w:t>
      </w:r>
      <w:ins w:id="657" w:author="Joel Karr" w:date="2026-03-06T20:12:00Z" w16du:dateUtc="2026-03-07T02:12:00Z">
        <w:r w:rsidR="00A36E4F" w:rsidRPr="00A36E4F">
          <w:t xml:space="preserve"> </w:t>
        </w:r>
      </w:ins>
      <w:ins w:id="658" w:author="Joel Karr" w:date="2026-03-06T20:12:00Z">
        <w:r w:rsidR="00A36E4F" w:rsidRPr="00A36E4F">
          <w:t xml:space="preserve">But most reviews focus on the wrong things: variable names, formatting, edge cases. </w:t>
        </w:r>
      </w:ins>
    </w:p>
    <w:p w14:paraId="063BA262" w14:textId="014305BE" w:rsidR="00774BA9" w:rsidRPr="00774BA9" w:rsidRDefault="00774BA9" w:rsidP="00A36E4F">
      <w:del w:id="659" w:author="Joel Karr" w:date="2026-03-06T20:12:00Z" w16du:dateUtc="2026-03-07T02:12:00Z">
        <w:r w:rsidDel="00A36E4F">
          <w:delText xml:space="preserve">Misalignment often shows up during reviews, but reviews tend to focus on implementation details. Variable names, formatting, edge cases. </w:delText>
        </w:r>
      </w:del>
      <w:r>
        <w:t>These matter, but they're not where alignment breaks down.</w:t>
      </w:r>
    </w:p>
    <w:p w14:paraId="38D14086" w14:textId="77777777" w:rsidR="00774BA9" w:rsidRPr="00774BA9" w:rsidRDefault="00774BA9" w:rsidP="00774BA9">
      <w:r>
        <w:lastRenderedPageBreak/>
        <w:t>An intent-first review starts by establishing why the change exists. What problem is being solved. What constraints shaped the approach. What tradeoffs were considered.</w:t>
      </w:r>
    </w:p>
    <w:p w14:paraId="4EA533FD" w14:textId="327B3170" w:rsidR="00774BA9" w:rsidRPr="00774BA9" w:rsidDel="005B57A6" w:rsidRDefault="00774BA9" w:rsidP="005B57A6">
      <w:pPr>
        <w:rPr>
          <w:del w:id="660" w:author="Joel Karr" w:date="2026-03-06T20:13:00Z" w16du:dateUtc="2026-03-07T02:13:00Z"/>
        </w:rPr>
      </w:pPr>
      <w:r>
        <w:t>When intent is clear, reviewers evaluate decisions instead of reacting to unfamiliar code. They can ask "does this approach solve the stated problem?" instead of "why didn't you do it the way I would have?"</w:t>
      </w:r>
      <w:ins w:id="661" w:author="Joel Karr" w:date="2026-03-06T20:13:00Z" w16du:dateUtc="2026-03-07T02:13:00Z">
        <w:r w:rsidR="005B57A6" w:rsidRPr="005B57A6">
          <w:t xml:space="preserve"> </w:t>
        </w:r>
      </w:ins>
      <w:ins w:id="662" w:author="Joel Karr" w:date="2026-03-06T20:13:00Z">
        <w:r w:rsidR="005B57A6" w:rsidRPr="005B57A6">
          <w:t>Every review becomes an opportunity to check whether the author's understanding of the system matches the team's understanding. When there's a gap, it surfaces in a review comment instead of a production incident.</w:t>
        </w:r>
      </w:ins>
      <w:ins w:id="663" w:author="Joel Karr" w:date="2026-03-06T20:13:00Z" w16du:dateUtc="2026-03-07T02:13:00Z">
        <w:r w:rsidR="005B57A6">
          <w:t xml:space="preserve"> </w:t>
        </w:r>
      </w:ins>
    </w:p>
    <w:p w14:paraId="492D7651" w14:textId="49DFAB4C" w:rsidR="00774BA9" w:rsidRPr="00774BA9" w:rsidDel="005B57A6" w:rsidRDefault="00774BA9" w:rsidP="005B57A6">
      <w:pPr>
        <w:rPr>
          <w:del w:id="664" w:author="Joel Karr" w:date="2026-03-06T20:13:00Z" w16du:dateUtc="2026-03-07T02:13:00Z"/>
        </w:rPr>
      </w:pPr>
      <w:del w:id="665" w:author="Joel Karr" w:date="2026-03-06T20:13:00Z" w16du:dateUtc="2026-03-07T02:13:00Z">
        <w:r w:rsidDel="005B57A6">
          <w:delText>More importantly, reviews become a mechanism for reinforcing shared mental models. Every review is an opportunity to check whether the author's understanding of the system matches the team's understanding. When there's a gap, it surfaces early—in a review comment instead of a production incident.</w:delText>
        </w:r>
      </w:del>
    </w:p>
    <w:p w14:paraId="7020EAFF" w14:textId="325EC569" w:rsidR="00774BA9" w:rsidRPr="00774BA9" w:rsidRDefault="00774BA9" w:rsidP="00774BA9">
      <w:r>
        <w:t xml:space="preserve">The practice is simple: before reviewing the code, </w:t>
      </w:r>
      <w:del w:id="666" w:author="Joel Karr" w:date="2026-03-06T20:14:00Z" w16du:dateUtc="2026-03-07T02:14:00Z">
        <w:r w:rsidDel="00513F83">
          <w:delText>read the description</w:delText>
        </w:r>
      </w:del>
      <w:ins w:id="667" w:author="Joel Karr" w:date="2026-03-06T20:14:00Z" w16du:dateUtc="2026-03-07T02:14:00Z">
        <w:r w:rsidR="00513F83">
          <w:t>understand the why</w:t>
        </w:r>
      </w:ins>
      <w:r>
        <w:t xml:space="preserve">. Before approving, make sure </w:t>
      </w:r>
      <w:del w:id="668" w:author="Joel Karr" w:date="2026-03-06T20:14:00Z" w16du:dateUtc="2026-03-07T02:14:00Z">
        <w:r w:rsidDel="00513F83">
          <w:delText>you understand not just what changed but why.</w:delText>
        </w:r>
      </w:del>
      <w:ins w:id="669" w:author="Joel Karr" w:date="2026-03-06T20:14:00Z" w16du:dateUtc="2026-03-07T02:14:00Z">
        <w:r w:rsidR="00513F83">
          <w:t>the approach fits the shared mental model.</w:t>
        </w:r>
      </w:ins>
    </w:p>
    <w:p w14:paraId="39E43638" w14:textId="697647EC" w:rsidR="00774BA9" w:rsidDel="00D04B21" w:rsidRDefault="00774BA9" w:rsidP="00774BA9">
      <w:pPr>
        <w:rPr>
          <w:del w:id="670" w:author="Joel Karr" w:date="2026-03-06T20:14:00Z" w16du:dateUtc="2026-03-07T02:14:00Z"/>
        </w:rPr>
      </w:pPr>
      <w:r>
        <w:t xml:space="preserve">Reviews catch misalignment in the moment. </w:t>
      </w:r>
      <w:ins w:id="671" w:author="Joel Karr" w:date="2026-03-06T20:22:00Z">
        <w:r w:rsidR="00A32714" w:rsidRPr="00A32714">
          <w:t>Shared decision frameworks preserve it over time.</w:t>
        </w:r>
      </w:ins>
      <w:ins w:id="672" w:author="Joel Karr" w:date="2026-03-06T21:04:00Z" w16du:dateUtc="2026-03-07T03:04:00Z">
        <w:r w:rsidR="00D04B21">
          <w:t xml:space="preserve"> </w:t>
        </w:r>
      </w:ins>
      <w:del w:id="673" w:author="Joel Karr" w:date="2026-03-06T20:14:00Z" w16du:dateUtc="2026-03-07T02:14:00Z">
        <w:r w:rsidDel="00513F83">
          <w:delText>Decision capture preserves alignment over time.</w:delText>
        </w:r>
      </w:del>
    </w:p>
    <w:p w14:paraId="5D4B4DE7" w14:textId="77777777" w:rsidR="006E7819" w:rsidRPr="006E7819" w:rsidRDefault="006E7819" w:rsidP="006E7819">
      <w:pPr>
        <w:rPr>
          <w:ins w:id="674" w:author="Joel Karr" w:date="2026-03-06T20:31:00Z"/>
        </w:rPr>
      </w:pPr>
      <w:ins w:id="675" w:author="Joel Karr" w:date="2026-03-06T20:31:00Z">
        <w:r w:rsidRPr="006E7819">
          <w:t xml:space="preserve">In Chapter 4, we built personal decision rules: if you're only </w:t>
        </w:r>
        <w:proofErr w:type="gramStart"/>
        <w:r w:rsidRPr="006E7819">
          <w:t>accessing</w:t>
        </w:r>
        <w:proofErr w:type="gramEnd"/>
        <w:r w:rsidRPr="006E7819">
          <w:t xml:space="preserve"> by ID, use a document database. If you need complex queries, use SQL. Those rules trained your individual judgment. But on a team, individual judgment isn't enough. Two engineers facing the same problem will reach different conclusions if their decision rules were built from different experiences.</w:t>
        </w:r>
      </w:ins>
    </w:p>
    <w:p w14:paraId="2CF87EB2" w14:textId="77777777" w:rsidR="006E7819" w:rsidRPr="006E7819" w:rsidRDefault="006E7819" w:rsidP="006E7819">
      <w:pPr>
        <w:rPr>
          <w:ins w:id="676" w:author="Joel Karr" w:date="2026-03-06T20:31:00Z"/>
        </w:rPr>
      </w:pPr>
      <w:ins w:id="677" w:author="Joel Karr" w:date="2026-03-06T20:31:00Z">
        <w:r w:rsidRPr="006E7819">
          <w:t xml:space="preserve">A shared decision framework makes the team's reasoning visible. It's not </w:t>
        </w:r>
        <w:proofErr w:type="gramStart"/>
        <w:r w:rsidRPr="006E7819">
          <w:t>a log of</w:t>
        </w:r>
        <w:proofErr w:type="gramEnd"/>
        <w:r w:rsidRPr="006E7819">
          <w:t xml:space="preserve"> past decisions. It's a living reference for how the team makes decisions when specific contexts show up.</w:t>
        </w:r>
      </w:ins>
    </w:p>
    <w:p w14:paraId="54213C18" w14:textId="77777777" w:rsidR="006E7819" w:rsidRPr="006E7819" w:rsidRDefault="006E7819" w:rsidP="006E7819">
      <w:pPr>
        <w:rPr>
          <w:ins w:id="678" w:author="Joel Karr" w:date="2026-03-06T20:31:00Z"/>
        </w:rPr>
      </w:pPr>
      <w:ins w:id="679" w:author="Joel Karr" w:date="2026-03-06T20:31:00Z">
        <w:r w:rsidRPr="006E7819">
          <w:t>Here's what ours looked like at DFIN:</w:t>
        </w:r>
      </w:ins>
    </w:p>
    <w:p w14:paraId="5445B96B" w14:textId="77777777" w:rsidR="006E7819" w:rsidRDefault="006E7819" w:rsidP="006E7819">
      <w:pPr>
        <w:rPr>
          <w:ins w:id="680" w:author="Joel Karr" w:date="2026-03-06T20:31:00Z" w16du:dateUtc="2026-03-07T02:31:00Z"/>
        </w:rPr>
      </w:pPr>
      <w:ins w:id="681" w:author="Joel Karr" w:date="2026-03-06T20:31:00Z">
        <w:r w:rsidRPr="006E7819">
          <w:rPr>
            <w:b/>
            <w:bCs/>
          </w:rPr>
          <w:t>Context:</w:t>
        </w:r>
        <w:r w:rsidRPr="006E7819">
          <w:t xml:space="preserve"> The business needs to search across tens of thousands of records with twelve or more filterable fields. Response time needs to be under one second. The data changes frequently but searches happen far more often than updates. </w:t>
        </w:r>
      </w:ins>
    </w:p>
    <w:p w14:paraId="78067626" w14:textId="43028F71" w:rsidR="006E7819" w:rsidRDefault="006E7819" w:rsidP="006E7819">
      <w:pPr>
        <w:rPr>
          <w:ins w:id="682" w:author="Joel Karr" w:date="2026-03-06T20:31:00Z" w16du:dateUtc="2026-03-07T02:31:00Z"/>
        </w:rPr>
      </w:pPr>
      <w:ins w:id="683" w:author="Joel Karr" w:date="2026-03-06T20:31:00Z">
        <w:r w:rsidRPr="006E7819">
          <w:rPr>
            <w:b/>
            <w:bCs/>
          </w:rPr>
          <w:t>Approach:</w:t>
        </w:r>
        <w:r w:rsidRPr="006E7819">
          <w:t xml:space="preserve"> Azure Search in front of </w:t>
        </w:r>
        <w:proofErr w:type="spellStart"/>
        <w:r w:rsidRPr="006E7819">
          <w:t>CosmosDB</w:t>
        </w:r>
        <w:proofErr w:type="spellEnd"/>
        <w:r w:rsidRPr="006E7819">
          <w:t xml:space="preserve">. Search handles </w:t>
        </w:r>
        <w:proofErr w:type="gramStart"/>
        <w:r w:rsidRPr="006E7819">
          <w:t>the filtering</w:t>
        </w:r>
        <w:proofErr w:type="gramEnd"/>
        <w:r w:rsidRPr="006E7819">
          <w:t xml:space="preserve"> and speed. </w:t>
        </w:r>
        <w:proofErr w:type="spellStart"/>
        <w:r w:rsidRPr="006E7819">
          <w:t>CosmosDB</w:t>
        </w:r>
        <w:proofErr w:type="spellEnd"/>
        <w:r w:rsidRPr="006E7819">
          <w:t xml:space="preserve"> stores the full objects. A background sync keeps them aligned. </w:t>
        </w:r>
      </w:ins>
    </w:p>
    <w:p w14:paraId="121C6F0E" w14:textId="59C51012" w:rsidR="006E7819" w:rsidRDefault="006E7819" w:rsidP="006E7819">
      <w:pPr>
        <w:rPr>
          <w:ins w:id="684" w:author="Joel Karr" w:date="2026-03-06T20:31:00Z" w16du:dateUtc="2026-03-07T02:31:00Z"/>
        </w:rPr>
      </w:pPr>
      <w:ins w:id="685" w:author="Joel Karr" w:date="2026-03-06T20:31:00Z">
        <w:r w:rsidRPr="006E7819">
          <w:rPr>
            <w:b/>
            <w:bCs/>
          </w:rPr>
          <w:t>Why not SQL?</w:t>
        </w:r>
        <w:r w:rsidRPr="006E7819">
          <w:t xml:space="preserve"> With fifteen-plus table joins, query performance degrades </w:t>
        </w:r>
        <w:proofErr w:type="gramStart"/>
        <w:r w:rsidRPr="006E7819">
          <w:t>under load</w:t>
        </w:r>
        <w:proofErr w:type="gramEnd"/>
        <w:r w:rsidRPr="006E7819">
          <w:t xml:space="preserve">. We tried optimizing with indexed views early on and couldn't get below three seconds. The denormalized search index avoids the join problem entirely. </w:t>
        </w:r>
      </w:ins>
    </w:p>
    <w:p w14:paraId="1A0B3EDC" w14:textId="213F3D39" w:rsidR="006E7819" w:rsidRDefault="006E7819" w:rsidP="006E7819">
      <w:pPr>
        <w:rPr>
          <w:ins w:id="686" w:author="Joel Karr" w:date="2026-03-06T20:31:00Z" w16du:dateUtc="2026-03-07T02:31:00Z"/>
        </w:rPr>
      </w:pPr>
      <w:ins w:id="687" w:author="Joel Karr" w:date="2026-03-06T20:31:00Z">
        <w:r w:rsidRPr="006E7819">
          <w:rPr>
            <w:b/>
            <w:bCs/>
          </w:rPr>
          <w:lastRenderedPageBreak/>
          <w:t xml:space="preserve">Why not </w:t>
        </w:r>
        <w:proofErr w:type="spellStart"/>
        <w:r w:rsidRPr="006E7819">
          <w:rPr>
            <w:b/>
            <w:bCs/>
          </w:rPr>
          <w:t>CosmosDB</w:t>
        </w:r>
        <w:proofErr w:type="spellEnd"/>
        <w:r w:rsidRPr="006E7819">
          <w:rPr>
            <w:b/>
            <w:bCs/>
          </w:rPr>
          <w:t xml:space="preserve"> alone?</w:t>
        </w:r>
        <w:r w:rsidRPr="006E7819">
          <w:t xml:space="preserve"> Cosmos is fast for single-document </w:t>
        </w:r>
        <w:proofErr w:type="gramStart"/>
        <w:r w:rsidRPr="006E7819">
          <w:t>lookups</w:t>
        </w:r>
        <w:proofErr w:type="gramEnd"/>
        <w:r w:rsidRPr="006E7819">
          <w:t xml:space="preserve"> but its cross-document querying isn't built for the kind of multi-field filtering we needed at this scale.</w:t>
        </w:r>
      </w:ins>
    </w:p>
    <w:p w14:paraId="5632658F" w14:textId="77777777" w:rsidR="006E7819" w:rsidRPr="006E7819" w:rsidRDefault="006E7819" w:rsidP="006E7819">
      <w:pPr>
        <w:rPr>
          <w:ins w:id="688" w:author="Joel Karr" w:date="2026-03-06T20:31:00Z"/>
        </w:rPr>
      </w:pPr>
    </w:p>
    <w:p w14:paraId="3DB8B586" w14:textId="77777777" w:rsidR="006E7819" w:rsidRDefault="006E7819" w:rsidP="006E7819">
      <w:pPr>
        <w:rPr>
          <w:ins w:id="689" w:author="Joel Karr" w:date="2026-03-06T20:31:00Z" w16du:dateUtc="2026-03-07T02:31:00Z"/>
        </w:rPr>
      </w:pPr>
      <w:ins w:id="690" w:author="Joel Karr" w:date="2026-03-06T20:31:00Z">
        <w:r w:rsidRPr="006E7819">
          <w:rPr>
            <w:b/>
            <w:bCs/>
          </w:rPr>
          <w:t>Context:</w:t>
        </w:r>
        <w:r w:rsidRPr="006E7819">
          <w:t xml:space="preserve"> Data is only ever accessed by a single ID. The structure includes nested optional fields that vary between records. The team needs to ship quickly. </w:t>
        </w:r>
      </w:ins>
    </w:p>
    <w:p w14:paraId="3622EE5C" w14:textId="69675F1C" w:rsidR="006E7819" w:rsidRDefault="006E7819" w:rsidP="006E7819">
      <w:pPr>
        <w:rPr>
          <w:ins w:id="691" w:author="Joel Karr" w:date="2026-03-06T20:31:00Z" w16du:dateUtc="2026-03-07T02:31:00Z"/>
        </w:rPr>
      </w:pPr>
      <w:ins w:id="692" w:author="Joel Karr" w:date="2026-03-06T20:31:00Z">
        <w:r w:rsidRPr="006E7819">
          <w:rPr>
            <w:b/>
            <w:bCs/>
          </w:rPr>
          <w:t>Approach:</w:t>
        </w:r>
        <w:r w:rsidRPr="006E7819">
          <w:t xml:space="preserve"> </w:t>
        </w:r>
        <w:proofErr w:type="spellStart"/>
        <w:r w:rsidRPr="006E7819">
          <w:t>CosmosDB</w:t>
        </w:r>
        <w:proofErr w:type="spellEnd"/>
        <w:r w:rsidRPr="006E7819">
          <w:t xml:space="preserve"> with partition key on the ID. Skip the relational modeling. Let the document structure match the data naturally. </w:t>
        </w:r>
      </w:ins>
    </w:p>
    <w:p w14:paraId="1F09C503" w14:textId="6524216B" w:rsidR="006E7819" w:rsidRDefault="006E7819" w:rsidP="006E7819">
      <w:pPr>
        <w:rPr>
          <w:ins w:id="693" w:author="Joel Karr" w:date="2026-03-06T20:31:00Z" w16du:dateUtc="2026-03-07T02:31:00Z"/>
        </w:rPr>
      </w:pPr>
      <w:ins w:id="694" w:author="Joel Karr" w:date="2026-03-06T20:31:00Z">
        <w:r w:rsidRPr="006E7819">
          <w:rPr>
            <w:b/>
            <w:bCs/>
          </w:rPr>
          <w:t>Why not SQL?</w:t>
        </w:r>
        <w:r w:rsidRPr="006E7819">
          <w:t xml:space="preserve"> Modeling optional nested data in relational tables means nullable columns or additional join tables for every variation. The schema management slows down </w:t>
        </w:r>
        <w:proofErr w:type="gramStart"/>
        <w:r w:rsidRPr="006E7819">
          <w:t>development</w:t>
        </w:r>
        <w:proofErr w:type="gramEnd"/>
        <w:r w:rsidRPr="006E7819">
          <w:t xml:space="preserve"> and the queries get complex for data that's never accessed relationally. </w:t>
        </w:r>
      </w:ins>
    </w:p>
    <w:p w14:paraId="3C77451B" w14:textId="0BD9010B" w:rsidR="006E7819" w:rsidRDefault="006E7819" w:rsidP="006E7819">
      <w:pPr>
        <w:rPr>
          <w:ins w:id="695" w:author="Joel Karr" w:date="2026-03-06T20:31:00Z" w16du:dateUtc="2026-03-07T02:31:00Z"/>
        </w:rPr>
      </w:pPr>
      <w:ins w:id="696" w:author="Joel Karr" w:date="2026-03-06T20:31:00Z">
        <w:r w:rsidRPr="006E7819">
          <w:rPr>
            <w:b/>
            <w:bCs/>
          </w:rPr>
          <w:t>Why not a flat file or blob storage?</w:t>
        </w:r>
        <w:r w:rsidRPr="006E7819">
          <w:t xml:space="preserve"> We still need to validate and query individual records by ID with low latency. Blob storage would require a separate index layer, which adds the complexity we're trying to avoid.</w:t>
        </w:r>
      </w:ins>
    </w:p>
    <w:p w14:paraId="3563D52B" w14:textId="77777777" w:rsidR="006E7819" w:rsidRPr="006E7819" w:rsidRDefault="006E7819" w:rsidP="006E7819">
      <w:pPr>
        <w:rPr>
          <w:ins w:id="697" w:author="Joel Karr" w:date="2026-03-06T20:31:00Z"/>
        </w:rPr>
      </w:pPr>
    </w:p>
    <w:p w14:paraId="215B68D0" w14:textId="77777777" w:rsidR="006E7819" w:rsidRDefault="006E7819" w:rsidP="006E7819">
      <w:pPr>
        <w:rPr>
          <w:ins w:id="698" w:author="Joel Karr" w:date="2026-03-06T20:31:00Z" w16du:dateUtc="2026-03-07T02:31:00Z"/>
        </w:rPr>
      </w:pPr>
      <w:ins w:id="699" w:author="Joel Karr" w:date="2026-03-06T20:31:00Z">
        <w:r w:rsidRPr="006E7819">
          <w:rPr>
            <w:b/>
            <w:bCs/>
          </w:rPr>
          <w:t>Context:</w:t>
        </w:r>
        <w:r w:rsidRPr="006E7819">
          <w:t xml:space="preserve"> The business needs aggregated reporting, complex </w:t>
        </w:r>
        <w:proofErr w:type="gramStart"/>
        <w:r w:rsidRPr="006E7819">
          <w:t>joins</w:t>
        </w:r>
        <w:proofErr w:type="gramEnd"/>
        <w:r w:rsidRPr="006E7819">
          <w:t xml:space="preserve"> across multiple entities, or queries that filter on combinations of fields that aren't known in advance. </w:t>
        </w:r>
      </w:ins>
    </w:p>
    <w:p w14:paraId="62BE1FAB" w14:textId="77777777" w:rsidR="006E7819" w:rsidRDefault="006E7819" w:rsidP="006E7819">
      <w:pPr>
        <w:rPr>
          <w:ins w:id="700" w:author="Joel Karr" w:date="2026-03-06T20:31:00Z" w16du:dateUtc="2026-03-07T02:31:00Z"/>
        </w:rPr>
      </w:pPr>
      <w:ins w:id="701" w:author="Joel Karr" w:date="2026-03-06T20:31:00Z">
        <w:r w:rsidRPr="006E7819">
          <w:rPr>
            <w:b/>
            <w:bCs/>
          </w:rPr>
          <w:t>Approach:</w:t>
        </w:r>
        <w:r w:rsidRPr="006E7819">
          <w:t xml:space="preserve"> SQL Server with indexed views. The query flexibility is worth the additional schema management. </w:t>
        </w:r>
      </w:ins>
    </w:p>
    <w:p w14:paraId="47EC215D" w14:textId="77777777" w:rsidR="006E7819" w:rsidRDefault="006E7819" w:rsidP="006E7819">
      <w:pPr>
        <w:rPr>
          <w:ins w:id="702" w:author="Joel Karr" w:date="2026-03-06T20:31:00Z" w16du:dateUtc="2026-03-07T02:31:00Z"/>
        </w:rPr>
      </w:pPr>
      <w:ins w:id="703" w:author="Joel Karr" w:date="2026-03-06T20:31:00Z">
        <w:r w:rsidRPr="006E7819">
          <w:rPr>
            <w:b/>
            <w:bCs/>
          </w:rPr>
          <w:t xml:space="preserve">Why not </w:t>
        </w:r>
        <w:proofErr w:type="spellStart"/>
        <w:r w:rsidRPr="006E7819">
          <w:rPr>
            <w:b/>
            <w:bCs/>
          </w:rPr>
          <w:t>CosmosDB</w:t>
        </w:r>
        <w:proofErr w:type="spellEnd"/>
        <w:r w:rsidRPr="006E7819">
          <w:rPr>
            <w:b/>
            <w:bCs/>
          </w:rPr>
          <w:t>?</w:t>
        </w:r>
        <w:r w:rsidRPr="006E7819">
          <w:t xml:space="preserve"> Document databases aren't designed for ad hoc aggregation across large datasets. You can make it work, but you end up building a query layer on top that reimplements what SQL already does natively. </w:t>
        </w:r>
      </w:ins>
    </w:p>
    <w:p w14:paraId="46A2E5B7" w14:textId="7713A69F" w:rsidR="006E7819" w:rsidRDefault="006E7819" w:rsidP="006E7819">
      <w:pPr>
        <w:rPr>
          <w:ins w:id="704" w:author="Joel Karr" w:date="2026-03-06T20:31:00Z" w16du:dateUtc="2026-03-07T02:31:00Z"/>
        </w:rPr>
      </w:pPr>
      <w:ins w:id="705" w:author="Joel Karr" w:date="2026-03-06T20:31:00Z">
        <w:r w:rsidRPr="006E7819">
          <w:rPr>
            <w:b/>
            <w:bCs/>
          </w:rPr>
          <w:t>Why not a dedicated analytics tool?</w:t>
        </w:r>
        <w:r w:rsidRPr="006E7819">
          <w:t xml:space="preserve"> If reporting is the only need, a tool like Power BI or a data warehouse might be the better long-term answer. But when the reporting is embedded in the application and needs to be real-time, SQL keeps the architecture simpler by avoiding another system to maintain.</w:t>
        </w:r>
      </w:ins>
    </w:p>
    <w:p w14:paraId="0C2EE4BA" w14:textId="77777777" w:rsidR="006E7819" w:rsidRPr="006E7819" w:rsidRDefault="006E7819" w:rsidP="006E7819">
      <w:pPr>
        <w:rPr>
          <w:ins w:id="706" w:author="Joel Karr" w:date="2026-03-06T20:31:00Z"/>
        </w:rPr>
      </w:pPr>
    </w:p>
    <w:p w14:paraId="72536D34" w14:textId="77777777" w:rsidR="006E7819" w:rsidRPr="006E7819" w:rsidRDefault="006E7819" w:rsidP="006E7819">
      <w:pPr>
        <w:rPr>
          <w:ins w:id="707" w:author="Joel Karr" w:date="2026-03-06T20:31:00Z"/>
        </w:rPr>
      </w:pPr>
      <w:ins w:id="708" w:author="Joel Karr" w:date="2026-03-06T20:31:00Z">
        <w:r w:rsidRPr="006E7819">
          <w:t>Each entry is straightforward. When a situation matches a known context, the team already knows the approach. The debate already happened. The framework holds the conclusion. When a new engineer joins, they don't need to reconstruct the team's reasoning from code comments or Slack threads. They read the framework and immediately understand not just what the team builds, but how the team thinks.</w:t>
        </w:r>
      </w:ins>
    </w:p>
    <w:p w14:paraId="059147EC" w14:textId="77777777" w:rsidR="006E7819" w:rsidRPr="006E7819" w:rsidRDefault="006E7819" w:rsidP="006E7819">
      <w:pPr>
        <w:rPr>
          <w:ins w:id="709" w:author="Joel Karr" w:date="2026-03-06T20:31:00Z"/>
        </w:rPr>
      </w:pPr>
      <w:ins w:id="710" w:author="Joel Karr" w:date="2026-03-06T20:31:00Z">
        <w:r w:rsidRPr="006E7819">
          <w:lastRenderedPageBreak/>
          <w:t>The framework should evolve. When a context stops matching reality or a better approach emerges, update it. But treat updates as deliberate changes, not casual overrides. The goal is to stop re-debating the same decisions every sprint and start building on the conclusions the team has already reached.</w:t>
        </w:r>
      </w:ins>
    </w:p>
    <w:p w14:paraId="0300C64F" w14:textId="5F2D6390" w:rsidR="00774BA9" w:rsidRPr="00774BA9" w:rsidDel="006E7819" w:rsidRDefault="00774BA9" w:rsidP="00774BA9">
      <w:pPr>
        <w:rPr>
          <w:del w:id="711" w:author="Joel Karr" w:date="2026-03-06T20:31:00Z" w16du:dateUtc="2026-03-07T02:31:00Z"/>
        </w:rPr>
      </w:pPr>
      <w:del w:id="712" w:author="Joel Karr" w:date="2026-03-06T20:31:00Z" w16du:dateUtc="2026-03-07T02:31:00Z">
        <w:r w:rsidDel="006E7819">
          <w:delText>Every system accumulates decisions. Most of the</w:delText>
        </w:r>
      </w:del>
      <w:del w:id="713" w:author="Joel Karr" w:date="2026-03-06T20:15:00Z" w16du:dateUtc="2026-03-07T02:15:00Z">
        <w:r w:rsidDel="00544AAE">
          <w:delText>m disappear</w:delText>
        </w:r>
      </w:del>
      <w:del w:id="714" w:author="Joel Karr" w:date="2026-03-06T20:31:00Z" w16du:dateUtc="2026-03-07T02:31:00Z">
        <w:r w:rsidDel="006E7819">
          <w:delText>. Someone decides to use a particular database for a particular service. Someone decides that authentication will flow through a specific path. Someone decides that certain data will be cached and other data won't be. These decisions make sense in the moment, with the context available at the time.</w:delText>
        </w:r>
      </w:del>
    </w:p>
    <w:p w14:paraId="4FC46E82" w14:textId="30C42B40" w:rsidR="00774BA9" w:rsidRPr="00774BA9" w:rsidDel="006E7819" w:rsidRDefault="00774BA9" w:rsidP="00774BA9">
      <w:pPr>
        <w:rPr>
          <w:del w:id="715" w:author="Joel Karr" w:date="2026-03-06T20:31:00Z" w16du:dateUtc="2026-03-07T02:31:00Z"/>
        </w:rPr>
      </w:pPr>
      <w:del w:id="716" w:author="Joel Karr" w:date="2026-03-06T20:31:00Z" w16du:dateUtc="2026-03-07T02:31:00Z">
        <w:r w:rsidDel="006E7819">
          <w:delText>Six months later, a new engineer joins the team. They look at the system and wonder why it's structured the way it is. They ask around. No one remembers. The person who made the decision has moved to another team. The context is gone.</w:delText>
        </w:r>
      </w:del>
    </w:p>
    <w:p w14:paraId="3DD058B5" w14:textId="76A8B7B8" w:rsidR="00774BA9" w:rsidRPr="00774BA9" w:rsidDel="006E7819" w:rsidRDefault="00774BA9" w:rsidP="00774BA9">
      <w:pPr>
        <w:rPr>
          <w:del w:id="717" w:author="Joel Karr" w:date="2026-03-06T20:31:00Z" w16du:dateUtc="2026-03-07T02:31:00Z"/>
        </w:rPr>
      </w:pPr>
      <w:del w:id="718" w:author="Joel Karr" w:date="2026-03-06T20:31:00Z" w16du:dateUtc="2026-03-07T02:31:00Z">
        <w:r w:rsidDel="006E7819">
          <w:delText>Without captured decisions, teams repeat debates they've already had. Or worse, they make incompatible assumptions because they don't know what was decided before. The new engineer changes something that breaks an assumption they didn't know existed.</w:delText>
        </w:r>
      </w:del>
    </w:p>
    <w:p w14:paraId="7CE7DC4F" w14:textId="3F1FCBE7" w:rsidR="00774BA9" w:rsidRPr="00774BA9" w:rsidDel="006E7819" w:rsidRDefault="00774BA9" w:rsidP="00774BA9">
      <w:pPr>
        <w:rPr>
          <w:del w:id="719" w:author="Joel Karr" w:date="2026-03-06T20:31:00Z" w16du:dateUtc="2026-03-07T02:31:00Z"/>
        </w:rPr>
      </w:pPr>
      <w:del w:id="720" w:author="Joel Karr" w:date="2026-03-06T20:31:00Z" w16du:dateUtc="2026-03-07T02:31:00Z">
        <w:r w:rsidDel="006E7819">
          <w:delText>Capturing decisions creates continuity. It allows new team members to inherit context instead of reconstructing it.</w:delText>
        </w:r>
      </w:del>
    </w:p>
    <w:p w14:paraId="65FBCA9E" w14:textId="0488A66C" w:rsidR="00774BA9" w:rsidRPr="00774BA9" w:rsidDel="006E7819" w:rsidRDefault="00774BA9" w:rsidP="00774BA9">
      <w:pPr>
        <w:rPr>
          <w:del w:id="721" w:author="Joel Karr" w:date="2026-03-06T20:31:00Z" w16du:dateUtc="2026-03-07T02:31:00Z"/>
        </w:rPr>
      </w:pPr>
      <w:del w:id="722" w:author="Joel Karr" w:date="2026-03-06T20:31:00Z" w16du:dateUtc="2026-03-07T02:31:00Z">
        <w:r w:rsidDel="006E7819">
          <w:delText>This doesn't require heavy process. A short record of the question, the context, and the outcome is enough. Architecture Decision Records are one format, but the format matters less than the habit. What matters is that the rationale is visible.</w:delText>
        </w:r>
      </w:del>
    </w:p>
    <w:p w14:paraId="0798FC6C" w14:textId="075B86B4" w:rsidR="00774BA9" w:rsidRPr="00774BA9" w:rsidDel="006E7819" w:rsidRDefault="00774BA9" w:rsidP="00774BA9">
      <w:pPr>
        <w:rPr>
          <w:del w:id="723" w:author="Joel Karr" w:date="2026-03-06T20:31:00Z" w16du:dateUtc="2026-03-07T02:31:00Z"/>
        </w:rPr>
      </w:pPr>
      <w:del w:id="724" w:author="Joel Karr" w:date="2026-03-06T20:31:00Z" w16du:dateUtc="2026-03-07T02:31:00Z">
        <w:r w:rsidDel="006E7819">
          <w:delText>When you make a significant decision, write it down. When you're about to revisit a decision, check whether it was already made. Past judgment becomes present leverage.</w:delText>
        </w:r>
      </w:del>
    </w:p>
    <w:p w14:paraId="131879BA" w14:textId="5C87E590" w:rsidR="00774BA9" w:rsidRPr="00774BA9" w:rsidRDefault="00774BA9" w:rsidP="00774BA9">
      <w:r>
        <w:t xml:space="preserve">But even </w:t>
      </w:r>
      <w:del w:id="725" w:author="Joel Karr" w:date="2026-03-06T20:32:00Z" w16du:dateUtc="2026-03-07T02:32:00Z">
        <w:r w:rsidDel="00E82FC5">
          <w:delText>captured decisions</w:delText>
        </w:r>
      </w:del>
      <w:ins w:id="726" w:author="Joel Karr" w:date="2026-03-06T20:32:00Z" w16du:dateUtc="2026-03-07T02:32:00Z">
        <w:r w:rsidR="00E82FC5">
          <w:t>frameworks</w:t>
        </w:r>
      </w:ins>
      <w:r>
        <w:t xml:space="preserve"> can become outdated. That's why teams need calibration loops.</w:t>
      </w:r>
    </w:p>
    <w:p w14:paraId="2D029AC8" w14:textId="3A61A435" w:rsidR="00774BA9" w:rsidRPr="00774BA9" w:rsidDel="006F6850" w:rsidRDefault="00774BA9" w:rsidP="00774BA9">
      <w:pPr>
        <w:rPr>
          <w:del w:id="727" w:author="Joel Karr" w:date="2026-03-06T20:34:00Z" w16du:dateUtc="2026-03-07T02:34:00Z"/>
        </w:rPr>
      </w:pPr>
      <w:r>
        <w:t xml:space="preserve">The diagram that everyone understood six months ago may no longer reflect reality. The vocabulary document hasn't been updated since three new services were added. </w:t>
      </w:r>
      <w:ins w:id="728" w:author="Joel Karr" w:date="2026-03-06T20:34:00Z">
        <w:r w:rsidR="006F6850" w:rsidRPr="006F6850">
          <w:t xml:space="preserve">The decision framework has </w:t>
        </w:r>
        <w:proofErr w:type="gramStart"/>
        <w:r w:rsidR="006F6850" w:rsidRPr="006F6850">
          <w:t>gaps where</w:t>
        </w:r>
        <w:proofErr w:type="gramEnd"/>
        <w:r w:rsidR="006F6850" w:rsidRPr="006F6850">
          <w:t xml:space="preserve"> new contexts have emerged. At DFIN, we discovered this the hard way when a team built an entire </w:t>
        </w:r>
      </w:ins>
      <w:ins w:id="729" w:author="Joel Karr" w:date="2026-03-06T20:34:00Z" w16du:dateUtc="2026-03-07T02:34:00Z">
        <w:r w:rsidR="004421AF">
          <w:t>component</w:t>
        </w:r>
      </w:ins>
      <w:ins w:id="730" w:author="Joel Karr" w:date="2026-03-06T20:34:00Z">
        <w:r w:rsidR="006F6850" w:rsidRPr="006F6850">
          <w:t xml:space="preserve"> against a section of the architecture that had quietly shifted. The diagram still showed the old structure. Nobody had updated it. The misalignment cost us three weeks of rework that would have taken ten minutes to prevent.</w:t>
        </w:r>
      </w:ins>
      <w:ins w:id="731" w:author="Joel Karr" w:date="2026-03-06T20:34:00Z" w16du:dateUtc="2026-03-07T02:34:00Z">
        <w:r w:rsidR="004421AF">
          <w:t xml:space="preserve"> </w:t>
        </w:r>
      </w:ins>
      <w:del w:id="732" w:author="Joel Karr" w:date="2026-03-06T20:34:00Z" w16du:dateUtc="2026-03-07T02:34:00Z">
        <w:r w:rsidDel="006F6850">
          <w:delText>The decision log has gaps. The drift is invisible until it causes a problem.</w:delText>
        </w:r>
      </w:del>
    </w:p>
    <w:p w14:paraId="57F8A5B3" w14:textId="2296EC6B" w:rsidR="00774BA9" w:rsidRPr="00774BA9" w:rsidRDefault="00774BA9" w:rsidP="00774BA9">
      <w:r>
        <w:t xml:space="preserve">Calibration loops create opportunities to revisit the shared model. </w:t>
      </w:r>
      <w:ins w:id="733" w:author="Joel Karr" w:date="2026-03-06T20:35:00Z">
        <w:r w:rsidR="00A66C1C" w:rsidRPr="00A66C1C">
          <w:t>Review diagrams together</w:t>
        </w:r>
      </w:ins>
      <w:ins w:id="734" w:author="Joel Karr" w:date="2026-03-06T20:35:00Z" w16du:dateUtc="2026-03-07T02:35:00Z">
        <w:r w:rsidR="00A66C1C">
          <w:t xml:space="preserve"> or s</w:t>
        </w:r>
      </w:ins>
      <w:ins w:id="735" w:author="Joel Karr" w:date="2026-03-06T20:35:00Z">
        <w:r w:rsidR="00A66C1C" w:rsidRPr="00A66C1C">
          <w:t xml:space="preserve">ample recent decisions to see if they followed the framework. Look at where </w:t>
        </w:r>
        <w:r w:rsidR="00A66C1C" w:rsidRPr="00A66C1C">
          <w:lastRenderedPageBreak/>
          <w:t>friction is appearing in cross-team work.</w:t>
        </w:r>
      </w:ins>
      <w:del w:id="736" w:author="Joel Karr" w:date="2026-03-06T20:35:00Z" w16du:dateUtc="2026-03-07T02:35:00Z">
        <w:r w:rsidDel="00A66C1C">
          <w:delText>This can be as simple as periodically reviewing diagrams together, sampling recent decisions to see if they followed defaults, or examining where friction is appearing in cross-team work.</w:delText>
        </w:r>
      </w:del>
    </w:p>
    <w:p w14:paraId="72EB561A" w14:textId="5890ACF3" w:rsidR="00D56620" w:rsidRPr="00D56620" w:rsidRDefault="00D56620" w:rsidP="00D56620">
      <w:pPr>
        <w:rPr>
          <w:ins w:id="737" w:author="Joel Karr" w:date="2026-03-06T20:39:00Z"/>
        </w:rPr>
      </w:pPr>
      <w:ins w:id="738" w:author="Joel Karr" w:date="2026-03-06T20:39:00Z">
        <w:r w:rsidRPr="00D56620">
          <w:t xml:space="preserve">The frequency depends on the maturity of the product and architecture. A team building a new system where the architecture is still taking shape might calibrate weekly because the decisions are coming fast and the shared model is changing underneath everyone. A team maintaining a mature product with a stable architecture might only need to </w:t>
        </w:r>
        <w:proofErr w:type="gramStart"/>
        <w:r w:rsidRPr="00D56620">
          <w:t>calibrate</w:t>
        </w:r>
        <w:proofErr w:type="gramEnd"/>
        <w:r w:rsidRPr="00D56620">
          <w:t xml:space="preserve"> monthly or when a significant change is introduced. The goal </w:t>
        </w:r>
      </w:ins>
      <w:ins w:id="739" w:author="Joel Karr" w:date="2026-03-06T20:39:00Z" w16du:dateUtc="2026-03-07T02:39:00Z">
        <w:r w:rsidR="006B6016">
          <w:t>is to</w:t>
        </w:r>
      </w:ins>
      <w:ins w:id="740" w:author="Joel Karr" w:date="2026-03-06T20:39:00Z">
        <w:r w:rsidRPr="00D56620">
          <w:t xml:space="preserve"> catch drift</w:t>
        </w:r>
      </w:ins>
      <w:ins w:id="741" w:author="Joel Karr" w:date="2026-03-06T20:39:00Z" w16du:dateUtc="2026-03-07T02:39:00Z">
        <w:r w:rsidR="006B6016">
          <w:t xml:space="preserve"> in </w:t>
        </w:r>
        <w:r w:rsidR="00871F76">
          <w:t>people’s mental models</w:t>
        </w:r>
      </w:ins>
      <w:ins w:id="742" w:author="Joel Karr" w:date="2026-03-06T20:39:00Z">
        <w:r w:rsidRPr="00D56620">
          <w:t xml:space="preserve"> before it becomes a production problem.</w:t>
        </w:r>
      </w:ins>
    </w:p>
    <w:p w14:paraId="49532A77" w14:textId="77777777" w:rsidR="00D56620" w:rsidRPr="00D56620" w:rsidRDefault="00D56620" w:rsidP="00D56620">
      <w:pPr>
        <w:rPr>
          <w:ins w:id="743" w:author="Joel Karr" w:date="2026-03-06T20:39:00Z"/>
        </w:rPr>
      </w:pPr>
      <w:ins w:id="744" w:author="Joel Karr" w:date="2026-03-06T20:39:00Z">
        <w:r w:rsidRPr="00D56620">
          <w:t>When calibration surfaces a gap, fix it right away. Update the artifact, communicate the change, and reset the shared model. Alignment isn't something you achieve and move on from. It drifts as new people join, the architecture evolves, and what everyone understood three months ago quietly stops being true. The only question is whether you catch it early or discover it when two teams try to integrate something that no longer fits.</w:t>
        </w:r>
      </w:ins>
    </w:p>
    <w:p w14:paraId="78F9A2F5" w14:textId="2CE1CF4B" w:rsidR="00774BA9" w:rsidRPr="00774BA9" w:rsidDel="00D56620" w:rsidRDefault="00774BA9" w:rsidP="00774BA9">
      <w:pPr>
        <w:rPr>
          <w:del w:id="745" w:author="Joel Karr" w:date="2026-03-06T20:39:00Z" w16du:dateUtc="2026-03-07T02:39:00Z"/>
        </w:rPr>
      </w:pPr>
      <w:del w:id="746" w:author="Joel Karr" w:date="2026-03-06T20:39:00Z" w16du:dateUtc="2026-03-07T02:39:00Z">
        <w:r w:rsidDel="00D56620">
          <w:delText>The frequency depends on how fast things are changing. A team shipping daily might calibrate weekly. A team on a longer release cycle might calibrate monthly. The goal is not perfection. The goal is early correction.</w:delText>
        </w:r>
      </w:del>
    </w:p>
    <w:p w14:paraId="1BED9687" w14:textId="65CCD40A" w:rsidR="00774BA9" w:rsidRPr="00774BA9" w:rsidDel="00D56620" w:rsidRDefault="00774BA9" w:rsidP="00774BA9">
      <w:pPr>
        <w:rPr>
          <w:del w:id="747" w:author="Joel Karr" w:date="2026-03-06T20:39:00Z" w16du:dateUtc="2026-03-07T02:39:00Z"/>
        </w:rPr>
      </w:pPr>
      <w:del w:id="748" w:author="Joel Karr" w:date="2026-03-06T20:39:00Z" w16du:dateUtc="2026-03-07T02:39:00Z">
        <w:r w:rsidDel="00D56620">
          <w:delText>When calibration surfaces a gap—a diagram that's out of date, a term that's being used inconsistently, a default that no one follows anymore—fix it. Update the artifact. Communicate the change. Reset the shared model.</w:delText>
        </w:r>
      </w:del>
    </w:p>
    <w:p w14:paraId="04B486E6" w14:textId="65BBDBC7" w:rsidR="00774BA9" w:rsidRPr="00774BA9" w:rsidDel="00D56620" w:rsidRDefault="00774BA9" w:rsidP="00774BA9">
      <w:pPr>
        <w:rPr>
          <w:del w:id="749" w:author="Joel Karr" w:date="2026-03-06T20:39:00Z" w16du:dateUtc="2026-03-07T02:39:00Z"/>
        </w:rPr>
      </w:pPr>
      <w:del w:id="750" w:author="Joel Karr" w:date="2026-03-06T20:39:00Z" w16du:dateUtc="2026-03-07T02:39:00Z">
        <w:r w:rsidDel="00D56620">
          <w:delText>High-performing teams treat alignment as a continuous activity rather than a one-time event. They don't assume that because alignment existed last month, it still exists today.</w:delText>
        </w:r>
      </w:del>
    </w:p>
    <w:p w14:paraId="3667FACF" w14:textId="77777777" w:rsidR="00F8684D" w:rsidRPr="00F8684D" w:rsidRDefault="00F8684D" w:rsidP="00F8684D">
      <w:pPr>
        <w:rPr>
          <w:ins w:id="751" w:author="Joel Karr" w:date="2026-03-06T20:59:00Z"/>
          <w:b/>
          <w:bCs/>
        </w:rPr>
      </w:pPr>
      <w:ins w:id="752" w:author="Joel Karr" w:date="2026-03-06T20:59:00Z">
        <w:r w:rsidRPr="00F8684D">
          <w:rPr>
            <w:b/>
            <w:bCs/>
          </w:rPr>
          <w:t>Reshaping Your System Diagram</w:t>
        </w:r>
      </w:ins>
    </w:p>
    <w:p w14:paraId="4E0D9D08" w14:textId="77777777" w:rsidR="00F8684D" w:rsidRPr="00F8684D" w:rsidRDefault="00F8684D" w:rsidP="00F8684D">
      <w:pPr>
        <w:rPr>
          <w:ins w:id="753" w:author="Joel Karr" w:date="2026-03-06T20:59:00Z"/>
        </w:rPr>
      </w:pPr>
      <w:ins w:id="754" w:author="Joel Karr" w:date="2026-03-06T20:59:00Z">
        <w:r w:rsidRPr="00F8684D">
          <w:t>The whiteboard at DFIN worked once I accidentally added a level of grouping that brought the numbers below what people could hold. You can do the same thing deliberately.</w:t>
        </w:r>
      </w:ins>
    </w:p>
    <w:p w14:paraId="7B4E20D5" w14:textId="77777777" w:rsidR="00F8684D" w:rsidRPr="00F8684D" w:rsidRDefault="00F8684D" w:rsidP="00F8684D">
      <w:pPr>
        <w:rPr>
          <w:ins w:id="755" w:author="Joel Karr" w:date="2026-03-06T20:59:00Z"/>
        </w:rPr>
      </w:pPr>
      <w:ins w:id="756" w:author="Joel Karr" w:date="2026-03-06T20:59:00Z">
        <w:r w:rsidRPr="00F8684D">
          <w:t xml:space="preserve">Start with whatever </w:t>
        </w:r>
        <w:proofErr w:type="gramStart"/>
        <w:r w:rsidRPr="00F8684D">
          <w:t>system diagram</w:t>
        </w:r>
        <w:proofErr w:type="gramEnd"/>
        <w:r w:rsidRPr="00F8684D">
          <w:t xml:space="preserve"> your team currently uses. Count the top-level components. If there are more than seven, the diagram is already exceeding working memory for most people looking at it.</w:t>
        </w:r>
      </w:ins>
    </w:p>
    <w:p w14:paraId="7F4E7EEA" w14:textId="77777777" w:rsidR="00F8684D" w:rsidRPr="00F8684D" w:rsidRDefault="00F8684D" w:rsidP="00F8684D">
      <w:pPr>
        <w:rPr>
          <w:ins w:id="757" w:author="Joel Karr" w:date="2026-03-06T20:59:00Z"/>
        </w:rPr>
      </w:pPr>
      <w:ins w:id="758" w:author="Joel Karr" w:date="2026-03-06T20:59:00Z">
        <w:r w:rsidRPr="00F8684D">
          <w:t xml:space="preserve">Group the components until you have five to seven clusters at the top level. Try different strategies. When I was redrawing the whiteboard each morning at the Rookery, I tried organizing by software layer, then by business domain, then by team ownership. Each approach produced different groupings. The right one depends on how your teams </w:t>
        </w:r>
        <w:proofErr w:type="gramStart"/>
        <w:r w:rsidRPr="00F8684D">
          <w:t>actually talk</w:t>
        </w:r>
        <w:proofErr w:type="gramEnd"/>
        <w:r w:rsidRPr="00F8684D">
          <w:t xml:space="preserve"> about the system. If your standups are organized by team, group by team. If your </w:t>
        </w:r>
        <w:r w:rsidRPr="00F8684D">
          <w:lastRenderedPageBreak/>
          <w:t>architecture reviews are organized by domain, group by domain. Match the grouping to the conversations people are already having.</w:t>
        </w:r>
      </w:ins>
    </w:p>
    <w:p w14:paraId="0167DAD0" w14:textId="77777777" w:rsidR="00F8684D" w:rsidRPr="00F8684D" w:rsidRDefault="00F8684D" w:rsidP="00F8684D">
      <w:pPr>
        <w:rPr>
          <w:ins w:id="759" w:author="Joel Karr" w:date="2026-03-06T20:59:00Z"/>
        </w:rPr>
      </w:pPr>
      <w:ins w:id="760" w:author="Joel Karr" w:date="2026-03-06T20:59:00Z">
        <w:r w:rsidRPr="00F8684D">
          <w:t xml:space="preserve">Once you have your top-level clusters, zoom into each one. If any cluster has more than seven components inside it, repeat the process. Add another level of grouping until every view </w:t>
        </w:r>
        <w:proofErr w:type="gramStart"/>
        <w:r w:rsidRPr="00F8684D">
          <w:t>fits</w:t>
        </w:r>
        <w:proofErr w:type="gramEnd"/>
        <w:r w:rsidRPr="00F8684D">
          <w:t xml:space="preserve"> within the threshold.</w:t>
        </w:r>
      </w:ins>
    </w:p>
    <w:p w14:paraId="0841FE29" w14:textId="77777777" w:rsidR="00F8684D" w:rsidRPr="00F8684D" w:rsidRDefault="00F8684D" w:rsidP="00F8684D">
      <w:pPr>
        <w:rPr>
          <w:ins w:id="761" w:author="Joel Karr" w:date="2026-03-06T20:59:00Z"/>
        </w:rPr>
      </w:pPr>
      <w:ins w:id="762" w:author="Joel Karr" w:date="2026-03-06T20:59:00Z">
        <w:r w:rsidRPr="00F8684D">
          <w:t xml:space="preserve">The test is simple. Point to any level of the diagram and ask: can someone new to this system hold </w:t>
        </w:r>
        <w:proofErr w:type="gramStart"/>
        <w:r w:rsidRPr="00F8684D">
          <w:t>all of</w:t>
        </w:r>
        <w:proofErr w:type="gramEnd"/>
        <w:r w:rsidRPr="00F8684D">
          <w:t xml:space="preserve"> these groups in their head at the same time? If the answer is no, you need another level.</w:t>
        </w:r>
      </w:ins>
    </w:p>
    <w:p w14:paraId="1CEC7B46" w14:textId="77777777" w:rsidR="00F337B8" w:rsidRPr="00F337B8" w:rsidRDefault="00F337B8" w:rsidP="00F337B8">
      <w:pPr>
        <w:rPr>
          <w:ins w:id="763" w:author="Joel Karr" w:date="2026-03-06T21:15:00Z"/>
        </w:rPr>
      </w:pPr>
      <w:ins w:id="764" w:author="Joel Karr" w:date="2026-03-06T21:15:00Z">
        <w:r w:rsidRPr="00F337B8">
          <w:t>At DFIN it was colors, but the form doesn't matter. What matters is that a mental foothold gives people a starting place for conversations. Instead of jumping straight into the details of what you're building, you anchor the listener first. "In the blue section, I'm working on the new validation API" tells everyone in the room exactly where you are in the system before you've explained a single technical detail. They're already oriented. They're already following.</w:t>
        </w:r>
      </w:ins>
    </w:p>
    <w:p w14:paraId="3741EB98" w14:textId="77777777" w:rsidR="00F337B8" w:rsidRPr="00F337B8" w:rsidRDefault="00F337B8" w:rsidP="00F337B8">
      <w:pPr>
        <w:rPr>
          <w:ins w:id="765" w:author="Joel Karr" w:date="2026-03-06T21:15:00Z"/>
        </w:rPr>
      </w:pPr>
      <w:ins w:id="766" w:author="Joel Karr" w:date="2026-03-06T21:15:00Z">
        <w:r w:rsidRPr="00F337B8">
          <w:t>The foothold can be anywhere in the diagram and at any level of detail. "Starting from the cart processor, I'm working on the inventory manager that it calls to make sure there are still enough items in stock" works just as well. The cart processor is the anchor. The listener knows that component, so they can mentally walk from there to the piece you're describing. Without that starting place, you'd spend the first two minutes of every conversation just getting everyone to the same part of the system.</w:t>
        </w:r>
      </w:ins>
    </w:p>
    <w:p w14:paraId="76F804C6" w14:textId="77777777" w:rsidR="00F337B8" w:rsidRPr="00F337B8" w:rsidRDefault="00F337B8" w:rsidP="00F337B8">
      <w:pPr>
        <w:rPr>
          <w:ins w:id="767" w:author="Joel Karr" w:date="2026-03-06T21:15:00Z"/>
        </w:rPr>
      </w:pPr>
      <w:ins w:id="768" w:author="Joel Karr" w:date="2026-03-06T21:15:00Z">
        <w:r w:rsidRPr="00F337B8">
          <w:t>The best footholds are ones the team creates together. When people participate in naming or identifying anchor points, they remember them. When labels are assigned in a planning document, they disappear from memory the moment the meeting ends. Give the team the groups and let them figure out how to reference them. You'll be surprised how quickly the language sticks and how naturally people start using it in standups, pull requests, and Slack threads.</w:t>
        </w:r>
      </w:ins>
    </w:p>
    <w:p w14:paraId="629FA9E2" w14:textId="77777777" w:rsidR="00F8684D" w:rsidRPr="00F8684D" w:rsidRDefault="00F8684D" w:rsidP="00F8684D">
      <w:pPr>
        <w:rPr>
          <w:ins w:id="769" w:author="Joel Karr" w:date="2026-03-06T20:59:00Z"/>
        </w:rPr>
      </w:pPr>
      <w:ins w:id="770" w:author="Joel Karr" w:date="2026-03-06T20:59:00Z">
        <w:r w:rsidRPr="00F8684D">
          <w:t>Review the diagram with your team. Watch for the moment someone says "wait, I thought that was in the other group." That's alignment surfacing, not breaking. Every disagreement caught at the diagram level is an integration failure you won't have to debug later.</w:t>
        </w:r>
      </w:ins>
    </w:p>
    <w:p w14:paraId="22452B07" w14:textId="77777777" w:rsidR="00F8684D" w:rsidRPr="00F8684D" w:rsidRDefault="00F8684D" w:rsidP="00F8684D">
      <w:pPr>
        <w:rPr>
          <w:ins w:id="771" w:author="Joel Karr" w:date="2026-03-06T20:59:00Z"/>
        </w:rPr>
      </w:pPr>
      <w:ins w:id="772" w:author="Joel Karr" w:date="2026-03-06T20:59:00Z">
        <w:r w:rsidRPr="00F8684D">
          <w:t xml:space="preserve">Then revisit the diagram regularly. Systems change. Teams change. The grouping that made sense three months ago might not reflect how the system </w:t>
        </w:r>
        <w:proofErr w:type="gramStart"/>
        <w:r w:rsidRPr="00F8684D">
          <w:t>actually works</w:t>
        </w:r>
        <w:proofErr w:type="gramEnd"/>
        <w:r w:rsidRPr="00F8684D">
          <w:t xml:space="preserve"> today. Treat the diagram as a living artifact, not a one-time exercise.</w:t>
        </w:r>
      </w:ins>
    </w:p>
    <w:p w14:paraId="1CA7CE78" w14:textId="0685D696" w:rsidR="00774BA9" w:rsidRPr="00774BA9" w:rsidRDefault="00774BA9" w:rsidP="00774BA9"/>
    <w:p w14:paraId="6CA88BD0" w14:textId="65C09BF4" w:rsidR="00774BA9" w:rsidRPr="00774BA9" w:rsidRDefault="00C34D5C" w:rsidP="00774BA9">
      <w:pPr>
        <w:pStyle w:val="Heading3"/>
      </w:pPr>
      <w:bookmarkStart w:id="773" w:name="_Toc224480596"/>
      <w:r>
        <w:lastRenderedPageBreak/>
        <w:t>Beyond the Illusion</w:t>
      </w:r>
      <w:bookmarkEnd w:id="773"/>
    </w:p>
    <w:p w14:paraId="19088993" w14:textId="63837E23" w:rsidR="00774BA9" w:rsidRPr="00774BA9" w:rsidDel="00C16990" w:rsidRDefault="00774BA9" w:rsidP="00774BA9">
      <w:pPr>
        <w:rPr>
          <w:del w:id="774" w:author="Joel Karr" w:date="2026-03-06T20:41:00Z" w16du:dateUtc="2026-03-07T02:41:00Z"/>
        </w:rPr>
      </w:pPr>
      <w:del w:id="775" w:author="Joel Karr" w:date="2026-03-06T20:41:00Z" w16du:dateUtc="2026-03-07T02:41:00Z">
        <w:r w:rsidDel="00C16990">
          <w:delText>When teams share mental models, coordination costs drop. Conversations shorten. Decisions accelerate. Engineers spend less time explaining context and more time solving problems.</w:delText>
        </w:r>
      </w:del>
    </w:p>
    <w:p w14:paraId="77928C2A" w14:textId="5B93D336" w:rsidR="00774BA9" w:rsidRPr="00774BA9" w:rsidDel="00C16990" w:rsidRDefault="00774BA9" w:rsidP="00774BA9">
      <w:pPr>
        <w:rPr>
          <w:del w:id="776" w:author="Joel Karr" w:date="2026-03-06T20:41:00Z" w16du:dateUtc="2026-03-07T02:41:00Z"/>
        </w:rPr>
      </w:pPr>
      <w:del w:id="777" w:author="Joel Karr" w:date="2026-03-06T20:41:00Z" w16du:dateUtc="2026-03-07T02:41:00Z">
        <w:r w:rsidDel="00C16990">
          <w:delText>Most importantly, work becomes composable. Teams can build in parallel because their decisions interlock instead of collide. Integration becomes predictable rather than painful. Differences still exist, but they're visible and intentional.</w:delText>
        </w:r>
      </w:del>
    </w:p>
    <w:p w14:paraId="4C181733" w14:textId="080667C3" w:rsidR="00774BA9" w:rsidRPr="00774BA9" w:rsidDel="00C16990" w:rsidRDefault="00774BA9" w:rsidP="00774BA9">
      <w:pPr>
        <w:rPr>
          <w:del w:id="778" w:author="Joel Karr" w:date="2026-03-06T20:41:00Z" w16du:dateUtc="2026-03-07T02:41:00Z"/>
        </w:rPr>
      </w:pPr>
      <w:del w:id="779" w:author="Joel Karr" w:date="2026-03-06T20:41:00Z" w16du:dateUtc="2026-03-07T02:41:00Z">
        <w:r w:rsidDel="00C16990">
          <w:delText>This is what allows organizations to scale judgment instead of centralizing it. When everyone shares the same mental model, you don't need a single architect reviewing every decision. The shared model does that work.</w:delText>
        </w:r>
      </w:del>
    </w:p>
    <w:p w14:paraId="533EE7C0" w14:textId="77777777" w:rsidR="00774BA9" w:rsidRPr="00774BA9" w:rsidRDefault="00774BA9" w:rsidP="00774BA9">
      <w:r>
        <w:t>I still think about that whiteboard in the Rookery building.</w:t>
      </w:r>
    </w:p>
    <w:p w14:paraId="2F4DA3FE" w14:textId="77777777" w:rsidR="00774BA9" w:rsidRPr="00774BA9" w:rsidRDefault="00774BA9" w:rsidP="00774BA9">
      <w:r>
        <w:t xml:space="preserve">The system didn't change when the blue marker ran dry. The architecture was </w:t>
      </w:r>
      <w:proofErr w:type="gramStart"/>
      <w:r>
        <w:t>exactly the same</w:t>
      </w:r>
      <w:proofErr w:type="gramEnd"/>
      <w:r>
        <w:t xml:space="preserve"> before and after I picked up the red marker. But the way people could think about the system changed completely.</w:t>
      </w:r>
    </w:p>
    <w:p w14:paraId="509908AF" w14:textId="77777777" w:rsidR="00774BA9" w:rsidRPr="00774BA9" w:rsidRDefault="00774BA9" w:rsidP="00774BA9">
      <w:r>
        <w:t>Before the colors, every conversation was a struggle. People would nod along, say they understood, and then go build something that didn't fit. The integration problems would surface weeks later, and we'd have the same whiteboard session again.</w:t>
      </w:r>
    </w:p>
    <w:p w14:paraId="19EF115F" w14:textId="77777777" w:rsidR="00774BA9" w:rsidRPr="00774BA9" w:rsidRDefault="00774BA9" w:rsidP="00774BA9">
      <w:r>
        <w:t>After the colors, people had a shared mental foothold. They could orient themselves. They could point to a section and know that everyone else was pointing to the same place. The conversations got shorter. The integration problems got rarer.</w:t>
      </w:r>
    </w:p>
    <w:p w14:paraId="037A1D4B" w14:textId="4EBBFDC8" w:rsidR="00774BA9" w:rsidRPr="00774BA9" w:rsidRDefault="00774BA9" w:rsidP="00774BA9">
      <w:r>
        <w:t xml:space="preserve">It wasn't magic. It was just acknowledging that human brains have limits. </w:t>
      </w:r>
      <w:commentRangeStart w:id="780"/>
      <w:r>
        <w:t xml:space="preserve">Working with those limits, instead of against them, </w:t>
      </w:r>
      <w:del w:id="781" w:author="Joel Karr" w:date="2026-03-06T21:03:00Z" w16du:dateUtc="2026-03-07T03:03:00Z">
        <w:r w:rsidDel="00384FEC">
          <w:delText>unlocked our collaborative potential</w:delText>
        </w:r>
      </w:del>
      <w:ins w:id="782" w:author="Joel Karr" w:date="2026-03-06T21:03:00Z" w16du:dateUtc="2026-03-07T03:03:00Z">
        <w:r w:rsidR="00384FEC">
          <w:t>changed how we worked together</w:t>
        </w:r>
      </w:ins>
      <w:r>
        <w:t>.</w:t>
      </w:r>
      <w:commentRangeEnd w:id="780"/>
      <w:r>
        <w:rPr>
          <w:rStyle w:val="CommentReference"/>
          <w:sz w:val="24"/>
          <w:szCs w:val="24"/>
        </w:rPr>
        <w:commentReference w:id="780"/>
      </w:r>
    </w:p>
    <w:p w14:paraId="7EC26710" w14:textId="15F26FEB" w:rsidR="00774BA9" w:rsidRPr="00774BA9" w:rsidRDefault="00774BA9" w:rsidP="00774BA9">
      <w:r>
        <w:t xml:space="preserve">The teams you lead will face the same challenge. The systems will be different, but the cognitive constraints will be the same. Miller's research </w:t>
      </w:r>
      <w:del w:id="783" w:author="Joel Karr" w:date="2026-03-06T20:41:00Z" w16du:dateUtc="2026-03-07T02:41:00Z">
        <w:r w:rsidDel="00D97FC8">
          <w:delText>hasn't changed</w:delText>
        </w:r>
      </w:del>
      <w:ins w:id="784" w:author="Joel Karr" w:date="2026-03-06T20:41:00Z" w16du:dateUtc="2026-03-07T02:41:00Z">
        <w:r w:rsidR="00D97FC8">
          <w:t>still applies today</w:t>
        </w:r>
      </w:ins>
      <w:r>
        <w:t xml:space="preserve">. People </w:t>
      </w:r>
      <w:del w:id="785" w:author="Joel Karr" w:date="2026-03-06T20:41:00Z" w16du:dateUtc="2026-03-07T02:41:00Z">
        <w:r w:rsidDel="00D97FC8">
          <w:delText xml:space="preserve">still </w:delText>
        </w:r>
      </w:del>
      <w:r>
        <w:t>can only hold five to nine things in working memory. They still compress information into mental models shaped by their own experience.</w:t>
      </w:r>
    </w:p>
    <w:p w14:paraId="02F8C016" w14:textId="77777777" w:rsidR="00774BA9" w:rsidRPr="00774BA9" w:rsidRDefault="00774BA9" w:rsidP="00774BA9">
      <w:r>
        <w:t>Your job isn't to eliminate that compression. It's to make sure everyone compresses the same way.</w:t>
      </w:r>
    </w:p>
    <w:p w14:paraId="1BEDB56E" w14:textId="4E8BB6BD" w:rsidR="00774BA9" w:rsidRPr="00774BA9" w:rsidDel="00D033EB" w:rsidRDefault="00774BA9" w:rsidP="00774BA9">
      <w:pPr>
        <w:rPr>
          <w:del w:id="786" w:author="Joel Karr" w:date="2026-03-06T20:42:00Z" w16du:dateUtc="2026-03-07T02:42:00Z"/>
        </w:rPr>
      </w:pPr>
      <w:del w:id="787" w:author="Joel Karr" w:date="2026-03-06T20:42:00Z" w16du:dateUtc="2026-03-07T02:42:00Z">
        <w:r w:rsidDel="00D033EB">
          <w:delText>Mental footholds. Shared vocabulary. Default patterns. Intent-first reviews. Decision capture. Calibration loops. These aren't bureaucratic overhead. They're how you externalize cognition so that alignment becomes durable instead of illusory.</w:delText>
        </w:r>
      </w:del>
    </w:p>
    <w:p w14:paraId="0956019A" w14:textId="3330C534" w:rsidR="00774BA9" w:rsidRPr="00774BA9" w:rsidDel="00D033EB" w:rsidRDefault="00774BA9" w:rsidP="00774BA9">
      <w:pPr>
        <w:rPr>
          <w:del w:id="788" w:author="Joel Karr" w:date="2026-03-06T20:42:00Z" w16du:dateUtc="2026-03-07T02:42:00Z"/>
        </w:rPr>
      </w:pPr>
      <w:del w:id="789" w:author="Joel Karr" w:date="2026-03-06T20:42:00Z" w16du:dateUtc="2026-03-07T02:42:00Z">
        <w:r w:rsidDel="00D033EB">
          <w:lastRenderedPageBreak/>
          <w:delText>The illusion of alignment is comfortable. Everyone nods. Everyone feels productive. The problems only appear later.</w:delText>
        </w:r>
      </w:del>
    </w:p>
    <w:p w14:paraId="438823BF" w14:textId="2F4EDD85" w:rsidR="00774BA9" w:rsidRPr="00774BA9" w:rsidDel="00D033EB" w:rsidRDefault="00774BA9" w:rsidP="00774BA9">
      <w:pPr>
        <w:rPr>
          <w:del w:id="790" w:author="Joel Karr" w:date="2026-03-06T20:42:00Z" w16du:dateUtc="2026-03-07T02:42:00Z"/>
        </w:rPr>
      </w:pPr>
      <w:del w:id="791" w:author="Joel Karr" w:date="2026-03-06T20:42:00Z" w16du:dateUtc="2026-03-07T02:42:00Z">
        <w:r w:rsidDel="00D033EB">
          <w:delText>Real alignment takes more effort upfront. But it's the only kind that survives contact with complexity.</w:delText>
        </w:r>
      </w:del>
    </w:p>
    <w:p w14:paraId="38F26852" w14:textId="795C5272" w:rsidR="000B6764" w:rsidRDefault="000B6764">
      <w:r>
        <w:br w:type="page"/>
      </w:r>
    </w:p>
    <w:p w14:paraId="65D3CC0F" w14:textId="77777777" w:rsidR="00C00A80" w:rsidRDefault="00C00A80" w:rsidP="00C00A80"/>
    <w:p w14:paraId="3EE82133" w14:textId="604AE50E" w:rsidR="00C50EF8" w:rsidRDefault="00C50EF8" w:rsidP="00FA36F3">
      <w:pPr>
        <w:pStyle w:val="Heading2"/>
      </w:pPr>
      <w:bookmarkStart w:id="792" w:name="_Toc224480597"/>
      <w:del w:id="793" w:author="Joel Karr" w:date="2026-03-06T21:15:00Z" w16du:dateUtc="2026-03-07T03:15:00Z">
        <w:r w:rsidDel="00F337B8">
          <w:delText>Ten</w:delText>
        </w:r>
      </w:del>
      <w:ins w:id="794" w:author="Joel Karr" w:date="2026-03-06T21:15:00Z" w16du:dateUtc="2026-03-07T03:15:00Z">
        <w:r w:rsidR="00F337B8">
          <w:t>Nine</w:t>
        </w:r>
      </w:ins>
      <w:bookmarkEnd w:id="792"/>
    </w:p>
    <w:p w14:paraId="11DFD819" w14:textId="6A4E6795" w:rsidR="00431041" w:rsidRDefault="00431041" w:rsidP="00FA36F3">
      <w:pPr>
        <w:pStyle w:val="Heading2"/>
      </w:pPr>
      <w:bookmarkStart w:id="795" w:name="_Toc224480598"/>
      <w:commentRangeStart w:id="796"/>
      <w:r>
        <w:t>The Cost of Re-Deciding</w:t>
      </w:r>
      <w:commentRangeEnd w:id="796"/>
      <w:r>
        <w:rPr>
          <w:rStyle w:val="CommentReference"/>
          <w:sz w:val="32"/>
          <w:szCs w:val="32"/>
        </w:rPr>
        <w:commentReference w:id="796"/>
      </w:r>
      <w:bookmarkEnd w:id="795"/>
      <w:r>
        <w:br/>
      </w:r>
    </w:p>
    <w:p w14:paraId="79553FC3" w14:textId="6D696B59" w:rsidR="00431041" w:rsidRPr="00431041" w:rsidDel="006A6B10" w:rsidRDefault="00431041" w:rsidP="00431041">
      <w:pPr>
        <w:rPr>
          <w:del w:id="797" w:author="Joel Karr" w:date="2026-03-07T16:07:00Z" w16du:dateUtc="2026-03-07T22:07:00Z"/>
        </w:rPr>
      </w:pPr>
      <w:commentRangeStart w:id="798"/>
      <w:del w:id="799" w:author="Joel Karr" w:date="2026-03-07T16:07:00Z" w16du:dateUtc="2026-03-07T22:07:00Z">
        <w:r w:rsidDel="006A6B10">
          <w:delText>The decision felt solid.</w:delText>
        </w:r>
      </w:del>
    </w:p>
    <w:p w14:paraId="567C0629" w14:textId="40A5483B" w:rsidR="00431041" w:rsidRPr="00431041" w:rsidDel="006A6B10" w:rsidRDefault="00431041" w:rsidP="00431041">
      <w:pPr>
        <w:rPr>
          <w:del w:id="800" w:author="Joel Karr" w:date="2026-03-07T16:07:00Z" w16du:dateUtc="2026-03-07T22:07:00Z"/>
        </w:rPr>
      </w:pPr>
      <w:del w:id="801" w:author="Joel Karr" w:date="2026-03-07T16:07:00Z" w16du:dateUtc="2026-03-07T22:07:00Z">
        <w:r w:rsidDel="006A6B10">
          <w:delText xml:space="preserve">After days of discussion and building proof of concepts, the team finally converged on an architectural decision. The team lead reviewed the details of how they would </w:delText>
        </w:r>
      </w:del>
      <w:del w:id="802" w:author="Joel Karr" w:date="2026-03-07T08:29:00Z" w16du:dateUtc="2026-03-07T14:29:00Z">
        <w:r w:rsidRPr="00A324B1" w:rsidDel="00112110">
          <w:delText>implement dependency injection</w:delText>
        </w:r>
      </w:del>
      <w:del w:id="803" w:author="Joel Karr" w:date="2026-03-07T16:07:00Z" w16du:dateUtc="2026-03-07T22:07:00Z">
        <w:r w:rsidRPr="00A324B1" w:rsidDel="006A6B10">
          <w:delText xml:space="preserve"> </w:delText>
        </w:r>
        <w:r w:rsidDel="006A6B10">
          <w:delText>and was met with silent agreement.</w:delText>
        </w:r>
      </w:del>
    </w:p>
    <w:p w14:paraId="6F054981" w14:textId="55E746CD" w:rsidR="00431041" w:rsidRPr="00431041" w:rsidDel="006A6B10" w:rsidRDefault="00431041" w:rsidP="00431041">
      <w:pPr>
        <w:rPr>
          <w:del w:id="804" w:author="Joel Karr" w:date="2026-03-07T16:07:00Z" w16du:dateUtc="2026-03-07T22:07:00Z"/>
        </w:rPr>
      </w:pPr>
      <w:del w:id="805" w:author="Joel Karr" w:date="2026-03-07T16:07:00Z" w16du:dateUtc="2026-03-07T22:07:00Z">
        <w:r w:rsidDel="006A6B10">
          <w:delText>One software engineer had pushed hard for a different approach, but eventually he ran out of reasons to disagree with the rest of the team, and  acquiesced to the team's approach.</w:delText>
        </w:r>
        <w:commentRangeEnd w:id="798"/>
        <w:r w:rsidDel="006A6B10">
          <w:rPr>
            <w:rStyle w:val="CommentReference"/>
            <w:sz w:val="24"/>
            <w:szCs w:val="24"/>
          </w:rPr>
          <w:commentReference w:id="798"/>
        </w:r>
      </w:del>
    </w:p>
    <w:p w14:paraId="38E1C84F" w14:textId="7095C94F" w:rsidR="00431041" w:rsidRPr="00431041" w:rsidDel="006A6B10" w:rsidRDefault="00431041" w:rsidP="00431041">
      <w:pPr>
        <w:rPr>
          <w:del w:id="806" w:author="Joel Karr" w:date="2026-03-07T16:07:00Z" w16du:dateUtc="2026-03-07T22:07:00Z"/>
        </w:rPr>
      </w:pPr>
      <w:commentRangeStart w:id="807"/>
      <w:del w:id="808" w:author="Joel Karr" w:date="2026-03-07T16:07:00Z" w16du:dateUtc="2026-03-07T22:07:00Z">
        <w:r w:rsidDel="006A6B10">
          <w:delText xml:space="preserve">The team </w:delText>
        </w:r>
        <w:commentRangeEnd w:id="807"/>
        <w:r w:rsidDel="006A6B10">
          <w:rPr>
            <w:rStyle w:val="CommentReference"/>
            <w:sz w:val="24"/>
            <w:szCs w:val="24"/>
          </w:rPr>
          <w:commentReference w:id="807"/>
        </w:r>
        <w:r w:rsidDel="006A6B10">
          <w:delText>moved forward and started implementing their standard dependency injection framework across all their applications.</w:delText>
        </w:r>
      </w:del>
    </w:p>
    <w:p w14:paraId="48CE4EA6" w14:textId="33D716E3" w:rsidR="00431041" w:rsidRPr="00431041" w:rsidDel="006A6B10" w:rsidRDefault="00431041" w:rsidP="00431041">
      <w:pPr>
        <w:rPr>
          <w:del w:id="809" w:author="Joel Karr" w:date="2026-03-07T16:07:00Z" w16du:dateUtc="2026-03-07T22:07:00Z"/>
        </w:rPr>
      </w:pPr>
      <w:commentRangeStart w:id="810"/>
      <w:del w:id="811" w:author="Joel Karr" w:date="2026-03-07T16:07:00Z" w16du:dateUtc="2026-03-07T22:07:00Z">
        <w:r w:rsidDel="006A6B10">
          <w:delText>Two sprints later, during sprint planning, he spoke up again.</w:delText>
        </w:r>
        <w:commentRangeEnd w:id="810"/>
        <w:r w:rsidDel="006A6B10">
          <w:rPr>
            <w:rStyle w:val="CommentReference"/>
            <w:sz w:val="24"/>
            <w:szCs w:val="24"/>
          </w:rPr>
          <w:commentReference w:id="810"/>
        </w:r>
      </w:del>
    </w:p>
    <w:p w14:paraId="2DAC08E1" w14:textId="563A9026" w:rsidR="00431041" w:rsidRPr="00431041" w:rsidDel="006A6B10" w:rsidRDefault="00431041" w:rsidP="00431041">
      <w:pPr>
        <w:rPr>
          <w:del w:id="812" w:author="Joel Karr" w:date="2026-03-07T16:07:00Z" w16du:dateUtc="2026-03-07T22:07:00Z"/>
        </w:rPr>
      </w:pPr>
      <w:del w:id="813" w:author="Joel Karr" w:date="2026-03-07T16:07:00Z" w16du:dateUtc="2026-03-07T22:07:00Z">
        <w:r w:rsidDel="006A6B10">
          <w:delText>"I've been thinking about this, and I'm worried that we'll regret the approach we're taking down the road."</w:delText>
        </w:r>
      </w:del>
    </w:p>
    <w:p w14:paraId="3BDD59A9" w14:textId="7E3272F6" w:rsidR="00431041" w:rsidRPr="00431041" w:rsidDel="006A6B10" w:rsidRDefault="00431041" w:rsidP="00431041">
      <w:pPr>
        <w:rPr>
          <w:del w:id="814" w:author="Joel Karr" w:date="2026-03-07T16:07:00Z" w16du:dateUtc="2026-03-07T22:07:00Z"/>
        </w:rPr>
      </w:pPr>
      <w:del w:id="815" w:author="Joel Karr" w:date="2026-03-07T16:07:00Z" w16du:dateUtc="2026-03-07T22:07:00Z">
        <w:r w:rsidDel="006A6B10">
          <w:delText>The team had worked hard to build a culture where questioning decisions was encouraged, so they didn't want to just outright shut him down. To their credit, they took his concern seriously, launching into many of the same discussion they’d already had over the weeks.</w:delText>
        </w:r>
      </w:del>
    </w:p>
    <w:p w14:paraId="35C56B88" w14:textId="010CDA82" w:rsidR="00431041" w:rsidRPr="00431041" w:rsidDel="006A6B10" w:rsidRDefault="00431041" w:rsidP="00431041">
      <w:pPr>
        <w:rPr>
          <w:del w:id="816" w:author="Joel Karr" w:date="2026-03-07T16:07:00Z" w16du:dateUtc="2026-03-07T22:07:00Z"/>
        </w:rPr>
      </w:pPr>
      <w:del w:id="817" w:author="Joel Karr" w:date="2026-03-07T16:07:00Z" w16du:dateUtc="2026-03-07T22:07:00Z">
        <w:r w:rsidDel="006A6B10">
          <w:delText>Eventually the team had again exhausted all the questions. They agreed to move forward with the same decision they'd made previously. But the team left the conversation worn down.</w:delText>
        </w:r>
      </w:del>
    </w:p>
    <w:p w14:paraId="71BB10A7" w14:textId="605654DF" w:rsidR="00431041" w:rsidRPr="00431041" w:rsidDel="006A6B10" w:rsidRDefault="00431041" w:rsidP="00431041">
      <w:pPr>
        <w:rPr>
          <w:del w:id="818" w:author="Joel Karr" w:date="2026-03-07T16:07:00Z" w16du:dateUtc="2026-03-07T22:07:00Z"/>
        </w:rPr>
      </w:pPr>
      <w:commentRangeStart w:id="819"/>
      <w:del w:id="820" w:author="Joel Karr" w:date="2026-03-07T16:07:00Z" w16du:dateUtc="2026-03-07T22:07:00Z">
        <w:r w:rsidDel="006A6B10">
          <w:delText>When the same person brought it up again the next month, the team was quick to cave. No one wanted to risk being wrong after such a long discussion, so they allowed the one team member to take ownership.</w:delText>
        </w:r>
        <w:commentRangeEnd w:id="819"/>
        <w:r w:rsidDel="006A6B10">
          <w:rPr>
            <w:rStyle w:val="CommentReference"/>
            <w:sz w:val="24"/>
            <w:szCs w:val="24"/>
          </w:rPr>
          <w:commentReference w:id="819"/>
        </w:r>
      </w:del>
    </w:p>
    <w:p w14:paraId="307AC51D" w14:textId="749617D2" w:rsidR="00431041" w:rsidDel="006A6B10" w:rsidRDefault="00431041" w:rsidP="00431041">
      <w:pPr>
        <w:rPr>
          <w:del w:id="821" w:author="Joel Karr" w:date="2026-03-07T16:07:00Z" w16du:dateUtc="2026-03-07T22:07:00Z"/>
        </w:rPr>
      </w:pPr>
      <w:del w:id="822" w:author="Joel Karr" w:date="2026-03-07T16:07:00Z" w16du:dateUtc="2026-03-07T22:07:00Z">
        <w:r w:rsidDel="006A6B10">
          <w:delText xml:space="preserve">The team then </w:delText>
        </w:r>
        <w:commentRangeStart w:id="823"/>
        <w:r w:rsidDel="006A6B10">
          <w:delText xml:space="preserve">spent effort </w:delText>
        </w:r>
        <w:commentRangeEnd w:id="823"/>
        <w:r w:rsidDel="006A6B10">
          <w:rPr>
            <w:rStyle w:val="CommentReference"/>
            <w:sz w:val="24"/>
            <w:szCs w:val="24"/>
          </w:rPr>
          <w:commentReference w:id="823"/>
        </w:r>
        <w:r w:rsidDel="006A6B10">
          <w:delText xml:space="preserve">reworking code they had already written. </w:delText>
        </w:r>
      </w:del>
    </w:p>
    <w:p w14:paraId="1F4A86CB" w14:textId="5029E425" w:rsidR="006A6B10" w:rsidRPr="006A6B10" w:rsidRDefault="006A6B10" w:rsidP="006A6B10">
      <w:pPr>
        <w:rPr>
          <w:ins w:id="824" w:author="Joel Karr" w:date="2026-03-07T16:07:00Z"/>
        </w:rPr>
      </w:pPr>
      <w:ins w:id="825" w:author="Joel Karr" w:date="2026-03-07T16:07:00Z">
        <w:r w:rsidRPr="006A6B10">
          <w:t xml:space="preserve">Chris Babb had been </w:t>
        </w:r>
      </w:ins>
      <w:ins w:id="826" w:author="Joel Karr" w:date="2026-03-07T16:08:00Z" w16du:dateUtc="2026-03-07T22:08:00Z">
        <w:r>
          <w:t>at a company that was acquired by Redwood Logistics for years</w:t>
        </w:r>
      </w:ins>
      <w:ins w:id="827" w:author="Joel Karr" w:date="2026-03-07T16:07:00Z">
        <w:r w:rsidRPr="006A6B10">
          <w:t>. He was one of the core engineers who had built the transportation management system</w:t>
        </w:r>
      </w:ins>
      <w:ins w:id="828" w:author="Joel Karr" w:date="2026-03-07T16:08:00Z" w16du:dateUtc="2026-03-07T22:08:00Z">
        <w:r>
          <w:t xml:space="preserve"> that all of Redwood now used</w:t>
        </w:r>
      </w:ins>
      <w:ins w:id="829" w:author="Joel Karr" w:date="2026-03-07T16:07:00Z">
        <w:r w:rsidRPr="006A6B10">
          <w:t xml:space="preserve"> from the ground up</w:t>
        </w:r>
      </w:ins>
      <w:ins w:id="830" w:author="Joel Karr" w:date="2026-03-07T16:08:00Z" w16du:dateUtc="2026-03-07T22:08:00Z">
        <w:r>
          <w:t xml:space="preserve">. It </w:t>
        </w:r>
      </w:ins>
      <w:ins w:id="831" w:author="Joel Karr" w:date="2026-03-07T16:09:00Z" w16du:dateUtc="2026-03-07T22:09:00Z">
        <w:r w:rsidR="005D7F4D">
          <w:t xml:space="preserve">had </w:t>
        </w:r>
        <w:r w:rsidR="00FF2C17">
          <w:t>approaches and</w:t>
        </w:r>
        <w:r w:rsidR="005D7F4D">
          <w:t xml:space="preserve"> design</w:t>
        </w:r>
        <w:r w:rsidR="00FF2C17">
          <w:t xml:space="preserve"> patterns that were ahead of its time</w:t>
        </w:r>
        <w:r w:rsidR="005D7F4D">
          <w:t xml:space="preserve"> when it was first built</w:t>
        </w:r>
        <w:r w:rsidR="00FF2C17">
          <w:t xml:space="preserve">, but it </w:t>
        </w:r>
      </w:ins>
      <w:ins w:id="832" w:author="Joel Karr" w:date="2026-03-07T16:07:00Z">
        <w:r w:rsidRPr="006A6B10">
          <w:t xml:space="preserve">had been built </w:t>
        </w:r>
        <w:proofErr w:type="gramStart"/>
        <w:r w:rsidRPr="006A6B10">
          <w:t>for</w:t>
        </w:r>
        <w:proofErr w:type="gramEnd"/>
        <w:r w:rsidRPr="006A6B10">
          <w:t xml:space="preserve"> a different scale. After several acquisitions, it was handling transaction volumes it was never designed for, and the cracks were showing.</w:t>
        </w:r>
      </w:ins>
    </w:p>
    <w:p w14:paraId="0921CE80" w14:textId="1973F55D" w:rsidR="006A6B10" w:rsidRPr="006A6B10" w:rsidRDefault="006A6B10" w:rsidP="006A6B10">
      <w:pPr>
        <w:rPr>
          <w:ins w:id="833" w:author="Joel Karr" w:date="2026-03-07T16:07:00Z"/>
        </w:rPr>
      </w:pPr>
      <w:ins w:id="834" w:author="Joel Karr" w:date="2026-03-07T16:07:00Z">
        <w:r w:rsidRPr="006A6B10">
          <w:lastRenderedPageBreak/>
          <w:t xml:space="preserve">The </w:t>
        </w:r>
        <w:proofErr w:type="gramStart"/>
        <w:r w:rsidRPr="006A6B10">
          <w:t>highest-traffic</w:t>
        </w:r>
        <w:proofErr w:type="gramEnd"/>
        <w:r w:rsidRPr="006A6B10">
          <w:t xml:space="preserve"> area was a queue that tracked the status of every truckload in the system. Logistics still runs on data formats that predate most modern software. EDI messages arrive from external carriers to report when a shipment is scheduled, picked up, passing through stops, and finally delivered. At the same time, users inside the brokerage are updating the status of those same shipments through the application. The original system handled all of this through</w:t>
        </w:r>
      </w:ins>
      <w:ins w:id="835" w:author="Joel Karr" w:date="2026-03-07T16:10:00Z" w16du:dateUtc="2026-03-07T22:10:00Z">
        <w:r w:rsidR="0059558E">
          <w:t xml:space="preserve"> desktop application built with WPF</w:t>
        </w:r>
      </w:ins>
      <w:ins w:id="836" w:author="Joel Karr" w:date="2026-03-07T16:07:00Z">
        <w:r w:rsidRPr="006A6B10">
          <w:t xml:space="preserve"> and in-memory queues. It worked, but it was straining under the weight of the company's growth.</w:t>
        </w:r>
      </w:ins>
    </w:p>
    <w:p w14:paraId="70FBB32D" w14:textId="77777777" w:rsidR="006A6B10" w:rsidRPr="006A6B10" w:rsidRDefault="006A6B10" w:rsidP="006A6B10">
      <w:pPr>
        <w:rPr>
          <w:ins w:id="837" w:author="Joel Karr" w:date="2026-03-07T16:07:00Z"/>
        </w:rPr>
      </w:pPr>
      <w:ins w:id="838" w:author="Joel Karr" w:date="2026-03-07T16:07:00Z">
        <w:r w:rsidRPr="006A6B10">
          <w:t>Chris led the team through a plan to modernize it without breaking what was already running. The approach was methodical: put APIs in front of the existing queues first. Migrate everything in the system to read from the APIs instead of directly from the queues. Then, once the system was fully decoupled, swap out the underlying queues one at a time to Azure Service Bus. Each step was designed so that if something went wrong, only one piece would be affected.</w:t>
        </w:r>
      </w:ins>
    </w:p>
    <w:p w14:paraId="0315CBC6" w14:textId="77777777" w:rsidR="006A6B10" w:rsidRPr="006A6B10" w:rsidRDefault="006A6B10" w:rsidP="006A6B10">
      <w:pPr>
        <w:rPr>
          <w:ins w:id="839" w:author="Joel Karr" w:date="2026-03-07T16:07:00Z"/>
        </w:rPr>
      </w:pPr>
      <w:ins w:id="840" w:author="Joel Karr" w:date="2026-03-07T16:07:00Z">
        <w:r w:rsidRPr="006A6B10">
          <w:t>The team agreed. The plan was sound. They started building.</w:t>
        </w:r>
      </w:ins>
    </w:p>
    <w:p w14:paraId="7637194F" w14:textId="77777777" w:rsidR="006A6B10" w:rsidRPr="006A6B10" w:rsidRDefault="006A6B10" w:rsidP="006A6B10">
      <w:pPr>
        <w:rPr>
          <w:ins w:id="841" w:author="Joel Karr" w:date="2026-03-07T16:07:00Z"/>
        </w:rPr>
      </w:pPr>
      <w:ins w:id="842" w:author="Joel Karr" w:date="2026-03-07T16:07:00Z">
        <w:r w:rsidRPr="006A6B10">
          <w:t xml:space="preserve">Then one of the senior software engineers spoke up. He was deeply familiar with the current system and had been instrumental in keeping it running through </w:t>
        </w:r>
        <w:proofErr w:type="gramStart"/>
        <w:r w:rsidRPr="006A6B10">
          <w:t>the growth</w:t>
        </w:r>
        <w:proofErr w:type="gramEnd"/>
        <w:r w:rsidRPr="006A6B10">
          <w:t>. But he was hesitant about the move to Azure. During the next planning session, he raised his concern.</w:t>
        </w:r>
      </w:ins>
    </w:p>
    <w:p w14:paraId="3AD2D640" w14:textId="77777777" w:rsidR="006A6B10" w:rsidRPr="006A6B10" w:rsidRDefault="006A6B10" w:rsidP="006A6B10">
      <w:pPr>
        <w:rPr>
          <w:ins w:id="843" w:author="Joel Karr" w:date="2026-03-07T16:07:00Z"/>
        </w:rPr>
      </w:pPr>
      <w:ins w:id="844" w:author="Joel Karr" w:date="2026-03-07T16:07:00Z">
        <w:r w:rsidRPr="006A6B10">
          <w:t>"I'm worried about how Service Bus handles message ordering. What if we lose sequence on status updates?"</w:t>
        </w:r>
      </w:ins>
    </w:p>
    <w:p w14:paraId="45722B0B" w14:textId="77777777" w:rsidR="006A6B10" w:rsidRPr="006A6B10" w:rsidRDefault="006A6B10" w:rsidP="006A6B10">
      <w:pPr>
        <w:rPr>
          <w:ins w:id="845" w:author="Joel Karr" w:date="2026-03-07T16:07:00Z"/>
        </w:rPr>
      </w:pPr>
      <w:ins w:id="846" w:author="Joel Karr" w:date="2026-03-07T16:07:00Z">
        <w:r w:rsidRPr="006A6B10">
          <w:t>Chris heard him out. The team walked through the concern, confirmed that their API layer would handle sequencing before messages reached Service Bus, and agreed to proceed.</w:t>
        </w:r>
      </w:ins>
    </w:p>
    <w:p w14:paraId="47EA1E03" w14:textId="77777777" w:rsidR="006A6B10" w:rsidRPr="006A6B10" w:rsidRDefault="006A6B10" w:rsidP="006A6B10">
      <w:pPr>
        <w:rPr>
          <w:ins w:id="847" w:author="Joel Karr" w:date="2026-03-07T16:07:00Z"/>
        </w:rPr>
      </w:pPr>
      <w:ins w:id="848" w:author="Joel Karr" w:date="2026-03-07T16:07:00Z">
        <w:r w:rsidRPr="006A6B10">
          <w:t xml:space="preserve">Two weeks later, during standup, the same engineer brought it up again. Different </w:t>
        </w:r>
        <w:proofErr w:type="gramStart"/>
        <w:r w:rsidRPr="006A6B10">
          <w:t>angle</w:t>
        </w:r>
        <w:proofErr w:type="gramEnd"/>
        <w:r w:rsidRPr="006A6B10">
          <w:t>, same core concern. "I've been thinking about the failover scenarios. If Service Bus goes down, we don't have the same recovery options we have now."</w:t>
        </w:r>
      </w:ins>
    </w:p>
    <w:p w14:paraId="7B8E2AD5" w14:textId="77777777" w:rsidR="006A6B10" w:rsidRPr="006A6B10" w:rsidRDefault="006A6B10" w:rsidP="006A6B10">
      <w:pPr>
        <w:rPr>
          <w:ins w:id="849" w:author="Joel Karr" w:date="2026-03-07T16:07:00Z"/>
        </w:rPr>
      </w:pPr>
      <w:ins w:id="850" w:author="Joel Karr" w:date="2026-03-07T16:07:00Z">
        <w:r w:rsidRPr="006A6B10">
          <w:t>Chris heard him out again. The team discussed failover, reviewed Azure's SLA guarantees, and talked through their rollback plan. They agreed, again, to proceed.</w:t>
        </w:r>
      </w:ins>
    </w:p>
    <w:p w14:paraId="180E341A" w14:textId="77777777" w:rsidR="006A6B10" w:rsidRPr="006A6B10" w:rsidRDefault="006A6B10" w:rsidP="006A6B10">
      <w:pPr>
        <w:rPr>
          <w:ins w:id="851" w:author="Joel Karr" w:date="2026-03-07T16:07:00Z"/>
        </w:rPr>
      </w:pPr>
      <w:ins w:id="852" w:author="Joel Karr" w:date="2026-03-07T16:07:00Z">
        <w:r w:rsidRPr="006A6B10">
          <w:t>The third time it came up, the room was quieter. The team had already invested significant effort building the API layer. But the energy to defend the plan one more time just wasn't there. People started hedging. "Maybe we should pause and do a deeper spike on alternatives." "What if we kept the in-memory queues for the highest-volume loads and only moved the lower-traffic ones?"</w:t>
        </w:r>
      </w:ins>
    </w:p>
    <w:p w14:paraId="73F193B2" w14:textId="18C565B1" w:rsidR="006A6B10" w:rsidRPr="006A6B10" w:rsidRDefault="006A6B10" w:rsidP="006A6B10">
      <w:pPr>
        <w:rPr>
          <w:ins w:id="853" w:author="Joel Karr" w:date="2026-03-07T16:07:00Z"/>
        </w:rPr>
      </w:pPr>
      <w:ins w:id="854" w:author="Joel Karr" w:date="2026-03-07T16:07:00Z">
        <w:r w:rsidRPr="006A6B10">
          <w:lastRenderedPageBreak/>
          <w:t xml:space="preserve">Within a month, the migration plan that everyone had agreed to was unraveling. </w:t>
        </w:r>
      </w:ins>
      <w:ins w:id="855" w:author="Joel Karr" w:date="2026-03-07T16:12:00Z" w16du:dateUtc="2026-03-07T22:12:00Z">
        <w:r w:rsidR="005C5104">
          <w:t>There wasn’t any flaw discovered, but</w:t>
        </w:r>
      </w:ins>
      <w:ins w:id="856" w:author="Joel Karr" w:date="2026-03-07T16:07:00Z">
        <w:r w:rsidRPr="006A6B10">
          <w:t xml:space="preserve"> one person's persistent concern wore down the team's willingness to hold the line.</w:t>
        </w:r>
      </w:ins>
    </w:p>
    <w:p w14:paraId="15BC1418" w14:textId="4E176B8E" w:rsidR="006A6B10" w:rsidRPr="006A6B10" w:rsidRDefault="006A6B10" w:rsidP="006A6B10">
      <w:pPr>
        <w:rPr>
          <w:ins w:id="857" w:author="Joel Karr" w:date="2026-03-07T16:07:00Z"/>
        </w:rPr>
      </w:pPr>
      <w:ins w:id="858" w:author="Joel Karr" w:date="2026-03-07T16:07:00Z">
        <w:r w:rsidRPr="006A6B10">
          <w:t>Chris was doing what good leaders do: creating space for people to voice concerns. The team's culture valued openness and psychological safety. Nobody wanted to be the person who shut down a colleague's legitimate worry. But the cost of that openness was accumulating invisibly. Every reopened discussion burned hours. Engineers who had been building with confidence started second-guessing their own work.</w:t>
        </w:r>
      </w:ins>
    </w:p>
    <w:p w14:paraId="6B5B9D14" w14:textId="34C72FBC" w:rsidR="006A6B10" w:rsidRPr="006A6B10" w:rsidRDefault="006A6B10" w:rsidP="006A6B10">
      <w:pPr>
        <w:rPr>
          <w:ins w:id="859" w:author="Joel Karr" w:date="2026-03-07T16:07:00Z"/>
        </w:rPr>
      </w:pPr>
      <w:ins w:id="860" w:author="Joel Karr" w:date="2026-03-07T16:07:00Z">
        <w:r w:rsidRPr="006A6B10">
          <w:t xml:space="preserve">I watched this pattern build for several weeks before stepping in. The plan was right. The concerns had been addressed, thoroughly, more than once. What the team was missing wasn't better analysis. </w:t>
        </w:r>
      </w:ins>
      <w:ins w:id="861" w:author="Joel Karr" w:date="2026-03-07T16:12:00Z" w16du:dateUtc="2026-03-07T22:12:00Z">
        <w:r w:rsidR="009A3622">
          <w:t>We established a</w:t>
        </w:r>
      </w:ins>
      <w:ins w:id="862" w:author="Joel Karr" w:date="2026-03-07T16:13:00Z" w16du:dateUtc="2026-03-07T22:13:00Z">
        <w:r w:rsidR="009A3622">
          <w:t xml:space="preserve"> rule:</w:t>
        </w:r>
      </w:ins>
      <w:ins w:id="863" w:author="Joel Karr" w:date="2026-03-07T16:07:00Z">
        <w:r w:rsidRPr="006A6B10">
          <w:t xml:space="preserve"> once a decision has been made and the concerns have been heard, we don't reopen it unless </w:t>
        </w:r>
      </w:ins>
      <w:ins w:id="864" w:author="Joel Karr" w:date="2026-03-07T16:13:00Z" w16du:dateUtc="2026-03-07T22:13:00Z">
        <w:r w:rsidR="009A3622">
          <w:t>we have actual new information</w:t>
        </w:r>
      </w:ins>
      <w:ins w:id="865" w:author="Joel Karr" w:date="2026-03-07T16:07:00Z">
        <w:r w:rsidRPr="006A6B10">
          <w:t>.</w:t>
        </w:r>
      </w:ins>
    </w:p>
    <w:p w14:paraId="3F2F5365" w14:textId="77777777" w:rsidR="006A6B10" w:rsidRPr="00431041" w:rsidRDefault="006A6B10" w:rsidP="00431041">
      <w:pPr>
        <w:rPr>
          <w:ins w:id="866" w:author="Joel Karr" w:date="2026-03-07T16:07:00Z" w16du:dateUtc="2026-03-07T22:07:00Z"/>
        </w:rPr>
      </w:pPr>
    </w:p>
    <w:p w14:paraId="70E8B97B" w14:textId="7BA847B9" w:rsidR="00431041" w:rsidRPr="00431041" w:rsidRDefault="00431041" w:rsidP="00431041"/>
    <w:p w14:paraId="2B209C9F" w14:textId="77777777" w:rsidR="00431041" w:rsidRPr="00431041" w:rsidRDefault="00431041" w:rsidP="00727985">
      <w:pPr>
        <w:pStyle w:val="Heading3"/>
      </w:pPr>
      <w:bookmarkStart w:id="867" w:name="_Toc224480599"/>
      <w:r>
        <w:t>The Hidden Cost</w:t>
      </w:r>
      <w:bookmarkEnd w:id="867"/>
    </w:p>
    <w:p w14:paraId="1D2539D5" w14:textId="438B40ED" w:rsidR="00431041" w:rsidRPr="00431041" w:rsidRDefault="00431041" w:rsidP="00431041">
      <w:r>
        <w:t xml:space="preserve">On the surface </w:t>
      </w:r>
      <w:del w:id="868" w:author="Joel Karr" w:date="2026-03-07T16:13:00Z" w16du:dateUtc="2026-03-07T22:13:00Z">
        <w:r w:rsidDel="009A3622">
          <w:delText xml:space="preserve">this </w:delText>
        </w:r>
      </w:del>
      <w:ins w:id="869" w:author="Joel Karr" w:date="2026-03-07T16:13:00Z" w16du:dateUtc="2026-03-07T22:13:00Z">
        <w:r w:rsidR="009A3622">
          <w:t xml:space="preserve">the conversations at Redwood </w:t>
        </w:r>
      </w:ins>
      <w:r>
        <w:t>may have looked like healthy debate.</w:t>
      </w:r>
    </w:p>
    <w:p w14:paraId="38287174" w14:textId="77777777" w:rsidR="00431041" w:rsidRPr="00431041" w:rsidRDefault="00431041" w:rsidP="00431041">
      <w:commentRangeStart w:id="870"/>
      <w:r>
        <w:t xml:space="preserve">There was a calm and controlled discussion about the tradeoffs between two different approaches. </w:t>
      </w:r>
      <w:commentRangeEnd w:id="870"/>
      <w:r>
        <w:rPr>
          <w:rStyle w:val="CommentReference"/>
          <w:sz w:val="24"/>
          <w:szCs w:val="24"/>
        </w:rPr>
        <w:commentReference w:id="870"/>
      </w:r>
      <w:r>
        <w:t>Many teams seek to achieve this level of psychological safety, openness, and intellectual humility.</w:t>
      </w:r>
    </w:p>
    <w:p w14:paraId="02953727" w14:textId="24C9B2DC" w:rsidR="00431041" w:rsidRPr="00431041" w:rsidRDefault="003325B2" w:rsidP="00431041">
      <w:r>
        <w:t xml:space="preserve">The real cost of rework, though, is often hidden. It builds </w:t>
      </w:r>
      <w:proofErr w:type="gramStart"/>
      <w:r>
        <w:t>over time</w:t>
      </w:r>
      <w:proofErr w:type="gramEnd"/>
      <w:r>
        <w:t xml:space="preserve"> as changes in direction are not always fully propagated. Different components throughout the system end up drastically different. One change can create a series of other changes to then deal with. Technical debt accumulates not from bad decisions but from decisions that never stayed decided.</w:t>
      </w:r>
    </w:p>
    <w:p w14:paraId="317175A3" w14:textId="09FC13E1" w:rsidR="00431041" w:rsidRPr="00431041" w:rsidDel="0067271D" w:rsidRDefault="00431041" w:rsidP="00431041">
      <w:pPr>
        <w:rPr>
          <w:del w:id="871" w:author="Joel Karr" w:date="2026-03-07T16:15:00Z" w16du:dateUtc="2026-03-07T22:15:00Z"/>
        </w:rPr>
      </w:pPr>
      <w:del w:id="872" w:author="Joel Karr" w:date="2026-03-07T16:15:00Z" w16du:dateUtc="2026-03-07T22:15:00Z">
        <w:r w:rsidDel="0067271D">
          <w:delText xml:space="preserve">Re-deciding feels responsible because it's often framed as caution. But without a rule for closure, </w:delText>
        </w:r>
        <w:commentRangeStart w:id="873"/>
        <w:commentRangeStart w:id="874"/>
        <w:r w:rsidDel="0067271D">
          <w:delText>every decision remains provisional</w:delText>
        </w:r>
        <w:commentRangeEnd w:id="873"/>
        <w:r w:rsidDel="0067271D">
          <w:rPr>
            <w:rStyle w:val="CommentReference"/>
            <w:sz w:val="24"/>
            <w:szCs w:val="24"/>
          </w:rPr>
          <w:commentReference w:id="873"/>
        </w:r>
      </w:del>
      <w:commentRangeEnd w:id="874"/>
      <w:r w:rsidR="0067271D">
        <w:rPr>
          <w:rStyle w:val="CommentReference"/>
        </w:rPr>
        <w:commentReference w:id="874"/>
      </w:r>
      <w:del w:id="875" w:author="Joel Karr" w:date="2026-03-07T16:15:00Z" w16du:dateUtc="2026-03-07T22:15:00Z">
        <w:r w:rsidDel="0067271D">
          <w:delText>. And when decisions are provisional, execution slows because people are uncertain of the approach.</w:delText>
        </w:r>
      </w:del>
    </w:p>
    <w:p w14:paraId="40A119AC" w14:textId="4585FC05" w:rsidR="003325B2" w:rsidRDefault="003325B2" w:rsidP="00431041">
      <w:pPr>
        <w:rPr>
          <w:ins w:id="876" w:author="Joel Karr" w:date="2026-03-06T22:40:00Z" w16du:dateUtc="2026-03-07T04:40:00Z"/>
        </w:rPr>
      </w:pPr>
      <w:r>
        <w:t>While with this project, it was nearly impossible to know which decision was better because it was based on longer-term hypothetical issues, there was no question that the change added work. It’s also very possible that the original decision, which was re-</w:t>
      </w:r>
      <w:proofErr w:type="gramStart"/>
      <w:r>
        <w:t>agreed</w:t>
      </w:r>
      <w:proofErr w:type="gramEnd"/>
      <w:r>
        <w:t xml:space="preserve"> to multiple times, would have </w:t>
      </w:r>
      <w:proofErr w:type="spellStart"/>
      <w:proofErr w:type="gramStart"/>
      <w:r>
        <w:t>lead</w:t>
      </w:r>
      <w:proofErr w:type="spellEnd"/>
      <w:proofErr w:type="gramEnd"/>
      <w:r>
        <w:t xml:space="preserve"> to a high-functioning solution.</w:t>
      </w:r>
    </w:p>
    <w:p w14:paraId="59F7E394" w14:textId="491CD6D7" w:rsidR="00975353" w:rsidRDefault="00975353" w:rsidP="00431041">
      <w:ins w:id="877" w:author="Joel Karr" w:date="2026-03-06T22:40:00Z" w16du:dateUtc="2026-03-07T04:40:00Z">
        <w:r>
          <w:t>Team</w:t>
        </w:r>
        <w:r w:rsidR="008A6EE5">
          <w:t>s are far more likely to fail from reopening good decisions than from making bad ones.</w:t>
        </w:r>
      </w:ins>
    </w:p>
    <w:p w14:paraId="68BAB6F8" w14:textId="595A38B1" w:rsidR="00431041" w:rsidRPr="00431041" w:rsidDel="0040350B" w:rsidRDefault="003325B2" w:rsidP="00431041">
      <w:pPr>
        <w:rPr>
          <w:del w:id="878" w:author="Joel Karr" w:date="2026-03-06T22:41:00Z" w16du:dateUtc="2026-03-07T04:41:00Z"/>
        </w:rPr>
      </w:pPr>
      <w:del w:id="879" w:author="Joel Karr" w:date="2026-03-06T22:41:00Z" w16du:dateUtc="2026-03-07T04:41:00Z">
        <w:r w:rsidDel="0040350B">
          <w:lastRenderedPageBreak/>
          <w:delText>In my time in the industry, I’ve come to see that teams don't fail because they make bad decisions.</w:delText>
        </w:r>
      </w:del>
    </w:p>
    <w:p w14:paraId="5E0A473F" w14:textId="5DAE1927" w:rsidR="00431041" w:rsidRPr="00431041" w:rsidDel="0040350B" w:rsidRDefault="00431041" w:rsidP="00431041">
      <w:pPr>
        <w:rPr>
          <w:del w:id="880" w:author="Joel Karr" w:date="2026-03-06T22:41:00Z" w16du:dateUtc="2026-03-07T04:41:00Z"/>
        </w:rPr>
      </w:pPr>
      <w:del w:id="881" w:author="Joel Karr" w:date="2026-03-06T22:41:00Z" w16du:dateUtc="2026-03-07T04:41:00Z">
        <w:r w:rsidDel="0040350B">
          <w:delText>They fail because they keep reopening good ones.</w:delText>
        </w:r>
      </w:del>
    </w:p>
    <w:p w14:paraId="4B5C1F17" w14:textId="2FBD2315" w:rsidR="00431041" w:rsidRPr="00431041" w:rsidRDefault="00431041" w:rsidP="00431041"/>
    <w:p w14:paraId="2821A214" w14:textId="77777777" w:rsidR="00431041" w:rsidRPr="00431041" w:rsidRDefault="00431041" w:rsidP="00727985">
      <w:pPr>
        <w:pStyle w:val="Heading3"/>
      </w:pPr>
      <w:bookmarkStart w:id="882" w:name="_Toc224480600"/>
      <w:commentRangeStart w:id="883"/>
      <w:r>
        <w:t>Why We Keep Deciding</w:t>
      </w:r>
      <w:commentRangeEnd w:id="883"/>
      <w:r>
        <w:rPr>
          <w:rStyle w:val="CommentReference"/>
          <w:sz w:val="28"/>
          <w:szCs w:val="28"/>
        </w:rPr>
        <w:commentReference w:id="883"/>
      </w:r>
      <w:bookmarkEnd w:id="882"/>
    </w:p>
    <w:p w14:paraId="2D53A23F" w14:textId="77777777" w:rsidR="00431041" w:rsidRPr="00431041" w:rsidRDefault="00431041" w:rsidP="00431041">
      <w:r>
        <w:t xml:space="preserve">In the years after World War II, Herbert Simon studied how people and organizations make decisions under uncertainty. He wanted to understand how real systems function when information is incomplete and time is </w:t>
      </w:r>
      <w:proofErr w:type="gramStart"/>
      <w:r>
        <w:t>limited—a</w:t>
      </w:r>
      <w:proofErr w:type="gramEnd"/>
      <w:r>
        <w:t xml:space="preserve"> scenario software engineers find themselves confronting constantly.</w:t>
      </w:r>
    </w:p>
    <w:p w14:paraId="7C842193" w14:textId="77777777" w:rsidR="00431041" w:rsidRPr="00431041" w:rsidRDefault="00431041" w:rsidP="00431041">
      <w:r>
        <w:t>The dominant assumption at the time was that people made decisions by gathering information, weighing alternatives, and selecting the best option. Simon observed something different. Organizations never seemed to stop deciding things. Policies and strategies were revisited constantly. Choices were endlessly refined long after actions had already begun.</w:t>
      </w:r>
    </w:p>
    <w:p w14:paraId="74090AAC" w14:textId="4364D3DB" w:rsidR="00431041" w:rsidRPr="00431041" w:rsidDel="000A5E77" w:rsidRDefault="00431041" w:rsidP="00431041">
      <w:pPr>
        <w:rPr>
          <w:del w:id="884" w:author="Joel Karr" w:date="2026-03-07T16:16:00Z" w16du:dateUtc="2026-03-07T22:16:00Z"/>
        </w:rPr>
      </w:pPr>
      <w:del w:id="885" w:author="Joel Karr" w:date="2026-03-07T16:16:00Z" w16du:dateUtc="2026-03-07T22:16:00Z">
        <w:r w:rsidDel="000A5E77">
          <w:delText>Simon studied decision-making by observing what actually happened under different constraints. He looked at how managers behaved when information was incomplete, when time was limited, when multiple decisions had to be coordinated, and when actions depended on other people trusting the outcome.</w:delText>
        </w:r>
      </w:del>
    </w:p>
    <w:p w14:paraId="19EB5582" w14:textId="000AE518" w:rsidR="00431041" w:rsidRPr="00431041" w:rsidDel="005734F3" w:rsidRDefault="00431041" w:rsidP="00431041">
      <w:pPr>
        <w:rPr>
          <w:del w:id="886" w:author="Joel Karr" w:date="2026-03-07T16:16:00Z" w16du:dateUtc="2026-03-07T22:16:00Z"/>
        </w:rPr>
      </w:pPr>
      <w:r>
        <w:t>What he found was consistent across different industries. Humans operate under bounded rationality. They make decisions using limited information, limited attention, and limited cognitive bandwidth.</w:t>
      </w:r>
      <w:ins w:id="887" w:author="Joel Karr" w:date="2026-03-07T16:16:00Z" w16du:dateUtc="2026-03-07T22:16:00Z">
        <w:r w:rsidR="005734F3">
          <w:t xml:space="preserve"> </w:t>
        </w:r>
      </w:ins>
    </w:p>
    <w:p w14:paraId="743C1ACA" w14:textId="77777777" w:rsidR="00431041" w:rsidRPr="00431041" w:rsidRDefault="00431041" w:rsidP="00431041">
      <w:r>
        <w:t xml:space="preserve">Simon observed that experts </w:t>
      </w:r>
      <w:proofErr w:type="gramStart"/>
      <w:r>
        <w:t>make a decision</w:t>
      </w:r>
      <w:proofErr w:type="gramEnd"/>
      <w:r>
        <w:t xml:space="preserve"> once it meets the constraints of the situation, then deliberately stop searching for alternatives. He called this satisficing. Not because the decision was ideal, but because it was sufficient to act.</w:t>
      </w:r>
    </w:p>
    <w:p w14:paraId="40DCAAEC" w14:textId="77777777" w:rsidR="00431041" w:rsidRPr="00431041" w:rsidRDefault="00431041" w:rsidP="00431041">
      <w:r>
        <w:t xml:space="preserve">When decisions were allowed to remain open, organizations slowed down. People hedged instead of committing to an action, and </w:t>
      </w:r>
      <w:proofErr w:type="gramStart"/>
      <w:r>
        <w:t>each individual</w:t>
      </w:r>
      <w:proofErr w:type="gramEnd"/>
      <w:r>
        <w:t xml:space="preserve"> felt responsible for keeping options alive. Simon described this as local rationality producing global dysfunction. Everyone acted reasonably. No one acted decisively.</w:t>
      </w:r>
    </w:p>
    <w:p w14:paraId="5B810026" w14:textId="77777777" w:rsidR="00727E26" w:rsidRPr="00727E26" w:rsidRDefault="00727E26" w:rsidP="00727E26">
      <w:pPr>
        <w:rPr>
          <w:ins w:id="888" w:author="Joel Karr" w:date="2026-03-07T16:18:00Z"/>
        </w:rPr>
      </w:pPr>
      <w:ins w:id="889" w:author="Joel Karr" w:date="2026-03-07T16:18:00Z">
        <w:r w:rsidRPr="00727E26">
          <w:t xml:space="preserve">But Simon was studying organizations from </w:t>
        </w:r>
        <w:proofErr w:type="gramStart"/>
        <w:r w:rsidRPr="00727E26">
          <w:t>the outside</w:t>
        </w:r>
        <w:proofErr w:type="gramEnd"/>
        <w:r w:rsidRPr="00727E26">
          <w:t>. He could see the pattern, but his research didn't fully explain what was happening inside the room when a decided thing came undone.</w:t>
        </w:r>
      </w:ins>
    </w:p>
    <w:p w14:paraId="7EEF8605" w14:textId="66D845EB" w:rsidR="00727E26" w:rsidRPr="00727E26" w:rsidRDefault="00727E26" w:rsidP="00727E26">
      <w:pPr>
        <w:rPr>
          <w:ins w:id="890" w:author="Joel Karr" w:date="2026-03-07T16:18:00Z"/>
        </w:rPr>
      </w:pPr>
      <w:ins w:id="891" w:author="Joel Karr" w:date="2026-03-07T16:18:00Z">
        <w:r w:rsidRPr="00727E26">
          <w:t>Decades later, psychologist Gary Klein got closer to the answer. Klein spent his career studying how experts make decisions under pressure</w:t>
        </w:r>
      </w:ins>
      <w:ins w:id="892" w:author="Joel Karr" w:date="2026-03-07T16:18:00Z" w16du:dateUtc="2026-03-07T22:18:00Z">
        <w:r w:rsidR="00205D5C">
          <w:t xml:space="preserve">. He studied </w:t>
        </w:r>
      </w:ins>
      <w:ins w:id="893" w:author="Joel Karr" w:date="2026-03-07T16:18:00Z">
        <w:r w:rsidRPr="00727E26">
          <w:t xml:space="preserve">military commanders </w:t>
        </w:r>
        <w:r w:rsidRPr="00727E26">
          <w:lastRenderedPageBreak/>
          <w:t>coordinating operations, intensive care nurses triaging patients, emergency responders making split-second calls with incomplete information. His research showed that experienced decision-makers don't compare options. In over 80% of the decisions he studied, experts identified one course of action, mentally tested whether it would work, and committed. They didn't generate alternatives. They didn't weigh pros and cons. They recognized the situation, matched it to their experience, and moved.</w:t>
        </w:r>
      </w:ins>
    </w:p>
    <w:p w14:paraId="45F57450" w14:textId="77777777" w:rsidR="00727E26" w:rsidRPr="00727E26" w:rsidRDefault="00727E26" w:rsidP="00727E26">
      <w:pPr>
        <w:rPr>
          <w:ins w:id="894" w:author="Joel Karr" w:date="2026-03-07T16:18:00Z"/>
        </w:rPr>
      </w:pPr>
      <w:ins w:id="895" w:author="Joel Karr" w:date="2026-03-07T16:18:00Z">
        <w:r w:rsidRPr="00727E26">
          <w:t>But Klein also studied what happened when that process broke down in teams. The biggest threat to good decisions in high-pressure environments wasn't lack of information or poor analysis. It was social dynamics overriding judgment. Teams would abandon sound plans not because the plan was wrong, but because someone with enough authority or enough persistence pushed hard enough to reopen the conversation.</w:t>
        </w:r>
      </w:ins>
    </w:p>
    <w:p w14:paraId="539A3E7C" w14:textId="7CF7EEC6" w:rsidR="00727E26" w:rsidRPr="00727E26" w:rsidRDefault="00727E26" w:rsidP="00727E26">
      <w:pPr>
        <w:rPr>
          <w:ins w:id="896" w:author="Joel Karr" w:date="2026-03-07T16:18:00Z"/>
        </w:rPr>
      </w:pPr>
      <w:ins w:id="897" w:author="Joel Karr" w:date="2026-03-07T16:18:00Z">
        <w:r w:rsidRPr="00727E26">
          <w:t xml:space="preserve">Klein's observation maps precisely onto what happens in software engineering teams. </w:t>
        </w:r>
      </w:ins>
      <w:ins w:id="898" w:author="Joel Karr" w:date="2026-03-07T16:20:00Z">
        <w:r w:rsidR="007F7F05" w:rsidRPr="007F7F05">
          <w:t xml:space="preserve">The person raising the concern pays almost nothing socially. They're just being thoughtful and asking questions. But every time they do, the entire team </w:t>
        </w:r>
        <w:proofErr w:type="gramStart"/>
        <w:r w:rsidR="007F7F05" w:rsidRPr="007F7F05">
          <w:t>has to</w:t>
        </w:r>
        <w:proofErr w:type="gramEnd"/>
        <w:r w:rsidR="007F7F05" w:rsidRPr="007F7F05">
          <w:t xml:space="preserve"> stop what they're doing, re-engage with arguments they've already worked through, and rebuild the conviction they had when they originally decided. That takes real energy, and it adds up. One person can keep raising concerns indefinitely. The team's willingness to defend the same decision has a </w:t>
        </w:r>
      </w:ins>
      <w:proofErr w:type="gramStart"/>
      <w:ins w:id="899" w:author="Joel Karr" w:date="2026-03-07T16:21:00Z" w16du:dateUtc="2026-03-07T22:21:00Z">
        <w:r w:rsidR="007F7F05" w:rsidRPr="007F7F05">
          <w:t>s</w:t>
        </w:r>
        <w:r w:rsidR="007F7F05">
          <w:t>h</w:t>
        </w:r>
        <w:r w:rsidR="007F7F05" w:rsidRPr="007F7F05">
          <w:t>elf</w:t>
        </w:r>
        <w:r w:rsidR="007F7F05">
          <w:t xml:space="preserve"> </w:t>
        </w:r>
        <w:r w:rsidR="007F7F05" w:rsidRPr="007F7F05">
          <w:t>life</w:t>
        </w:r>
      </w:ins>
      <w:proofErr w:type="gramEnd"/>
      <w:ins w:id="900" w:author="Joel Karr" w:date="2026-03-07T16:20:00Z">
        <w:r w:rsidR="007F7F05" w:rsidRPr="007F7F05">
          <w:t>.</w:t>
        </w:r>
      </w:ins>
      <w:ins w:id="901" w:author="Joel Karr" w:date="2026-03-07T16:21:00Z" w16du:dateUtc="2026-03-07T22:21:00Z">
        <w:r w:rsidR="007F7F05">
          <w:t xml:space="preserve"> </w:t>
        </w:r>
      </w:ins>
      <w:ins w:id="902" w:author="Joel Karr" w:date="2026-03-07T16:18:00Z">
        <w:r w:rsidRPr="00727E26">
          <w:t xml:space="preserve">Over enough iterations, the math tips. It becomes socially easier to let the persistent person have their way than to defend the decision again. </w:t>
        </w:r>
      </w:ins>
    </w:p>
    <w:p w14:paraId="3B3FE80C" w14:textId="77777777" w:rsidR="00BA02E1" w:rsidRPr="00BA02E1" w:rsidRDefault="00BA02E1" w:rsidP="00BA02E1">
      <w:pPr>
        <w:rPr>
          <w:ins w:id="903" w:author="Joel Karr" w:date="2026-03-07T16:26:00Z"/>
        </w:rPr>
      </w:pPr>
      <w:ins w:id="904" w:author="Joel Karr" w:date="2026-03-07T16:26:00Z">
        <w:r w:rsidRPr="00BA02E1">
          <w:t xml:space="preserve">This is exactly what happened at Redwood. The senior engineer who kept pushing </w:t>
        </w:r>
        <w:proofErr w:type="gramStart"/>
        <w:r w:rsidRPr="00BA02E1">
          <w:t>wasn't being</w:t>
        </w:r>
        <w:proofErr w:type="gramEnd"/>
        <w:r w:rsidRPr="00BA02E1">
          <w:t xml:space="preserve"> malicious. He was doing what the team's culture encouraged: speaking up when he had concerns. The problem was that the culture treated pre-decision dissent and post-decision persistence as the same thing. Raising a concern before the team decides is valuable. Raising the same concern after the team has already addressed it and moved forward is something different, but at Redwood nobody had language for that distinction. And because the team valued openness and psychological safety, saying "we already decided this" felt like violating the team's own principles.</w:t>
        </w:r>
      </w:ins>
    </w:p>
    <w:p w14:paraId="1DB5E882" w14:textId="77777777" w:rsidR="00BA02E1" w:rsidRPr="00BA02E1" w:rsidRDefault="00BA02E1" w:rsidP="00BA02E1">
      <w:pPr>
        <w:rPr>
          <w:ins w:id="905" w:author="Joel Karr" w:date="2026-03-07T16:26:00Z"/>
        </w:rPr>
      </w:pPr>
      <w:ins w:id="906" w:author="Joel Karr" w:date="2026-03-07T16:26:00Z">
        <w:r w:rsidRPr="00BA02E1">
          <w:t>Software teams are particularly vulnerable to this dynamic. Agile culture emphasizes collaboration, feedback, and willingness to change direction. Those are valuable instincts in the right context. But without a mechanism for closure, they create an environment where any decision can be reopened by anyone at any time, and the person willing to keep raising it will eventually outlast everyone else's patience.</w:t>
        </w:r>
      </w:ins>
    </w:p>
    <w:p w14:paraId="66A57607" w14:textId="6605BF64" w:rsidR="00BA02E1" w:rsidRPr="00BA02E1" w:rsidRDefault="00BA02E1" w:rsidP="00BA02E1">
      <w:pPr>
        <w:rPr>
          <w:ins w:id="907" w:author="Joel Karr" w:date="2026-03-07T16:26:00Z"/>
        </w:rPr>
      </w:pPr>
      <w:ins w:id="908" w:author="Joel Karr" w:date="2026-03-07T16:26:00Z">
        <w:r w:rsidRPr="00BA02E1">
          <w:t xml:space="preserve">The real damage goes beyond the rework. It's what the pattern teaches every other engineer on the team. If persistence beats evidence, some people learn to be the loudest </w:t>
        </w:r>
        <w:r w:rsidRPr="00BA02E1">
          <w:lastRenderedPageBreak/>
          <w:t xml:space="preserve">voice. The rest learn to stop caring. Why commit to </w:t>
        </w:r>
        <w:proofErr w:type="gramStart"/>
        <w:r w:rsidRPr="00BA02E1">
          <w:t>an architecture</w:t>
        </w:r>
        <w:proofErr w:type="gramEnd"/>
        <w:r w:rsidRPr="00BA02E1">
          <w:t xml:space="preserve"> if someone can undo it next month just by being more stubborn than everyone else?</w:t>
        </w:r>
      </w:ins>
    </w:p>
    <w:p w14:paraId="74ADCA39" w14:textId="77777777" w:rsidR="00BA02E1" w:rsidRPr="00BA02E1" w:rsidRDefault="00BA02E1" w:rsidP="00BA02E1">
      <w:pPr>
        <w:rPr>
          <w:ins w:id="909" w:author="Joel Karr" w:date="2026-03-07T16:26:00Z"/>
        </w:rPr>
      </w:pPr>
      <w:ins w:id="910" w:author="Joel Karr" w:date="2026-03-07T16:26:00Z">
        <w:r w:rsidRPr="00BA02E1">
          <w:t xml:space="preserve">The team at Redwood didn't lack knowledge or experience. They lacked a way to make </w:t>
        </w:r>
        <w:proofErr w:type="gramStart"/>
        <w:r w:rsidRPr="00BA02E1">
          <w:t>decisions stick</w:t>
        </w:r>
        <w:proofErr w:type="gramEnd"/>
        <w:r w:rsidRPr="00BA02E1">
          <w:t xml:space="preserve"> when someone kept </w:t>
        </w:r>
        <w:proofErr w:type="gramStart"/>
        <w:r w:rsidRPr="00BA02E1">
          <w:t>pulling at</w:t>
        </w:r>
        <w:proofErr w:type="gramEnd"/>
        <w:r w:rsidRPr="00BA02E1">
          <w:t xml:space="preserve"> them. Their openness became a vulnerability because they never drew a line between healthy debate and costly repetition.</w:t>
        </w:r>
      </w:ins>
    </w:p>
    <w:p w14:paraId="6C95FD2B" w14:textId="0DEC3EE7" w:rsidR="00431041" w:rsidRPr="00431041" w:rsidDel="00727E26" w:rsidRDefault="00431041" w:rsidP="00431041">
      <w:pPr>
        <w:rPr>
          <w:del w:id="911" w:author="Joel Karr" w:date="2026-03-07T16:18:00Z" w16du:dateUtc="2026-03-07T22:18:00Z"/>
        </w:rPr>
      </w:pPr>
      <w:del w:id="912" w:author="Joel Karr" w:date="2026-03-07T16:18:00Z" w16du:dateUtc="2026-03-07T22:18:00Z">
        <w:r w:rsidDel="00727E26">
          <w:delText>His research showed that organizations don't collapse because of bad choices nearly as often as they collapse because they refuse to let choices become stable enough to organize around.</w:delText>
        </w:r>
      </w:del>
    </w:p>
    <w:p w14:paraId="511E47DE" w14:textId="683BDC58" w:rsidR="00431041" w:rsidRPr="00431041" w:rsidDel="00727E26" w:rsidRDefault="00431041" w:rsidP="00431041">
      <w:pPr>
        <w:rPr>
          <w:del w:id="913" w:author="Joel Karr" w:date="2026-03-07T16:18:00Z" w16du:dateUtc="2026-03-07T22:18:00Z"/>
        </w:rPr>
      </w:pPr>
      <w:del w:id="914" w:author="Joel Karr" w:date="2026-03-07T16:18:00Z" w16du:dateUtc="2026-03-07T22:18:00Z">
        <w:r w:rsidDel="00727E26">
          <w:delText>The team in the opening story didn't lack knowledge or experience. They lacked a mechanism for decision finality. Their own openness to dissenting takes and alternate possibilities may have been a handicap, as they never gave the decision permission to do its job.</w:delText>
        </w:r>
      </w:del>
    </w:p>
    <w:p w14:paraId="11B7E332" w14:textId="3C88044C" w:rsidR="00431041" w:rsidRPr="00431041" w:rsidRDefault="00431041" w:rsidP="00431041"/>
    <w:p w14:paraId="5693BCF2" w14:textId="77777777" w:rsidR="00431041" w:rsidRPr="00431041" w:rsidRDefault="00431041" w:rsidP="00431041">
      <w:pPr>
        <w:pStyle w:val="Heading3"/>
      </w:pPr>
      <w:bookmarkStart w:id="915" w:name="_Toc224480601"/>
      <w:r>
        <w:t>Making Decisions Durable</w:t>
      </w:r>
      <w:bookmarkEnd w:id="915"/>
    </w:p>
    <w:p w14:paraId="7CC46A33" w14:textId="77777777" w:rsidR="00431041" w:rsidRPr="00431041" w:rsidRDefault="00431041" w:rsidP="00431041">
      <w:commentRangeStart w:id="916"/>
      <w:r>
        <w:t>If you want to preserve momentum, you need a rule stronger than "let's keep talking."</w:t>
      </w:r>
    </w:p>
    <w:p w14:paraId="162B2203" w14:textId="77777777" w:rsidR="00431041" w:rsidRPr="00431041" w:rsidRDefault="00431041" w:rsidP="00431041">
      <w:r>
        <w:t>Here it is: decisions are durable until new information enters the system.</w:t>
      </w:r>
    </w:p>
    <w:p w14:paraId="0FC48DC2" w14:textId="77777777" w:rsidR="00431041" w:rsidRDefault="00431041" w:rsidP="00431041">
      <w:pPr>
        <w:rPr>
          <w:ins w:id="917" w:author="Joel Karr" w:date="2026-03-07T16:33:00Z" w16du:dateUtc="2026-03-07T22:33:00Z"/>
        </w:rPr>
      </w:pPr>
      <w:r>
        <w:t>New opinions do not qualify.</w:t>
      </w:r>
      <w:commentRangeEnd w:id="916"/>
      <w:r>
        <w:rPr>
          <w:rStyle w:val="CommentReference"/>
          <w:sz w:val="24"/>
          <w:szCs w:val="24"/>
        </w:rPr>
        <w:commentReference w:id="916"/>
      </w:r>
    </w:p>
    <w:p w14:paraId="4652B2DC" w14:textId="77777777" w:rsidR="005609E8" w:rsidRPr="003079AE" w:rsidRDefault="005609E8" w:rsidP="005609E8">
      <w:pPr>
        <w:rPr>
          <w:ins w:id="918" w:author="Joel Karr" w:date="2026-03-07T16:33:00Z" w16du:dateUtc="2026-03-07T22:33:00Z"/>
        </w:rPr>
      </w:pPr>
      <w:ins w:id="919" w:author="Joel Karr" w:date="2026-03-07T16:33:00Z" w16du:dateUtc="2026-03-07T22:33:00Z">
        <w:r w:rsidRPr="003079AE">
          <w:t xml:space="preserve">The mechanism is straightforward. </w:t>
        </w:r>
        <w:proofErr w:type="gramStart"/>
        <w:r w:rsidRPr="003079AE">
          <w:t>At the moment</w:t>
        </w:r>
        <w:proofErr w:type="gramEnd"/>
        <w:r w:rsidRPr="003079AE">
          <w:t xml:space="preserve"> the team reaches a decision, </w:t>
        </w:r>
        <w:r>
          <w:t>write down all the assumptions the team made to come to the decision.</w:t>
        </w:r>
      </w:ins>
    </w:p>
    <w:p w14:paraId="6DA48A5F" w14:textId="77777777" w:rsidR="005609E8" w:rsidRPr="003079AE" w:rsidRDefault="005609E8" w:rsidP="005609E8">
      <w:pPr>
        <w:rPr>
          <w:ins w:id="920" w:author="Joel Karr" w:date="2026-03-07T16:33:00Z" w16du:dateUtc="2026-03-07T22:33:00Z"/>
        </w:rPr>
      </w:pPr>
      <w:ins w:id="921" w:author="Joel Karr" w:date="2026-03-07T16:33:00Z" w16du:dateUtc="2026-03-07T22:33:00Z">
        <w:r w:rsidRPr="003079AE">
          <w:t xml:space="preserve">For the Redwood migration, that might have looked like: the current in-memory queues </w:t>
        </w:r>
        <w:r>
          <w:t>already can’t</w:t>
        </w:r>
        <w:r w:rsidRPr="003079AE">
          <w:t xml:space="preserve"> handle </w:t>
        </w:r>
        <w:r>
          <w:t xml:space="preserve">the volume and lack clear visibility. </w:t>
        </w:r>
        <w:r w:rsidRPr="003079AE">
          <w:t xml:space="preserve">Azure Service Bus meets our throughput and reliability requirements </w:t>
        </w:r>
        <w:r>
          <w:t>while adding visibility and alerts based on queue length</w:t>
        </w:r>
        <w:r w:rsidRPr="003079AE">
          <w:t xml:space="preserve">. The </w:t>
        </w:r>
        <w:r>
          <w:t>top priority is to stabilize the system as quickly as possible without changing functionality for end users.</w:t>
        </w:r>
      </w:ins>
    </w:p>
    <w:p w14:paraId="31A08F6D" w14:textId="38B51F84" w:rsidR="005609E8" w:rsidRPr="00431041" w:rsidRDefault="005609E8" w:rsidP="00431041">
      <w:ins w:id="922" w:author="Joel Karr" w:date="2026-03-07T16:33:00Z" w16du:dateUtc="2026-03-07T22:33:00Z">
        <w:r w:rsidRPr="003079AE">
          <w:t xml:space="preserve">Those assumptions do two things. They make the reasoning </w:t>
        </w:r>
        <w:r>
          <w:t>clear</w:t>
        </w:r>
        <w:r w:rsidRPr="003079AE">
          <w:t xml:space="preserve"> so that a new engineer joining the team next month can understand why the decision was made. And they create a clear threshold for reopening: if one of these </w:t>
        </w:r>
        <w:proofErr w:type="gramStart"/>
        <w:r w:rsidRPr="003079AE">
          <w:t>conditions</w:t>
        </w:r>
        <w:proofErr w:type="gramEnd"/>
        <w:r w:rsidRPr="003079AE">
          <w:t xml:space="preserve"> changes, the decision is worth revisiting. If none of them have changed, the decision stands.</w:t>
        </w:r>
      </w:ins>
    </w:p>
    <w:p w14:paraId="027EF597" w14:textId="4AB3C151" w:rsidR="00431041" w:rsidRDefault="00431041" w:rsidP="00431041">
      <w:commentRangeStart w:id="923"/>
      <w:r>
        <w:t>This isn't about silencing dissent</w:t>
      </w:r>
      <w:commentRangeEnd w:id="923"/>
      <w:r>
        <w:rPr>
          <w:rStyle w:val="CommentReference"/>
          <w:sz w:val="24"/>
          <w:szCs w:val="24"/>
        </w:rPr>
        <w:commentReference w:id="923"/>
      </w:r>
      <w:r>
        <w:t>. It's about deciding where dissent belongs in time. Before a decision is made, dissent is valuable. After a decision is made, only new information justifies reopening it.</w:t>
      </w:r>
    </w:p>
    <w:p w14:paraId="75DEB754" w14:textId="77777777" w:rsidR="003079AE" w:rsidRPr="003079AE" w:rsidRDefault="003079AE" w:rsidP="003079AE">
      <w:pPr>
        <w:rPr>
          <w:ins w:id="924" w:author="Joel Karr" w:date="2026-03-07T16:29:00Z"/>
        </w:rPr>
      </w:pPr>
      <w:ins w:id="925" w:author="Joel Karr" w:date="2026-03-07T16:29:00Z">
        <w:r w:rsidRPr="003079AE">
          <w:t>That distinction sounds simple. In practice, it's the hardest part of the entire chapter.</w:t>
        </w:r>
      </w:ins>
    </w:p>
    <w:p w14:paraId="16D2A324" w14:textId="77777777" w:rsidR="00C743C8" w:rsidRPr="00C743C8" w:rsidRDefault="00C743C8">
      <w:pPr>
        <w:pStyle w:val="Heading3"/>
        <w:rPr>
          <w:ins w:id="926" w:author="Joel Karr" w:date="2026-03-07T16:37:00Z"/>
        </w:rPr>
        <w:pPrChange w:id="927" w:author="Joel Karr" w:date="2026-03-07T16:43:00Z" w16du:dateUtc="2026-03-07T22:43:00Z">
          <w:pPr/>
        </w:pPrChange>
      </w:pPr>
      <w:bookmarkStart w:id="928" w:name="_Toc224480602"/>
      <w:ins w:id="929" w:author="Joel Karr" w:date="2026-03-07T16:37:00Z">
        <w:r w:rsidRPr="00C743C8">
          <w:lastRenderedPageBreak/>
          <w:t>What Happens Next</w:t>
        </w:r>
        <w:bookmarkEnd w:id="928"/>
      </w:ins>
    </w:p>
    <w:p w14:paraId="29C969EE" w14:textId="3DF4D03F" w:rsidR="00C743C8" w:rsidRPr="006D3152" w:rsidRDefault="00C743C8" w:rsidP="00C743C8">
      <w:pPr>
        <w:rPr>
          <w:ins w:id="930" w:author="Joel Karr" w:date="2026-03-07T16:37:00Z"/>
          <w:rPrChange w:id="931" w:author="Joel Karr" w:date="2026-03-07T16:54:00Z" w16du:dateUtc="2026-03-07T22:54:00Z">
            <w:rPr>
              <w:ins w:id="932" w:author="Joel Karr" w:date="2026-03-07T16:37:00Z"/>
              <w:b/>
              <w:bCs/>
            </w:rPr>
          </w:rPrChange>
        </w:rPr>
      </w:pPr>
      <w:ins w:id="933" w:author="Joel Karr" w:date="2026-03-07T16:37:00Z">
        <w:r w:rsidRPr="006D3152">
          <w:rPr>
            <w:rPrChange w:id="934" w:author="Joel Karr" w:date="2026-03-07T16:54:00Z" w16du:dateUtc="2026-03-07T22:54:00Z">
              <w:rPr>
                <w:b/>
                <w:bCs/>
              </w:rPr>
            </w:rPrChange>
          </w:rPr>
          <w:t>You've made the decision</w:t>
        </w:r>
      </w:ins>
      <w:ins w:id="935" w:author="Joel Karr" w:date="2026-03-07T16:37:00Z" w16du:dateUtc="2026-03-07T22:37:00Z">
        <w:r w:rsidRPr="006D3152">
          <w:rPr>
            <w:rPrChange w:id="936" w:author="Joel Karr" w:date="2026-03-07T16:54:00Z" w16du:dateUtc="2026-03-07T22:54:00Z">
              <w:rPr>
                <w:b/>
                <w:bCs/>
              </w:rPr>
            </w:rPrChange>
          </w:rPr>
          <w:t xml:space="preserve"> and captured </w:t>
        </w:r>
      </w:ins>
      <w:ins w:id="937" w:author="Joel Karr" w:date="2026-03-07T16:37:00Z">
        <w:r w:rsidRPr="006D3152">
          <w:rPr>
            <w:rPrChange w:id="938" w:author="Joel Karr" w:date="2026-03-07T16:54:00Z" w16du:dateUtc="2026-03-07T22:54:00Z">
              <w:rPr>
                <w:b/>
                <w:bCs/>
              </w:rPr>
            </w:rPrChange>
          </w:rPr>
          <w:t xml:space="preserve">the assumptions. The team </w:t>
        </w:r>
      </w:ins>
      <w:ins w:id="939" w:author="Joel Karr" w:date="2026-03-07T16:37:00Z" w16du:dateUtc="2026-03-07T22:37:00Z">
        <w:r w:rsidRPr="006D3152">
          <w:rPr>
            <w:rPrChange w:id="940" w:author="Joel Karr" w:date="2026-03-07T16:54:00Z" w16du:dateUtc="2026-03-07T22:54:00Z">
              <w:rPr>
                <w:b/>
                <w:bCs/>
              </w:rPr>
            </w:rPrChange>
          </w:rPr>
          <w:t>starts</w:t>
        </w:r>
      </w:ins>
      <w:ins w:id="941" w:author="Joel Karr" w:date="2026-03-07T16:37:00Z">
        <w:r w:rsidRPr="006D3152">
          <w:rPr>
            <w:rPrChange w:id="942" w:author="Joel Karr" w:date="2026-03-07T16:54:00Z" w16du:dateUtc="2026-03-07T22:54:00Z">
              <w:rPr>
                <w:b/>
                <w:bCs/>
              </w:rPr>
            </w:rPrChange>
          </w:rPr>
          <w:t xml:space="preserve"> building.</w:t>
        </w:r>
      </w:ins>
    </w:p>
    <w:p w14:paraId="2EF19EBD" w14:textId="594C184E" w:rsidR="00C743C8" w:rsidRPr="006D3152" w:rsidRDefault="00C743C8" w:rsidP="00C743C8">
      <w:pPr>
        <w:rPr>
          <w:ins w:id="943" w:author="Joel Karr" w:date="2026-03-07T16:37:00Z"/>
          <w:rPrChange w:id="944" w:author="Joel Karr" w:date="2026-03-07T16:54:00Z" w16du:dateUtc="2026-03-07T22:54:00Z">
            <w:rPr>
              <w:ins w:id="945" w:author="Joel Karr" w:date="2026-03-07T16:37:00Z"/>
              <w:b/>
              <w:bCs/>
            </w:rPr>
          </w:rPrChange>
        </w:rPr>
      </w:pPr>
      <w:ins w:id="946" w:author="Joel Karr" w:date="2026-03-07T16:37:00Z">
        <w:r w:rsidRPr="006D3152">
          <w:rPr>
            <w:rPrChange w:id="947" w:author="Joel Karr" w:date="2026-03-07T16:54:00Z" w16du:dateUtc="2026-03-07T22:54:00Z">
              <w:rPr>
                <w:b/>
                <w:bCs/>
              </w:rPr>
            </w:rPrChange>
          </w:rPr>
          <w:t xml:space="preserve">Then, two </w:t>
        </w:r>
      </w:ins>
      <w:ins w:id="948" w:author="Joel Karr" w:date="2026-03-07T16:37:00Z" w16du:dateUtc="2026-03-07T22:37:00Z">
        <w:r w:rsidRPr="006D3152">
          <w:rPr>
            <w:rPrChange w:id="949" w:author="Joel Karr" w:date="2026-03-07T16:54:00Z" w16du:dateUtc="2026-03-07T22:54:00Z">
              <w:rPr>
                <w:b/>
                <w:bCs/>
              </w:rPr>
            </w:rPrChange>
          </w:rPr>
          <w:t>weeks</w:t>
        </w:r>
      </w:ins>
      <w:ins w:id="950" w:author="Joel Karr" w:date="2026-03-07T16:37:00Z">
        <w:r w:rsidRPr="006D3152">
          <w:rPr>
            <w:rPrChange w:id="951" w:author="Joel Karr" w:date="2026-03-07T16:54:00Z" w16du:dateUtc="2026-03-07T22:54:00Z">
              <w:rPr>
                <w:b/>
                <w:bCs/>
              </w:rPr>
            </w:rPrChange>
          </w:rPr>
          <w:t xml:space="preserve"> later, someone speaks up.</w:t>
        </w:r>
      </w:ins>
    </w:p>
    <w:p w14:paraId="066372E2" w14:textId="25291EA8" w:rsidR="00C743C8" w:rsidRPr="006D3152" w:rsidRDefault="00C743C8" w:rsidP="00C743C8">
      <w:pPr>
        <w:rPr>
          <w:ins w:id="952" w:author="Joel Karr" w:date="2026-03-07T16:37:00Z"/>
          <w:rPrChange w:id="953" w:author="Joel Karr" w:date="2026-03-07T16:54:00Z" w16du:dateUtc="2026-03-07T22:54:00Z">
            <w:rPr>
              <w:ins w:id="954" w:author="Joel Karr" w:date="2026-03-07T16:37:00Z"/>
              <w:b/>
              <w:bCs/>
            </w:rPr>
          </w:rPrChange>
        </w:rPr>
      </w:pPr>
      <w:ins w:id="955" w:author="Joel Karr" w:date="2026-03-07T16:37:00Z">
        <w:r w:rsidRPr="006D3152">
          <w:rPr>
            <w:rPrChange w:id="956" w:author="Joel Karr" w:date="2026-03-07T16:54:00Z" w16du:dateUtc="2026-03-07T22:54:00Z">
              <w:rPr>
                <w:b/>
                <w:bCs/>
              </w:rPr>
            </w:rPrChange>
          </w:rPr>
          <w:t xml:space="preserve">This is the moment where most teams lose their grip. </w:t>
        </w:r>
      </w:ins>
      <w:ins w:id="957" w:author="Joel Karr" w:date="2026-03-07T16:37:00Z" w16du:dateUtc="2026-03-07T22:37:00Z">
        <w:r w:rsidRPr="006D3152">
          <w:rPr>
            <w:rPrChange w:id="958" w:author="Joel Karr" w:date="2026-03-07T16:54:00Z" w16du:dateUtc="2026-03-07T22:54:00Z">
              <w:rPr>
                <w:b/>
                <w:bCs/>
              </w:rPr>
            </w:rPrChange>
          </w:rPr>
          <w:t>They don’t have a process to</w:t>
        </w:r>
      </w:ins>
      <w:ins w:id="959" w:author="Joel Karr" w:date="2026-03-07T16:37:00Z">
        <w:r w:rsidRPr="006D3152">
          <w:rPr>
            <w:rPrChange w:id="960" w:author="Joel Karr" w:date="2026-03-07T16:54:00Z" w16du:dateUtc="2026-03-07T22:54:00Z">
              <w:rPr>
                <w:b/>
                <w:bCs/>
              </w:rPr>
            </w:rPrChange>
          </w:rPr>
          <w:t xml:space="preserve"> tell the difference between a legitimate reason to reconsider and something that just feels like one. Almost everything feels like new information when someone brings it up with enough conviction.</w:t>
        </w:r>
      </w:ins>
    </w:p>
    <w:p w14:paraId="303B00C0" w14:textId="2AB87DFF" w:rsidR="00C743C8" w:rsidRPr="006D3152" w:rsidRDefault="00C743C8" w:rsidP="00C743C8">
      <w:pPr>
        <w:rPr>
          <w:ins w:id="961" w:author="Joel Karr" w:date="2026-03-07T16:37:00Z"/>
          <w:rPrChange w:id="962" w:author="Joel Karr" w:date="2026-03-07T16:54:00Z" w16du:dateUtc="2026-03-07T22:54:00Z">
            <w:rPr>
              <w:ins w:id="963" w:author="Joel Karr" w:date="2026-03-07T16:37:00Z"/>
              <w:b/>
              <w:bCs/>
            </w:rPr>
          </w:rPrChange>
        </w:rPr>
      </w:pPr>
      <w:ins w:id="964" w:author="Joel Karr" w:date="2026-03-07T16:37:00Z">
        <w:r w:rsidRPr="006D3152">
          <w:rPr>
            <w:rPrChange w:id="965" w:author="Joel Karr" w:date="2026-03-07T16:54:00Z" w16du:dateUtc="2026-03-07T22:54:00Z">
              <w:rPr>
                <w:b/>
                <w:bCs/>
              </w:rPr>
            </w:rPrChange>
          </w:rPr>
          <w:t>Real new information is observable, not hypothetical. It wasn't available when the original decision was made, and it directly challenges one of the stated assumptions. "</w:t>
        </w:r>
      </w:ins>
      <w:ins w:id="966" w:author="Joel Karr" w:date="2026-03-07T16:39:00Z" w16du:dateUtc="2026-03-07T22:39:00Z">
        <w:r w:rsidR="00855FE9" w:rsidRPr="006D3152">
          <w:rPr>
            <w:rPrChange w:id="967" w:author="Joel Karr" w:date="2026-03-07T16:54:00Z" w16du:dateUtc="2026-03-07T22:54:00Z">
              <w:rPr>
                <w:b/>
                <w:bCs/>
              </w:rPr>
            </w:rPrChange>
          </w:rPr>
          <w:t>The business now needs us to be able to prioritize some truckload updates as a priority</w:t>
        </w:r>
      </w:ins>
      <w:ins w:id="968" w:author="Joel Karr" w:date="2026-03-07T16:37:00Z">
        <w:r w:rsidRPr="006D3152">
          <w:rPr>
            <w:rPrChange w:id="969" w:author="Joel Karr" w:date="2026-03-07T16:54:00Z" w16du:dateUtc="2026-03-07T22:54:00Z">
              <w:rPr>
                <w:b/>
                <w:bCs/>
              </w:rPr>
            </w:rPrChange>
          </w:rPr>
          <w:t xml:space="preserve">" </w:t>
        </w:r>
      </w:ins>
      <w:ins w:id="970" w:author="Joel Karr" w:date="2026-03-07T16:40:00Z" w16du:dateUtc="2026-03-07T22:40:00Z">
        <w:r w:rsidR="001550A6" w:rsidRPr="006D3152">
          <w:rPr>
            <w:rPrChange w:id="971" w:author="Joel Karr" w:date="2026-03-07T16:54:00Z" w16du:dateUtc="2026-03-07T22:54:00Z">
              <w:rPr>
                <w:b/>
                <w:bCs/>
              </w:rPr>
            </w:rPrChange>
          </w:rPr>
          <w:t>is new information that was available when the team made the first decision</w:t>
        </w:r>
      </w:ins>
      <w:ins w:id="972" w:author="Joel Karr" w:date="2026-03-07T16:37:00Z">
        <w:r w:rsidRPr="006D3152">
          <w:rPr>
            <w:rPrChange w:id="973" w:author="Joel Karr" w:date="2026-03-07T16:54:00Z" w16du:dateUtc="2026-03-07T22:54:00Z">
              <w:rPr>
                <w:b/>
                <w:bCs/>
              </w:rPr>
            </w:rPrChange>
          </w:rPr>
          <w:t>.</w:t>
        </w:r>
      </w:ins>
    </w:p>
    <w:p w14:paraId="62988583" w14:textId="77777777" w:rsidR="00C743C8" w:rsidRPr="006D3152" w:rsidRDefault="00C743C8" w:rsidP="00C743C8">
      <w:pPr>
        <w:rPr>
          <w:ins w:id="974" w:author="Joel Karr" w:date="2026-03-07T16:37:00Z"/>
          <w:rPrChange w:id="975" w:author="Joel Karr" w:date="2026-03-07T16:54:00Z" w16du:dateUtc="2026-03-07T22:54:00Z">
            <w:rPr>
              <w:ins w:id="976" w:author="Joel Karr" w:date="2026-03-07T16:37:00Z"/>
              <w:b/>
              <w:bCs/>
            </w:rPr>
          </w:rPrChange>
        </w:rPr>
      </w:pPr>
      <w:ins w:id="977" w:author="Joel Karr" w:date="2026-03-07T16:37:00Z">
        <w:r w:rsidRPr="006D3152">
          <w:rPr>
            <w:rPrChange w:id="978" w:author="Joel Karr" w:date="2026-03-07T16:54:00Z" w16du:dateUtc="2026-03-07T22:54:00Z">
              <w:rPr>
                <w:b/>
                <w:bCs/>
              </w:rPr>
            </w:rPrChange>
          </w:rPr>
          <w:t>Most of what comes up in team discussions doesn't meet those tests. It falls into one of four categories that sound like new information but aren't.</w:t>
        </w:r>
      </w:ins>
    </w:p>
    <w:p w14:paraId="1046E289" w14:textId="77777777" w:rsidR="00C743C8" w:rsidRPr="006D3152" w:rsidRDefault="00C743C8" w:rsidP="00C743C8">
      <w:pPr>
        <w:rPr>
          <w:ins w:id="979" w:author="Joel Karr" w:date="2026-03-07T16:37:00Z"/>
          <w:rPrChange w:id="980" w:author="Joel Karr" w:date="2026-03-07T16:54:00Z" w16du:dateUtc="2026-03-07T22:54:00Z">
            <w:rPr>
              <w:ins w:id="981" w:author="Joel Karr" w:date="2026-03-07T16:37:00Z"/>
              <w:b/>
              <w:bCs/>
            </w:rPr>
          </w:rPrChange>
        </w:rPr>
      </w:pPr>
      <w:ins w:id="982" w:author="Joel Karr" w:date="2026-03-07T16:37:00Z">
        <w:r w:rsidRPr="006D3152">
          <w:rPr>
            <w:rPrChange w:id="983" w:author="Joel Karr" w:date="2026-03-07T16:54:00Z" w16du:dateUtc="2026-03-07T22:54:00Z">
              <w:rPr>
                <w:b/>
                <w:bCs/>
              </w:rPr>
            </w:rPrChange>
          </w:rPr>
          <w:t>"I've been thinking about it."</w:t>
        </w:r>
      </w:ins>
    </w:p>
    <w:p w14:paraId="0A6D637C" w14:textId="77777777" w:rsidR="00C743C8" w:rsidRPr="006D3152" w:rsidRDefault="00C743C8" w:rsidP="00C743C8">
      <w:pPr>
        <w:rPr>
          <w:ins w:id="984" w:author="Joel Karr" w:date="2026-03-07T16:37:00Z"/>
          <w:rPrChange w:id="985" w:author="Joel Karr" w:date="2026-03-07T16:54:00Z" w16du:dateUtc="2026-03-07T22:54:00Z">
            <w:rPr>
              <w:ins w:id="986" w:author="Joel Karr" w:date="2026-03-07T16:37:00Z"/>
              <w:b/>
              <w:bCs/>
            </w:rPr>
          </w:rPrChange>
        </w:rPr>
      </w:pPr>
      <w:ins w:id="987" w:author="Joel Karr" w:date="2026-03-07T16:37:00Z">
        <w:r w:rsidRPr="006D3152">
          <w:rPr>
            <w:rPrChange w:id="988" w:author="Joel Karr" w:date="2026-03-07T16:54:00Z" w16du:dateUtc="2026-03-07T22:54:00Z">
              <w:rPr>
                <w:b/>
                <w:bCs/>
              </w:rPr>
            </w:rPrChange>
          </w:rPr>
          <w:t>This is the most common and the hardest to push back on because it sounds thoughtful and responsible. The person hasn't learned anything new about the system, the business, or the constraints. They've continued processing the same inputs they had when the decision was made and arrived at a different conclusion. That's a change in opinion, not a change in circumstances.</w:t>
        </w:r>
      </w:ins>
    </w:p>
    <w:p w14:paraId="218E4AFD" w14:textId="2A1E65FA" w:rsidR="00C743C8" w:rsidRPr="006D3152" w:rsidRDefault="00C743C8" w:rsidP="00C743C8">
      <w:pPr>
        <w:rPr>
          <w:ins w:id="989" w:author="Joel Karr" w:date="2026-03-07T16:37:00Z"/>
          <w:rPrChange w:id="990" w:author="Joel Karr" w:date="2026-03-07T16:54:00Z" w16du:dateUtc="2026-03-07T22:54:00Z">
            <w:rPr>
              <w:ins w:id="991" w:author="Joel Karr" w:date="2026-03-07T16:37:00Z"/>
              <w:b/>
              <w:bCs/>
            </w:rPr>
          </w:rPrChange>
        </w:rPr>
      </w:pPr>
      <w:ins w:id="992" w:author="Joel Karr" w:date="2026-03-07T16:37:00Z">
        <w:r w:rsidRPr="006D3152">
          <w:rPr>
            <w:rPrChange w:id="993" w:author="Joel Karr" w:date="2026-03-07T16:54:00Z" w16du:dateUtc="2026-03-07T22:54:00Z">
              <w:rPr>
                <w:b/>
                <w:bCs/>
              </w:rPr>
            </w:rPrChange>
          </w:rPr>
          <w:t>The senior engineer at Redwood fell into this category. He didn't come back with data showing Service Bus was failing or point to a production issue. He had been thinking about failover scenarios, and his thinking led him back to the same worry he'd had before the team decided. The team treated his continued discomfort as new evidence</w:t>
        </w:r>
      </w:ins>
      <w:ins w:id="994" w:author="Joel Karr" w:date="2026-03-07T16:40:00Z" w16du:dateUtc="2026-03-07T22:40:00Z">
        <w:r w:rsidR="00961A47" w:rsidRPr="006D3152">
          <w:rPr>
            <w:rPrChange w:id="995" w:author="Joel Karr" w:date="2026-03-07T16:54:00Z" w16du:dateUtc="2026-03-07T22:54:00Z">
              <w:rPr>
                <w:b/>
                <w:bCs/>
              </w:rPr>
            </w:rPrChange>
          </w:rPr>
          <w:t xml:space="preserve"> even though it wasn’t.</w:t>
        </w:r>
      </w:ins>
    </w:p>
    <w:p w14:paraId="1E79A45C" w14:textId="77777777" w:rsidR="00C743C8" w:rsidRPr="006D3152" w:rsidRDefault="00C743C8" w:rsidP="00C743C8">
      <w:pPr>
        <w:rPr>
          <w:ins w:id="996" w:author="Joel Karr" w:date="2026-03-07T16:37:00Z"/>
          <w:rPrChange w:id="997" w:author="Joel Karr" w:date="2026-03-07T16:54:00Z" w16du:dateUtc="2026-03-07T22:54:00Z">
            <w:rPr>
              <w:ins w:id="998" w:author="Joel Karr" w:date="2026-03-07T16:37:00Z"/>
              <w:b/>
              <w:bCs/>
            </w:rPr>
          </w:rPrChange>
        </w:rPr>
      </w:pPr>
      <w:ins w:id="999" w:author="Joel Karr" w:date="2026-03-07T16:37:00Z">
        <w:r w:rsidRPr="006D3152">
          <w:rPr>
            <w:rPrChange w:id="1000" w:author="Joel Karr" w:date="2026-03-07T16:54:00Z" w16du:dateUtc="2026-03-07T22:54:00Z">
              <w:rPr>
                <w:b/>
                <w:bCs/>
              </w:rPr>
            </w:rPrChange>
          </w:rPr>
          <w:t xml:space="preserve">When you hear "I've been thinking about it," the response is direct: "I hear your concern, but our decision was based on these specific assumptions, and none of them have changed. If one of them does, we should absolutely </w:t>
        </w:r>
        <w:proofErr w:type="gramStart"/>
        <w:r w:rsidRPr="006D3152">
          <w:rPr>
            <w:rPrChange w:id="1001" w:author="Joel Karr" w:date="2026-03-07T16:54:00Z" w16du:dateUtc="2026-03-07T22:54:00Z">
              <w:rPr>
                <w:b/>
                <w:bCs/>
              </w:rPr>
            </w:rPrChange>
          </w:rPr>
          <w:t>revisit</w:t>
        </w:r>
        <w:proofErr w:type="gramEnd"/>
        <w:r w:rsidRPr="006D3152">
          <w:rPr>
            <w:rPrChange w:id="1002" w:author="Joel Karr" w:date="2026-03-07T16:54:00Z" w16du:dateUtc="2026-03-07T22:54:00Z">
              <w:rPr>
                <w:b/>
                <w:bCs/>
              </w:rPr>
            </w:rPrChange>
          </w:rPr>
          <w:t xml:space="preserve">. Until then, we're proceeding." That conversation </w:t>
        </w:r>
        <w:proofErr w:type="gramStart"/>
        <w:r w:rsidRPr="006D3152">
          <w:rPr>
            <w:rPrChange w:id="1003" w:author="Joel Karr" w:date="2026-03-07T16:54:00Z" w16du:dateUtc="2026-03-07T22:54:00Z">
              <w:rPr>
                <w:b/>
                <w:bCs/>
              </w:rPr>
            </w:rPrChange>
          </w:rPr>
          <w:t>is</w:t>
        </w:r>
        <w:proofErr w:type="gramEnd"/>
        <w:r w:rsidRPr="006D3152">
          <w:rPr>
            <w:rPrChange w:id="1004" w:author="Joel Karr" w:date="2026-03-07T16:54:00Z" w16du:dateUtc="2026-03-07T22:54:00Z">
              <w:rPr>
                <w:b/>
                <w:bCs/>
              </w:rPr>
            </w:rPrChange>
          </w:rPr>
          <w:t xml:space="preserve"> hard the first time. It feels like shutting someone down. What you're </w:t>
        </w:r>
        <w:proofErr w:type="gramStart"/>
        <w:r w:rsidRPr="006D3152">
          <w:rPr>
            <w:rPrChange w:id="1005" w:author="Joel Karr" w:date="2026-03-07T16:54:00Z" w16du:dateUtc="2026-03-07T22:54:00Z">
              <w:rPr>
                <w:b/>
                <w:bCs/>
              </w:rPr>
            </w:rPrChange>
          </w:rPr>
          <w:t>actually doing</w:t>
        </w:r>
        <w:proofErr w:type="gramEnd"/>
        <w:r w:rsidRPr="006D3152">
          <w:rPr>
            <w:rPrChange w:id="1006" w:author="Joel Karr" w:date="2026-03-07T16:54:00Z" w16du:dateUtc="2026-03-07T22:54:00Z">
              <w:rPr>
                <w:b/>
                <w:bCs/>
              </w:rPr>
            </w:rPrChange>
          </w:rPr>
          <w:t xml:space="preserve"> is protecting the team's ability to execute.</w:t>
        </w:r>
      </w:ins>
    </w:p>
    <w:p w14:paraId="3BA31864" w14:textId="77777777" w:rsidR="00C743C8" w:rsidRPr="006D3152" w:rsidRDefault="00C743C8" w:rsidP="00C743C8">
      <w:pPr>
        <w:rPr>
          <w:ins w:id="1007" w:author="Joel Karr" w:date="2026-03-07T16:37:00Z"/>
          <w:rPrChange w:id="1008" w:author="Joel Karr" w:date="2026-03-07T16:54:00Z" w16du:dateUtc="2026-03-07T22:54:00Z">
            <w:rPr>
              <w:ins w:id="1009" w:author="Joel Karr" w:date="2026-03-07T16:37:00Z"/>
              <w:b/>
              <w:bCs/>
            </w:rPr>
          </w:rPrChange>
        </w:rPr>
      </w:pPr>
      <w:ins w:id="1010" w:author="Joel Karr" w:date="2026-03-07T16:37:00Z">
        <w:r w:rsidRPr="006D3152">
          <w:rPr>
            <w:rPrChange w:id="1011" w:author="Joel Karr" w:date="2026-03-07T16:54:00Z" w16du:dateUtc="2026-03-07T22:54:00Z">
              <w:rPr>
                <w:b/>
                <w:bCs/>
              </w:rPr>
            </w:rPrChange>
          </w:rPr>
          <w:t>"I read an article about a different approach."</w:t>
        </w:r>
      </w:ins>
    </w:p>
    <w:p w14:paraId="7AEB8C4A" w14:textId="6BDFD18A" w:rsidR="00C743C8" w:rsidRPr="006D3152" w:rsidRDefault="00C743C8" w:rsidP="00C743C8">
      <w:pPr>
        <w:rPr>
          <w:ins w:id="1012" w:author="Joel Karr" w:date="2026-03-07T16:37:00Z"/>
          <w:rPrChange w:id="1013" w:author="Joel Karr" w:date="2026-03-07T16:54:00Z" w16du:dateUtc="2026-03-07T22:54:00Z">
            <w:rPr>
              <w:ins w:id="1014" w:author="Joel Karr" w:date="2026-03-07T16:37:00Z"/>
              <w:b/>
              <w:bCs/>
            </w:rPr>
          </w:rPrChange>
        </w:rPr>
      </w:pPr>
      <w:ins w:id="1015" w:author="Joel Karr" w:date="2026-03-07T16:37:00Z">
        <w:r w:rsidRPr="006D3152">
          <w:rPr>
            <w:rPrChange w:id="1016" w:author="Joel Karr" w:date="2026-03-07T16:54:00Z" w16du:dateUtc="2026-03-07T22:54:00Z">
              <w:rPr>
                <w:b/>
                <w:bCs/>
              </w:rPr>
            </w:rPrChange>
          </w:rPr>
          <w:t xml:space="preserve">Learning is valuable. But someone discovering that a different company uses a different message queue doesn't change your requirements or your deadlines. Unless the article </w:t>
        </w:r>
        <w:r w:rsidRPr="006D3152">
          <w:rPr>
            <w:rPrChange w:id="1017" w:author="Joel Karr" w:date="2026-03-07T16:54:00Z" w16du:dateUtc="2026-03-07T22:54:00Z">
              <w:rPr>
                <w:b/>
                <w:bCs/>
              </w:rPr>
            </w:rPrChange>
          </w:rPr>
          <w:lastRenderedPageBreak/>
          <w:t xml:space="preserve">reveals something specific about your context that wasn't known before </w:t>
        </w:r>
      </w:ins>
      <w:ins w:id="1018" w:author="Joel Karr" w:date="2026-03-07T16:41:00Z" w16du:dateUtc="2026-03-07T22:41:00Z">
        <w:r w:rsidR="00961A47" w:rsidRPr="006D3152">
          <w:rPr>
            <w:rPrChange w:id="1019" w:author="Joel Karr" w:date="2026-03-07T16:54:00Z" w16du:dateUtc="2026-03-07T22:54:00Z">
              <w:rPr>
                <w:b/>
                <w:bCs/>
              </w:rPr>
            </w:rPrChange>
          </w:rPr>
          <w:t xml:space="preserve">such as </w:t>
        </w:r>
      </w:ins>
      <w:ins w:id="1020" w:author="Joel Karr" w:date="2026-03-07T16:37:00Z">
        <w:r w:rsidRPr="006D3152">
          <w:rPr>
            <w:rPrChange w:id="1021" w:author="Joel Karr" w:date="2026-03-07T16:54:00Z" w16du:dateUtc="2026-03-07T22:54:00Z">
              <w:rPr>
                <w:b/>
                <w:bCs/>
              </w:rPr>
            </w:rPrChange>
          </w:rPr>
          <w:t xml:space="preserve">a vulnerability in the technology you chose, </w:t>
        </w:r>
      </w:ins>
      <w:ins w:id="1022" w:author="Joel Karr" w:date="2026-03-07T16:42:00Z" w16du:dateUtc="2026-03-07T22:42:00Z">
        <w:r w:rsidR="00961A47" w:rsidRPr="006D3152">
          <w:rPr>
            <w:rPrChange w:id="1023" w:author="Joel Karr" w:date="2026-03-07T16:54:00Z" w16du:dateUtc="2026-03-07T22:54:00Z">
              <w:rPr>
                <w:b/>
                <w:bCs/>
              </w:rPr>
            </w:rPrChange>
          </w:rPr>
          <w:t xml:space="preserve">then </w:t>
        </w:r>
      </w:ins>
      <w:ins w:id="1024" w:author="Joel Karr" w:date="2026-03-07T16:37:00Z">
        <w:r w:rsidRPr="006D3152">
          <w:rPr>
            <w:rPrChange w:id="1025" w:author="Joel Karr" w:date="2026-03-07T16:54:00Z" w16du:dateUtc="2026-03-07T22:54:00Z">
              <w:rPr>
                <w:b/>
                <w:bCs/>
              </w:rPr>
            </w:rPrChange>
          </w:rPr>
          <w:t>it doesn't meet the threshold for reopening.</w:t>
        </w:r>
      </w:ins>
    </w:p>
    <w:p w14:paraId="3971FC87" w14:textId="77777777" w:rsidR="00C743C8" w:rsidRPr="006D3152" w:rsidRDefault="00C743C8" w:rsidP="00C743C8">
      <w:pPr>
        <w:rPr>
          <w:ins w:id="1026" w:author="Joel Karr" w:date="2026-03-07T16:37:00Z"/>
          <w:rPrChange w:id="1027" w:author="Joel Karr" w:date="2026-03-07T16:54:00Z" w16du:dateUtc="2026-03-07T22:54:00Z">
            <w:rPr>
              <w:ins w:id="1028" w:author="Joel Karr" w:date="2026-03-07T16:37:00Z"/>
              <w:b/>
              <w:bCs/>
            </w:rPr>
          </w:rPrChange>
        </w:rPr>
      </w:pPr>
      <w:ins w:id="1029" w:author="Joel Karr" w:date="2026-03-07T16:37:00Z">
        <w:r w:rsidRPr="006D3152">
          <w:rPr>
            <w:rPrChange w:id="1030" w:author="Joel Karr" w:date="2026-03-07T16:54:00Z" w16du:dateUtc="2026-03-07T22:54:00Z">
              <w:rPr>
                <w:b/>
                <w:bCs/>
              </w:rPr>
            </w:rPrChange>
          </w:rPr>
          <w:t>The instinct to apply new knowledge is strong, especially for engineers who are constantly learning. The best move is to capture the insight without undoing the work: "That's a great insight. Let's add it to our decision framework for the next time this context comes up." The article becomes an input for future decisions, not a reason to relitigate past ones.</w:t>
        </w:r>
      </w:ins>
    </w:p>
    <w:p w14:paraId="64F19471" w14:textId="77777777" w:rsidR="00C743C8" w:rsidRPr="006D3152" w:rsidRDefault="00C743C8" w:rsidP="00C743C8">
      <w:pPr>
        <w:rPr>
          <w:ins w:id="1031" w:author="Joel Karr" w:date="2026-03-07T16:37:00Z"/>
          <w:rPrChange w:id="1032" w:author="Joel Karr" w:date="2026-03-07T16:54:00Z" w16du:dateUtc="2026-03-07T22:54:00Z">
            <w:rPr>
              <w:ins w:id="1033" w:author="Joel Karr" w:date="2026-03-07T16:37:00Z"/>
              <w:b/>
              <w:bCs/>
            </w:rPr>
          </w:rPrChange>
        </w:rPr>
      </w:pPr>
      <w:ins w:id="1034" w:author="Joel Karr" w:date="2026-03-07T16:37:00Z">
        <w:r w:rsidRPr="006D3152">
          <w:rPr>
            <w:rPrChange w:id="1035" w:author="Joel Karr" w:date="2026-03-07T16:54:00Z" w16du:dateUtc="2026-03-07T22:54:00Z">
              <w:rPr>
                <w:b/>
                <w:bCs/>
              </w:rPr>
            </w:rPrChange>
          </w:rPr>
          <w:t>"I talked to someone who had a bad experience."</w:t>
        </w:r>
      </w:ins>
    </w:p>
    <w:p w14:paraId="22D8A53E" w14:textId="77777777" w:rsidR="00C743C8" w:rsidRPr="006D3152" w:rsidRDefault="00C743C8" w:rsidP="00C743C8">
      <w:pPr>
        <w:rPr>
          <w:ins w:id="1036" w:author="Joel Karr" w:date="2026-03-07T16:37:00Z"/>
          <w:rPrChange w:id="1037" w:author="Joel Karr" w:date="2026-03-07T16:54:00Z" w16du:dateUtc="2026-03-07T22:54:00Z">
            <w:rPr>
              <w:ins w:id="1038" w:author="Joel Karr" w:date="2026-03-07T16:37:00Z"/>
              <w:b/>
              <w:bCs/>
            </w:rPr>
          </w:rPrChange>
        </w:rPr>
      </w:pPr>
      <w:ins w:id="1039" w:author="Joel Karr" w:date="2026-03-07T16:37:00Z">
        <w:r w:rsidRPr="006D3152">
          <w:rPr>
            <w:rPrChange w:id="1040" w:author="Joel Karr" w:date="2026-03-07T16:54:00Z" w16du:dateUtc="2026-03-07T22:54:00Z">
              <w:rPr>
                <w:b/>
                <w:bCs/>
              </w:rPr>
            </w:rPrChange>
          </w:rPr>
          <w:t xml:space="preserve">Secondhand experience is the one that might </w:t>
        </w:r>
        <w:proofErr w:type="gramStart"/>
        <w:r w:rsidRPr="006D3152">
          <w:rPr>
            <w:rPrChange w:id="1041" w:author="Joel Karr" w:date="2026-03-07T16:54:00Z" w16du:dateUtc="2026-03-07T22:54:00Z">
              <w:rPr>
                <w:b/>
                <w:bCs/>
              </w:rPr>
            </w:rPrChange>
          </w:rPr>
          <w:t>actually qualify</w:t>
        </w:r>
        <w:proofErr w:type="gramEnd"/>
        <w:r w:rsidRPr="006D3152">
          <w:rPr>
            <w:rPrChange w:id="1042" w:author="Joel Karr" w:date="2026-03-07T16:54:00Z" w16du:dateUtc="2026-03-07T22:54:00Z">
              <w:rPr>
                <w:b/>
                <w:bCs/>
              </w:rPr>
            </w:rPrChange>
          </w:rPr>
          <w:t xml:space="preserve">, depending on specifics. If someone on a team running Azure Service Bus at comparable volume hit a concrete failure mode, that's worth hearing. It's not guaranteed to be relevant, but it's grounded in something that </w:t>
        </w:r>
        <w:proofErr w:type="gramStart"/>
        <w:r w:rsidRPr="006D3152">
          <w:rPr>
            <w:rPrChange w:id="1043" w:author="Joel Karr" w:date="2026-03-07T16:54:00Z" w16du:dateUtc="2026-03-07T22:54:00Z">
              <w:rPr>
                <w:b/>
                <w:bCs/>
              </w:rPr>
            </w:rPrChange>
          </w:rPr>
          <w:t>actually happened</w:t>
        </w:r>
        <w:proofErr w:type="gramEnd"/>
        <w:r w:rsidRPr="006D3152">
          <w:rPr>
            <w:rPrChange w:id="1044" w:author="Joel Karr" w:date="2026-03-07T16:54:00Z" w16du:dateUtc="2026-03-07T22:54:00Z">
              <w:rPr>
                <w:b/>
                <w:bCs/>
              </w:rPr>
            </w:rPrChange>
          </w:rPr>
          <w:t>.</w:t>
        </w:r>
      </w:ins>
    </w:p>
    <w:p w14:paraId="6C480E77" w14:textId="77777777" w:rsidR="00C743C8" w:rsidRPr="006D3152" w:rsidRDefault="00C743C8" w:rsidP="00C743C8">
      <w:pPr>
        <w:rPr>
          <w:ins w:id="1045" w:author="Joel Karr" w:date="2026-03-07T16:37:00Z"/>
          <w:rPrChange w:id="1046" w:author="Joel Karr" w:date="2026-03-07T16:54:00Z" w16du:dateUtc="2026-03-07T22:54:00Z">
            <w:rPr>
              <w:ins w:id="1047" w:author="Joel Karr" w:date="2026-03-07T16:37:00Z"/>
              <w:b/>
              <w:bCs/>
            </w:rPr>
          </w:rPrChange>
        </w:rPr>
      </w:pPr>
      <w:ins w:id="1048" w:author="Joel Karr" w:date="2026-03-07T16:37:00Z">
        <w:r w:rsidRPr="006D3152">
          <w:rPr>
            <w:rPrChange w:id="1049" w:author="Joel Karr" w:date="2026-03-07T16:54:00Z" w16du:dateUtc="2026-03-07T22:54:00Z">
              <w:rPr>
                <w:b/>
                <w:bCs/>
              </w:rPr>
            </w:rPrChange>
          </w:rPr>
          <w:t xml:space="preserve">The question to ask is: how similar is their context to ours? If they were processing the same type of high-frequency status updates and discovered a message ordering problem that matches our workload, that's close enough to warrant a conversation. If they were running a completely different system at a different scale and had a vague bad feeling about Azure, it's not. The more specific their experience is to your situation, the more </w:t>
        </w:r>
        <w:proofErr w:type="gramStart"/>
        <w:r w:rsidRPr="006D3152">
          <w:rPr>
            <w:rPrChange w:id="1050" w:author="Joel Karr" w:date="2026-03-07T16:54:00Z" w16du:dateUtc="2026-03-07T22:54:00Z">
              <w:rPr>
                <w:b/>
                <w:bCs/>
              </w:rPr>
            </w:rPrChange>
          </w:rPr>
          <w:t>seriously</w:t>
        </w:r>
        <w:proofErr w:type="gramEnd"/>
        <w:r w:rsidRPr="006D3152">
          <w:rPr>
            <w:rPrChange w:id="1051" w:author="Joel Karr" w:date="2026-03-07T16:54:00Z" w16du:dateUtc="2026-03-07T22:54:00Z">
              <w:rPr>
                <w:b/>
                <w:bCs/>
              </w:rPr>
            </w:rPrChange>
          </w:rPr>
          <w:t xml:space="preserve"> you should take it.</w:t>
        </w:r>
      </w:ins>
    </w:p>
    <w:p w14:paraId="235FEE5B" w14:textId="77777777" w:rsidR="00C743C8" w:rsidRPr="006D3152" w:rsidRDefault="00C743C8" w:rsidP="00C743C8">
      <w:pPr>
        <w:rPr>
          <w:ins w:id="1052" w:author="Joel Karr" w:date="2026-03-07T16:37:00Z"/>
          <w:rPrChange w:id="1053" w:author="Joel Karr" w:date="2026-03-07T16:54:00Z" w16du:dateUtc="2026-03-07T22:54:00Z">
            <w:rPr>
              <w:ins w:id="1054" w:author="Joel Karr" w:date="2026-03-07T16:37:00Z"/>
              <w:b/>
              <w:bCs/>
            </w:rPr>
          </w:rPrChange>
        </w:rPr>
      </w:pPr>
      <w:ins w:id="1055" w:author="Joel Karr" w:date="2026-03-07T16:37:00Z">
        <w:r w:rsidRPr="006D3152">
          <w:rPr>
            <w:rPrChange w:id="1056" w:author="Joel Karr" w:date="2026-03-07T16:54:00Z" w16du:dateUtc="2026-03-07T22:54:00Z">
              <w:rPr>
                <w:b/>
                <w:bCs/>
              </w:rPr>
            </w:rPrChange>
          </w:rPr>
          <w:t xml:space="preserve">When the context is genuinely similar, pull up the decision framework. Check which assumption is being challenged. Walk through whether the secondhand experience </w:t>
        </w:r>
        <w:proofErr w:type="gramStart"/>
        <w:r w:rsidRPr="006D3152">
          <w:rPr>
            <w:rPrChange w:id="1057" w:author="Joel Karr" w:date="2026-03-07T16:54:00Z" w16du:dateUtc="2026-03-07T22:54:00Z">
              <w:rPr>
                <w:b/>
                <w:bCs/>
              </w:rPr>
            </w:rPrChange>
          </w:rPr>
          <w:t>actually invalidates</w:t>
        </w:r>
        <w:proofErr w:type="gramEnd"/>
        <w:r w:rsidRPr="006D3152">
          <w:rPr>
            <w:rPrChange w:id="1058" w:author="Joel Karr" w:date="2026-03-07T16:54:00Z" w16du:dateUtc="2026-03-07T22:54:00Z">
              <w:rPr>
                <w:b/>
                <w:bCs/>
              </w:rPr>
            </w:rPrChange>
          </w:rPr>
          <w:t xml:space="preserve"> it or just makes people uncomfortable. Sometimes examining it closely confirms the original decision rather than undermining it, and that's worth discovering too.</w:t>
        </w:r>
      </w:ins>
    </w:p>
    <w:p w14:paraId="3247EE1A" w14:textId="77777777" w:rsidR="00C743C8" w:rsidRPr="006D3152" w:rsidRDefault="00C743C8" w:rsidP="00C743C8">
      <w:pPr>
        <w:rPr>
          <w:ins w:id="1059" w:author="Joel Karr" w:date="2026-03-07T16:37:00Z"/>
          <w:rPrChange w:id="1060" w:author="Joel Karr" w:date="2026-03-07T16:54:00Z" w16du:dateUtc="2026-03-07T22:54:00Z">
            <w:rPr>
              <w:ins w:id="1061" w:author="Joel Karr" w:date="2026-03-07T16:37:00Z"/>
              <w:b/>
              <w:bCs/>
            </w:rPr>
          </w:rPrChange>
        </w:rPr>
      </w:pPr>
      <w:ins w:id="1062" w:author="Joel Karr" w:date="2026-03-07T16:37:00Z">
        <w:r w:rsidRPr="006D3152">
          <w:rPr>
            <w:rPrChange w:id="1063" w:author="Joel Karr" w:date="2026-03-07T16:54:00Z" w16du:dateUtc="2026-03-07T22:54:00Z">
              <w:rPr>
                <w:b/>
                <w:bCs/>
              </w:rPr>
            </w:rPrChange>
          </w:rPr>
          <w:t>"What if something changes in the future?"</w:t>
        </w:r>
      </w:ins>
    </w:p>
    <w:p w14:paraId="0C863B82" w14:textId="77777777" w:rsidR="00C743C8" w:rsidRPr="006D3152" w:rsidRDefault="00C743C8" w:rsidP="00C743C8">
      <w:pPr>
        <w:rPr>
          <w:ins w:id="1064" w:author="Joel Karr" w:date="2026-03-07T16:37:00Z"/>
          <w:rPrChange w:id="1065" w:author="Joel Karr" w:date="2026-03-07T16:54:00Z" w16du:dateUtc="2026-03-07T22:54:00Z">
            <w:rPr>
              <w:ins w:id="1066" w:author="Joel Karr" w:date="2026-03-07T16:37:00Z"/>
              <w:b/>
              <w:bCs/>
            </w:rPr>
          </w:rPrChange>
        </w:rPr>
      </w:pPr>
      <w:ins w:id="1067" w:author="Joel Karr" w:date="2026-03-07T16:37:00Z">
        <w:r w:rsidRPr="006D3152">
          <w:rPr>
            <w:rPrChange w:id="1068" w:author="Joel Karr" w:date="2026-03-07T16:54:00Z" w16du:dateUtc="2026-03-07T22:54:00Z">
              <w:rPr>
                <w:b/>
                <w:bCs/>
              </w:rPr>
            </w:rPrChange>
          </w:rPr>
          <w:t>This is speculation, and it kills more good decisions than any of the others. Every decision could theoretically be wrong if the future unfolds differently than expected. Azure could change their pricing. The company could acquire a business that uses a different messaging platform. The team could lose the engineers who understand Service Bus.</w:t>
        </w:r>
      </w:ins>
    </w:p>
    <w:p w14:paraId="2FD69D1E" w14:textId="77777777" w:rsidR="00C743C8" w:rsidRPr="006D3152" w:rsidRDefault="00C743C8" w:rsidP="00C743C8">
      <w:pPr>
        <w:rPr>
          <w:ins w:id="1069" w:author="Joel Karr" w:date="2026-03-07T16:37:00Z"/>
          <w:rPrChange w:id="1070" w:author="Joel Karr" w:date="2026-03-07T16:54:00Z" w16du:dateUtc="2026-03-07T22:54:00Z">
            <w:rPr>
              <w:ins w:id="1071" w:author="Joel Karr" w:date="2026-03-07T16:37:00Z"/>
              <w:b/>
              <w:bCs/>
            </w:rPr>
          </w:rPrChange>
        </w:rPr>
      </w:pPr>
      <w:ins w:id="1072" w:author="Joel Karr" w:date="2026-03-07T16:37:00Z">
        <w:r w:rsidRPr="006D3152">
          <w:rPr>
            <w:rPrChange w:id="1073" w:author="Joel Karr" w:date="2026-03-07T16:54:00Z" w16du:dateUtc="2026-03-07T22:54:00Z">
              <w:rPr>
                <w:b/>
                <w:bCs/>
              </w:rPr>
            </w:rPrChange>
          </w:rPr>
          <w:t xml:space="preserve">The response is simple: "We've already identified the conditions that would trigger a revisit. Has one of them happened?" If yes, reopen. If </w:t>
        </w:r>
        <w:proofErr w:type="gramStart"/>
        <w:r w:rsidRPr="006D3152">
          <w:rPr>
            <w:rPrChange w:id="1074" w:author="Joel Karr" w:date="2026-03-07T16:54:00Z" w16du:dateUtc="2026-03-07T22:54:00Z">
              <w:rPr>
                <w:b/>
                <w:bCs/>
              </w:rPr>
            </w:rPrChange>
          </w:rPr>
          <w:t>no</w:t>
        </w:r>
        <w:proofErr w:type="gramEnd"/>
        <w:r w:rsidRPr="006D3152">
          <w:rPr>
            <w:rPrChange w:id="1075" w:author="Joel Karr" w:date="2026-03-07T16:54:00Z" w16du:dateUtc="2026-03-07T22:54:00Z">
              <w:rPr>
                <w:b/>
                <w:bCs/>
              </w:rPr>
            </w:rPrChange>
          </w:rPr>
          <w:t>, proceed.</w:t>
        </w:r>
      </w:ins>
    </w:p>
    <w:p w14:paraId="57564EDB" w14:textId="77777777" w:rsidR="00C743C8" w:rsidRPr="006D3152" w:rsidRDefault="00C743C8">
      <w:pPr>
        <w:pStyle w:val="Heading3"/>
        <w:rPr>
          <w:ins w:id="1076" w:author="Joel Karr" w:date="2026-03-07T16:37:00Z"/>
        </w:rPr>
        <w:pPrChange w:id="1077" w:author="Joel Karr" w:date="2026-03-07T16:43:00Z" w16du:dateUtc="2026-03-07T22:43:00Z">
          <w:pPr/>
        </w:pPrChange>
      </w:pPr>
      <w:bookmarkStart w:id="1078" w:name="_Toc224480603"/>
      <w:ins w:id="1079" w:author="Joel Karr" w:date="2026-03-07T16:37:00Z">
        <w:r w:rsidRPr="006D3152">
          <w:t>Changing how the team talks.</w:t>
        </w:r>
        <w:bookmarkEnd w:id="1078"/>
      </w:ins>
    </w:p>
    <w:p w14:paraId="251C01ED" w14:textId="77777777" w:rsidR="00C743C8" w:rsidRPr="006D3152" w:rsidRDefault="00C743C8" w:rsidP="00C743C8">
      <w:pPr>
        <w:rPr>
          <w:ins w:id="1080" w:author="Joel Karr" w:date="2026-03-07T16:37:00Z"/>
          <w:rPrChange w:id="1081" w:author="Joel Karr" w:date="2026-03-07T16:54:00Z" w16du:dateUtc="2026-03-07T22:54:00Z">
            <w:rPr>
              <w:ins w:id="1082" w:author="Joel Karr" w:date="2026-03-07T16:37:00Z"/>
              <w:b/>
              <w:bCs/>
            </w:rPr>
          </w:rPrChange>
        </w:rPr>
      </w:pPr>
      <w:ins w:id="1083" w:author="Joel Karr" w:date="2026-03-07T16:37:00Z">
        <w:r w:rsidRPr="006D3152">
          <w:rPr>
            <w:rPrChange w:id="1084" w:author="Joel Karr" w:date="2026-03-07T16:54:00Z" w16du:dateUtc="2026-03-07T22:54:00Z">
              <w:rPr>
                <w:b/>
                <w:bCs/>
              </w:rPr>
            </w:rPrChange>
          </w:rPr>
          <w:t>Over time, pay attention to the language your team uses around past decisions. Certain phrases function as quiet reopening mechanisms even when no one intends them that way:</w:t>
        </w:r>
      </w:ins>
    </w:p>
    <w:p w14:paraId="3E8296D2" w14:textId="77777777" w:rsidR="00C743C8" w:rsidRPr="006D3152" w:rsidRDefault="00C743C8" w:rsidP="00C743C8">
      <w:pPr>
        <w:rPr>
          <w:ins w:id="1085" w:author="Joel Karr" w:date="2026-03-07T16:37:00Z"/>
          <w:rPrChange w:id="1086" w:author="Joel Karr" w:date="2026-03-07T16:54:00Z" w16du:dateUtc="2026-03-07T22:54:00Z">
            <w:rPr>
              <w:ins w:id="1087" w:author="Joel Karr" w:date="2026-03-07T16:37:00Z"/>
              <w:b/>
              <w:bCs/>
            </w:rPr>
          </w:rPrChange>
        </w:rPr>
      </w:pPr>
      <w:ins w:id="1088" w:author="Joel Karr" w:date="2026-03-07T16:37:00Z">
        <w:r w:rsidRPr="006D3152">
          <w:rPr>
            <w:rPrChange w:id="1089" w:author="Joel Karr" w:date="2026-03-07T16:54:00Z" w16du:dateUtc="2026-03-07T22:54:00Z">
              <w:rPr>
                <w:b/>
                <w:bCs/>
              </w:rPr>
            </w:rPrChange>
          </w:rPr>
          <w:t>"I'm still thinking about..." "I just want to sanity check..." "Before we go too far..."</w:t>
        </w:r>
      </w:ins>
    </w:p>
    <w:p w14:paraId="32E0D932" w14:textId="77777777" w:rsidR="00C743C8" w:rsidRPr="006D3152" w:rsidRDefault="00C743C8" w:rsidP="00C743C8">
      <w:pPr>
        <w:rPr>
          <w:ins w:id="1090" w:author="Joel Karr" w:date="2026-03-07T16:37:00Z"/>
          <w:rPrChange w:id="1091" w:author="Joel Karr" w:date="2026-03-07T16:54:00Z" w16du:dateUtc="2026-03-07T22:54:00Z">
            <w:rPr>
              <w:ins w:id="1092" w:author="Joel Karr" w:date="2026-03-07T16:37:00Z"/>
              <w:b/>
              <w:bCs/>
            </w:rPr>
          </w:rPrChange>
        </w:rPr>
      </w:pPr>
      <w:ins w:id="1093" w:author="Joel Karr" w:date="2026-03-07T16:37:00Z">
        <w:r w:rsidRPr="006D3152">
          <w:rPr>
            <w:rPrChange w:id="1094" w:author="Joel Karr" w:date="2026-03-07T16:54:00Z" w16du:dateUtc="2026-03-07T22:54:00Z">
              <w:rPr>
                <w:b/>
                <w:bCs/>
              </w:rPr>
            </w:rPrChange>
          </w:rPr>
          <w:lastRenderedPageBreak/>
          <w:t>They sound reasonable and they're always framed as caution or thoroughness. But they signal that the decision isn't really closed.</w:t>
        </w:r>
      </w:ins>
    </w:p>
    <w:p w14:paraId="76F92402" w14:textId="77777777" w:rsidR="00C743C8" w:rsidRPr="006D3152" w:rsidRDefault="00C743C8" w:rsidP="00C743C8">
      <w:pPr>
        <w:rPr>
          <w:ins w:id="1095" w:author="Joel Karr" w:date="2026-03-07T16:37:00Z"/>
          <w:rPrChange w:id="1096" w:author="Joel Karr" w:date="2026-03-07T16:54:00Z" w16du:dateUtc="2026-03-07T22:54:00Z">
            <w:rPr>
              <w:ins w:id="1097" w:author="Joel Karr" w:date="2026-03-07T16:37:00Z"/>
              <w:b/>
              <w:bCs/>
            </w:rPr>
          </w:rPrChange>
        </w:rPr>
      </w:pPr>
      <w:ins w:id="1098" w:author="Joel Karr" w:date="2026-03-07T16:37:00Z">
        <w:r w:rsidRPr="006D3152">
          <w:rPr>
            <w:rPrChange w:id="1099" w:author="Joel Karr" w:date="2026-03-07T16:54:00Z" w16du:dateUtc="2026-03-07T22:54:00Z">
              <w:rPr>
                <w:b/>
                <w:bCs/>
              </w:rPr>
            </w:rPrChange>
          </w:rPr>
          <w:t xml:space="preserve">As the team practices evaluating what counts as new information, the language naturally shifts. People stop bringing concerns framed as "I've been thinking about it" and start framing them as "this assumption may have changed because of what we observed last week." The quality of conversations improves because everyone understands the threshold. Dissent becomes more focused and more valuable because it </w:t>
        </w:r>
        <w:proofErr w:type="gramStart"/>
        <w:r w:rsidRPr="006D3152">
          <w:rPr>
            <w:rPrChange w:id="1100" w:author="Joel Karr" w:date="2026-03-07T16:54:00Z" w16du:dateUtc="2026-03-07T22:54:00Z">
              <w:rPr>
                <w:b/>
                <w:bCs/>
              </w:rPr>
            </w:rPrChange>
          </w:rPr>
          <w:t>has to</w:t>
        </w:r>
        <w:proofErr w:type="gramEnd"/>
        <w:r w:rsidRPr="006D3152">
          <w:rPr>
            <w:rPrChange w:id="1101" w:author="Joel Karr" w:date="2026-03-07T16:54:00Z" w16du:dateUtc="2026-03-07T22:54:00Z">
              <w:rPr>
                <w:b/>
                <w:bCs/>
              </w:rPr>
            </w:rPrChange>
          </w:rPr>
          <w:t xml:space="preserve"> clear a bar.</w:t>
        </w:r>
      </w:ins>
    </w:p>
    <w:p w14:paraId="6D0C1850" w14:textId="008E01EA" w:rsidR="003325B2" w:rsidRPr="00431041" w:rsidDel="003079AE" w:rsidRDefault="003325B2" w:rsidP="00431041">
      <w:pPr>
        <w:rPr>
          <w:del w:id="1102" w:author="Joel Karr" w:date="2026-03-07T16:29:00Z" w16du:dateUtc="2026-03-07T22:29:00Z"/>
        </w:rPr>
      </w:pPr>
      <w:commentRangeStart w:id="1103"/>
      <w:del w:id="1104" w:author="Joel Karr" w:date="2026-03-07T16:29:00Z" w16du:dateUtc="2026-03-07T22:29:00Z">
        <w:r w:rsidDel="003079AE">
          <w:delText>One rule often needs a series of parameters to cover the full spectrum of complexities a team of people with different experiences and opinions will introduce to a project. Below are several other guidelines you can use to create a portfolio of  criteria for how decisions are and are not revisited.</w:delText>
        </w:r>
        <w:commentRangeEnd w:id="1103"/>
        <w:r w:rsidDel="003079AE">
          <w:rPr>
            <w:rStyle w:val="CommentReference"/>
            <w:sz w:val="24"/>
            <w:szCs w:val="24"/>
          </w:rPr>
          <w:commentReference w:id="1103"/>
        </w:r>
      </w:del>
    </w:p>
    <w:p w14:paraId="5BA0587A" w14:textId="1F849F62" w:rsidR="00431041" w:rsidRPr="00431041" w:rsidDel="003079AE" w:rsidRDefault="003325B2" w:rsidP="003325B2">
      <w:pPr>
        <w:pStyle w:val="Heading4"/>
        <w:rPr>
          <w:del w:id="1105" w:author="Joel Karr" w:date="2026-03-07T16:29:00Z" w16du:dateUtc="2026-03-07T22:29:00Z"/>
        </w:rPr>
      </w:pPr>
      <w:del w:id="1106" w:author="Joel Karr" w:date="2026-03-07T16:29:00Z" w16du:dateUtc="2026-03-07T22:29:00Z">
        <w:r w:rsidDel="003079AE">
          <w:delText>1. Treat decisions as closed objects</w:delText>
        </w:r>
        <w:r w:rsidDel="003079AE">
          <w:br/>
        </w:r>
      </w:del>
    </w:p>
    <w:p w14:paraId="316F2A1F" w14:textId="532C45E7" w:rsidR="00431041" w:rsidRPr="00431041" w:rsidDel="003079AE" w:rsidRDefault="00431041" w:rsidP="00431041">
      <w:pPr>
        <w:rPr>
          <w:del w:id="1107" w:author="Joel Karr" w:date="2026-03-07T16:29:00Z" w16du:dateUtc="2026-03-07T22:29:00Z"/>
        </w:rPr>
      </w:pPr>
      <w:del w:id="1108" w:author="Joel Karr" w:date="2026-03-07T16:29:00Z" w16du:dateUtc="2026-03-07T22:29:00Z">
        <w:r w:rsidDel="003079AE">
          <w:delText>A decision isn't a preference. It's a state change.</w:delText>
        </w:r>
      </w:del>
    </w:p>
    <w:p w14:paraId="10AFC407" w14:textId="024EC36A" w:rsidR="00431041" w:rsidRPr="00431041" w:rsidDel="003079AE" w:rsidRDefault="00431041" w:rsidP="00431041">
      <w:pPr>
        <w:rPr>
          <w:del w:id="1109" w:author="Joel Karr" w:date="2026-03-07T16:29:00Z" w16du:dateUtc="2026-03-07T22:29:00Z"/>
        </w:rPr>
      </w:pPr>
      <w:del w:id="1110" w:author="Joel Karr" w:date="2026-03-07T16:29:00Z" w16du:dateUtc="2026-03-07T22:29:00Z">
        <w:r w:rsidDel="003079AE">
          <w:delText>Once made, it moves from open to closed. Closed decisions are not debated. They are executed against. Reopening a decision requires invalidation, not discomfort.</w:delText>
        </w:r>
      </w:del>
    </w:p>
    <w:p w14:paraId="41FFEF13" w14:textId="265E2744" w:rsidR="00431041" w:rsidRPr="00431041" w:rsidDel="003079AE" w:rsidRDefault="00431041" w:rsidP="00431041">
      <w:pPr>
        <w:rPr>
          <w:del w:id="1111" w:author="Joel Karr" w:date="2026-03-07T16:29:00Z" w16du:dateUtc="2026-03-07T22:29:00Z"/>
        </w:rPr>
      </w:pPr>
      <w:del w:id="1112" w:author="Joel Karr" w:date="2026-03-07T16:29:00Z" w16du:dateUtc="2026-03-07T22:29:00Z">
        <w:r w:rsidDel="003079AE">
          <w:delText>If someone wants to revisit a decision, the burden of proof is on reopening—not on continuing. This shifts the default from "we could always change our minds" to "we proceed unless something has changed."</w:delText>
        </w:r>
      </w:del>
    </w:p>
    <w:p w14:paraId="12837E07" w14:textId="24A73859" w:rsidR="00431041" w:rsidRPr="00431041" w:rsidDel="003079AE" w:rsidRDefault="003325B2" w:rsidP="00431041">
      <w:pPr>
        <w:pStyle w:val="Heading4"/>
        <w:rPr>
          <w:del w:id="1113" w:author="Joel Karr" w:date="2026-03-07T16:29:00Z" w16du:dateUtc="2026-03-07T22:29:00Z"/>
        </w:rPr>
      </w:pPr>
      <w:del w:id="1114" w:author="Joel Karr" w:date="2026-03-07T16:29:00Z" w16du:dateUtc="2026-03-07T22:29:00Z">
        <w:r w:rsidDel="003079AE">
          <w:delText>2. Bind decisions to assumptions</w:delText>
        </w:r>
        <w:r w:rsidDel="003079AE">
          <w:br/>
        </w:r>
      </w:del>
    </w:p>
    <w:p w14:paraId="59868904" w14:textId="58FB216F" w:rsidR="00431041" w:rsidRPr="00431041" w:rsidDel="003079AE" w:rsidRDefault="00431041" w:rsidP="00431041">
      <w:pPr>
        <w:rPr>
          <w:del w:id="1115" w:author="Joel Karr" w:date="2026-03-07T16:29:00Z" w16du:dateUtc="2026-03-07T22:29:00Z"/>
        </w:rPr>
      </w:pPr>
      <w:del w:id="1116" w:author="Joel Karr" w:date="2026-03-07T16:29:00Z" w16du:dateUtc="2026-03-07T22:29:00Z">
        <w:r w:rsidDel="003079AE">
          <w:delText>Every decision is made against assumptions. Most teams keep those assumptions implicit, which makes every future concern sound like new information.</w:delText>
        </w:r>
      </w:del>
    </w:p>
    <w:p w14:paraId="19433A51" w14:textId="39450BB9" w:rsidR="00431041" w:rsidRPr="00431041" w:rsidDel="003079AE" w:rsidRDefault="00431041" w:rsidP="00431041">
      <w:pPr>
        <w:rPr>
          <w:del w:id="1117" w:author="Joel Karr" w:date="2026-03-07T16:29:00Z" w16du:dateUtc="2026-03-07T22:29:00Z"/>
        </w:rPr>
      </w:pPr>
      <w:del w:id="1118" w:author="Joel Karr" w:date="2026-03-07T16:29:00Z" w16du:dateUtc="2026-03-07T22:29:00Z">
        <w:r w:rsidDel="003079AE">
          <w:delText>Make assumptions explicit at the moment of decision. What traffic do we expect? What's our team capacity? What's the delivery timeline? What are the business priorities?</w:delText>
        </w:r>
      </w:del>
    </w:p>
    <w:p w14:paraId="4321036D" w14:textId="22FB7328" w:rsidR="00431041" w:rsidRPr="00431041" w:rsidDel="003079AE" w:rsidRDefault="00431041" w:rsidP="00431041">
      <w:pPr>
        <w:rPr>
          <w:del w:id="1119" w:author="Joel Karr" w:date="2026-03-07T16:29:00Z" w16du:dateUtc="2026-03-07T22:29:00Z"/>
        </w:rPr>
      </w:pPr>
      <w:del w:id="1120" w:author="Joel Karr" w:date="2026-03-07T16:29:00Z" w16du:dateUtc="2026-03-07T22:29:00Z">
        <w:r w:rsidDel="003079AE">
          <w:delText>Then use a simple test when someone wants to reopen: which assumption has changed?</w:delText>
        </w:r>
      </w:del>
    </w:p>
    <w:p w14:paraId="3DFA2D7B" w14:textId="20E58466" w:rsidR="00431041" w:rsidRPr="00431041" w:rsidDel="003079AE" w:rsidRDefault="00431041" w:rsidP="00431041">
      <w:pPr>
        <w:rPr>
          <w:del w:id="1121" w:author="Joel Karr" w:date="2026-03-07T16:29:00Z" w16du:dateUtc="2026-03-07T22:29:00Z"/>
        </w:rPr>
      </w:pPr>
      <w:del w:id="1122" w:author="Joel Karr" w:date="2026-03-07T16:29:00Z" w16du:dateUtc="2026-03-07T22:29:00Z">
        <w:r w:rsidDel="003079AE">
          <w:delText>If none have, the decision stands. This moves the conversation from opinions to evidence. It also protects the team from the person who simply doesn't like the outcome and keeps searching for new angles to relitigate it.</w:delText>
        </w:r>
      </w:del>
    </w:p>
    <w:p w14:paraId="41AFB022" w14:textId="51AD13B9" w:rsidR="00431041" w:rsidRPr="00431041" w:rsidDel="003079AE" w:rsidRDefault="003325B2" w:rsidP="00431041">
      <w:pPr>
        <w:pStyle w:val="Heading4"/>
        <w:rPr>
          <w:del w:id="1123" w:author="Joel Karr" w:date="2026-03-07T16:29:00Z" w16du:dateUtc="2026-03-07T22:29:00Z"/>
        </w:rPr>
      </w:pPr>
      <w:del w:id="1124" w:author="Joel Karr" w:date="2026-03-07T16:29:00Z" w16du:dateUtc="2026-03-07T22:29:00Z">
        <w:r w:rsidDel="003079AE">
          <w:delText>3. Protect decisions from fatigue</w:delText>
        </w:r>
        <w:r w:rsidDel="003079AE">
          <w:br/>
        </w:r>
      </w:del>
    </w:p>
    <w:p w14:paraId="0C04EA23" w14:textId="16B0ABB2" w:rsidR="00431041" w:rsidRPr="00431041" w:rsidDel="003079AE" w:rsidRDefault="00431041" w:rsidP="00431041">
      <w:pPr>
        <w:rPr>
          <w:del w:id="1125" w:author="Joel Karr" w:date="2026-03-07T16:29:00Z" w16du:dateUtc="2026-03-07T22:29:00Z"/>
        </w:rPr>
      </w:pPr>
      <w:del w:id="1126" w:author="Joel Karr" w:date="2026-03-07T16:29:00Z" w16du:dateUtc="2026-03-07T22:29:00Z">
        <w:r w:rsidDel="003079AE">
          <w:delText>Even with clear ownership and explicit assumptions, decisions face another threat: exhaustion.</w:delText>
        </w:r>
      </w:del>
    </w:p>
    <w:p w14:paraId="3396F5C4" w14:textId="2375E6AF" w:rsidR="00431041" w:rsidRPr="00431041" w:rsidDel="003079AE" w:rsidRDefault="00431041" w:rsidP="00431041">
      <w:pPr>
        <w:rPr>
          <w:del w:id="1127" w:author="Joel Karr" w:date="2026-03-07T16:29:00Z" w16du:dateUtc="2026-03-07T22:29:00Z"/>
        </w:rPr>
      </w:pPr>
      <w:del w:id="1128" w:author="Joel Karr" w:date="2026-03-07T16:29:00Z" w16du:dateUtc="2026-03-07T22:29:00Z">
        <w:r w:rsidDel="003079AE">
          <w:lastRenderedPageBreak/>
          <w:delText>Many pivots don't happen because the decision was wrong. They happen because the team got tired.</w:delText>
        </w:r>
      </w:del>
    </w:p>
    <w:p w14:paraId="415F2AC2" w14:textId="3FF38307" w:rsidR="00431041" w:rsidRPr="00431041" w:rsidDel="003079AE" w:rsidRDefault="00431041" w:rsidP="00431041">
      <w:pPr>
        <w:rPr>
          <w:del w:id="1129" w:author="Joel Karr" w:date="2026-03-07T16:29:00Z" w16du:dateUtc="2026-03-07T22:29:00Z"/>
        </w:rPr>
      </w:pPr>
      <w:del w:id="1130" w:author="Joel Karr" w:date="2026-03-07T16:29:00Z" w16du:dateUtc="2026-03-07T22:29:00Z">
        <w:r w:rsidDel="003079AE">
          <w:delText>Fatigue is not information.</w:delText>
        </w:r>
      </w:del>
    </w:p>
    <w:p w14:paraId="7AF8240C" w14:textId="3920F6B0" w:rsidR="00431041" w:rsidRPr="00431041" w:rsidDel="003079AE" w:rsidRDefault="00431041" w:rsidP="00431041">
      <w:pPr>
        <w:rPr>
          <w:del w:id="1131" w:author="Joel Karr" w:date="2026-03-07T16:29:00Z" w16du:dateUtc="2026-03-07T22:29:00Z"/>
        </w:rPr>
      </w:pPr>
      <w:del w:id="1132" w:author="Joel Karr" w:date="2026-03-07T16:29:00Z" w16du:dateUtc="2026-03-07T22:29:00Z">
        <w:r w:rsidDel="003079AE">
          <w:delText>If a decision can be overturned by repetition, it was never actually made. It was deferred. The team in the dependency injection story didn't change their minds because new evidence emerged. They changed their minds because one person kept bringing it up and everyone else ran out of energy to resist.</w:delText>
        </w:r>
      </w:del>
    </w:p>
    <w:p w14:paraId="1C8BDCD1" w14:textId="071FEACB" w:rsidR="00431041" w:rsidRPr="00431041" w:rsidDel="003079AE" w:rsidRDefault="00431041" w:rsidP="00431041">
      <w:pPr>
        <w:rPr>
          <w:del w:id="1133" w:author="Joel Karr" w:date="2026-03-07T16:29:00Z" w16du:dateUtc="2026-03-07T22:29:00Z"/>
        </w:rPr>
      </w:pPr>
      <w:del w:id="1134" w:author="Joel Karr" w:date="2026-03-07T16:29:00Z" w16du:dateUtc="2026-03-07T22:29:00Z">
        <w:r w:rsidDel="003079AE">
          <w:delText>Strong teams don't reward persistence with reversals. They reward evidence.</w:delText>
        </w:r>
      </w:del>
    </w:p>
    <w:p w14:paraId="3CA30C87" w14:textId="1F7D8A1F" w:rsidR="00431041" w:rsidRPr="00431041" w:rsidDel="003079AE" w:rsidRDefault="00431041" w:rsidP="00431041">
      <w:pPr>
        <w:rPr>
          <w:del w:id="1135" w:author="Joel Karr" w:date="2026-03-07T16:29:00Z" w16du:dateUtc="2026-03-07T22:29:00Z"/>
        </w:rPr>
      </w:pPr>
      <w:del w:id="1136" w:author="Joel Karr" w:date="2026-03-07T16:29:00Z" w16du:dateUtc="2026-03-07T22:29:00Z">
        <w:r w:rsidDel="003079AE">
          <w:delText>This requires recognizing the difference between someone who has new information and someone who simply hasn't accepted the outcome. The first deserves a hearing. The second needs to be told, clearly and kindly, that the decision has been made.</w:delText>
        </w:r>
      </w:del>
    </w:p>
    <w:p w14:paraId="56245F46" w14:textId="725469BB" w:rsidR="00431041" w:rsidRPr="00431041" w:rsidDel="003079AE" w:rsidRDefault="003325B2" w:rsidP="003325B2">
      <w:pPr>
        <w:pStyle w:val="Heading4"/>
        <w:rPr>
          <w:del w:id="1137" w:author="Joel Karr" w:date="2026-03-07T16:29:00Z" w16du:dateUtc="2026-03-07T22:29:00Z"/>
        </w:rPr>
      </w:pPr>
      <w:del w:id="1138" w:author="Joel Karr" w:date="2026-03-07T16:29:00Z" w16du:dateUtc="2026-03-07T22:29:00Z">
        <w:r w:rsidDel="003079AE">
          <w:delText>4. Change the language</w:delText>
        </w:r>
        <w:r w:rsidDel="003079AE">
          <w:br/>
        </w:r>
      </w:del>
    </w:p>
    <w:p w14:paraId="4C67DE2A" w14:textId="7C583314" w:rsidR="00431041" w:rsidRPr="00431041" w:rsidDel="003079AE" w:rsidRDefault="00431041" w:rsidP="00431041">
      <w:pPr>
        <w:rPr>
          <w:del w:id="1139" w:author="Joel Karr" w:date="2026-03-07T16:29:00Z" w16du:dateUtc="2026-03-07T22:29:00Z"/>
        </w:rPr>
      </w:pPr>
      <w:del w:id="1140" w:author="Joel Karr" w:date="2026-03-07T16:29:00Z" w16du:dateUtc="2026-03-07T22:29:00Z">
        <w:r w:rsidDel="003079AE">
          <w:delText>Listen for phrases that quietly reopen decisions:</w:delText>
        </w:r>
      </w:del>
    </w:p>
    <w:p w14:paraId="47C2D403" w14:textId="1CB50FA6" w:rsidR="00431041" w:rsidRPr="00431041" w:rsidDel="003079AE" w:rsidRDefault="00431041" w:rsidP="00431041">
      <w:pPr>
        <w:rPr>
          <w:del w:id="1141" w:author="Joel Karr" w:date="2026-03-07T16:29:00Z" w16du:dateUtc="2026-03-07T22:29:00Z"/>
        </w:rPr>
      </w:pPr>
      <w:del w:id="1142" w:author="Joel Karr" w:date="2026-03-07T16:29:00Z" w16du:dateUtc="2026-03-07T22:29:00Z">
        <w:r w:rsidDel="003079AE">
          <w:delText>"I'm still thinking about..." "I just want to sanity check..." "Before we go too far..."</w:delText>
        </w:r>
      </w:del>
    </w:p>
    <w:p w14:paraId="184C605E" w14:textId="762EF22D" w:rsidR="00431041" w:rsidRPr="00431041" w:rsidDel="003079AE" w:rsidRDefault="00431041" w:rsidP="00431041">
      <w:pPr>
        <w:rPr>
          <w:del w:id="1143" w:author="Joel Karr" w:date="2026-03-07T16:29:00Z" w16du:dateUtc="2026-03-07T22:29:00Z"/>
        </w:rPr>
      </w:pPr>
      <w:del w:id="1144" w:author="Joel Karr" w:date="2026-03-07T16:29:00Z" w16du:dateUtc="2026-03-07T22:29:00Z">
        <w:r w:rsidDel="003079AE">
          <w:delText>These phrases sound reasonable. They're framed as caution or thoroughness. But they function as reopening mechanisms. They signal that the decision isn't really closed, that there's still room to relitigate.</w:delText>
        </w:r>
      </w:del>
    </w:p>
    <w:p w14:paraId="4519B17E" w14:textId="5D000952" w:rsidR="00431041" w:rsidRPr="00431041" w:rsidDel="003079AE" w:rsidRDefault="00431041" w:rsidP="00431041">
      <w:pPr>
        <w:rPr>
          <w:del w:id="1145" w:author="Joel Karr" w:date="2026-03-07T16:29:00Z" w16du:dateUtc="2026-03-07T22:29:00Z"/>
        </w:rPr>
      </w:pPr>
      <w:del w:id="1146" w:author="Joel Karr" w:date="2026-03-07T16:29:00Z" w16du:dateUtc="2026-03-07T22:29:00Z">
        <w:r w:rsidDel="003079AE">
          <w:delText>Replace them with language that reinforces commitment:</w:delText>
        </w:r>
      </w:del>
    </w:p>
    <w:p w14:paraId="05BB0339" w14:textId="74524C90" w:rsidR="00431041" w:rsidRPr="00431041" w:rsidDel="003079AE" w:rsidRDefault="00431041" w:rsidP="00431041">
      <w:pPr>
        <w:rPr>
          <w:del w:id="1147" w:author="Joel Karr" w:date="2026-03-07T16:29:00Z" w16du:dateUtc="2026-03-07T22:29:00Z"/>
        </w:rPr>
      </w:pPr>
      <w:del w:id="1148" w:author="Joel Karr" w:date="2026-03-07T16:29:00Z" w16du:dateUtc="2026-03-07T22:29:00Z">
        <w:r w:rsidDel="003079AE">
          <w:delText>"Given our decision..." "Assuming our earlier call still holds..." "Unless a new constraint has emerged..."</w:delText>
        </w:r>
      </w:del>
    </w:p>
    <w:p w14:paraId="72774A04" w14:textId="5FA7B4A2" w:rsidR="00431041" w:rsidRPr="00431041" w:rsidDel="003079AE" w:rsidRDefault="00431041" w:rsidP="00431041">
      <w:pPr>
        <w:rPr>
          <w:del w:id="1149" w:author="Joel Karr" w:date="2026-03-07T16:29:00Z" w16du:dateUtc="2026-03-07T22:29:00Z"/>
        </w:rPr>
      </w:pPr>
      <w:del w:id="1150" w:author="Joel Karr" w:date="2026-03-07T16:29:00Z" w16du:dateUtc="2026-03-07T22:29:00Z">
        <w:r w:rsidDel="003079AE">
          <w:delText>Language is the enforcement mechanism. Teams that re-decide constantly almost always sound like they're still deciding. Teams that execute with confidence sound like they've already decided. The words come first. The behavior follows.</w:delText>
        </w:r>
      </w:del>
    </w:p>
    <w:p w14:paraId="655F7103" w14:textId="76E7CE59" w:rsidR="00431041" w:rsidRPr="00431041" w:rsidRDefault="00431041" w:rsidP="00431041"/>
    <w:p w14:paraId="197F8025" w14:textId="34BAA749" w:rsidR="00431041" w:rsidRPr="00431041" w:rsidRDefault="00431041" w:rsidP="00431041">
      <w:pPr>
        <w:pStyle w:val="Heading3"/>
      </w:pPr>
      <w:bookmarkStart w:id="1151" w:name="_Toc224480604"/>
      <w:commentRangeStart w:id="1152"/>
      <w:r>
        <w:t xml:space="preserve">Back to the </w:t>
      </w:r>
      <w:del w:id="1153" w:author="Joel Karr" w:date="2026-03-07T16:53:00Z" w16du:dateUtc="2026-03-07T22:53:00Z">
        <w:r w:rsidDel="006D3152">
          <w:delText>Whiteboard</w:delText>
        </w:r>
        <w:commentRangeEnd w:id="1152"/>
        <w:r w:rsidDel="006D3152">
          <w:rPr>
            <w:rStyle w:val="CommentReference"/>
            <w:sz w:val="28"/>
            <w:szCs w:val="28"/>
          </w:rPr>
          <w:commentReference w:id="1152"/>
        </w:r>
      </w:del>
      <w:ins w:id="1154" w:author="Joel Karr" w:date="2026-03-07T16:53:00Z" w16du:dateUtc="2026-03-07T22:53:00Z">
        <w:r w:rsidR="006D3152">
          <w:t>Decision</w:t>
        </w:r>
      </w:ins>
      <w:bookmarkEnd w:id="1151"/>
    </w:p>
    <w:p w14:paraId="4B63CF2D" w14:textId="6E5C6F95" w:rsidR="00431041" w:rsidRPr="00431041" w:rsidDel="006D3152" w:rsidRDefault="00431041" w:rsidP="00431041">
      <w:pPr>
        <w:rPr>
          <w:del w:id="1155" w:author="Joel Karr" w:date="2026-03-07T16:53:00Z" w16du:dateUtc="2026-03-07T22:53:00Z"/>
        </w:rPr>
      </w:pPr>
      <w:del w:id="1156" w:author="Joel Karr" w:date="2026-03-07T16:53:00Z" w16du:dateUtc="2026-03-07T22:53:00Z">
        <w:r w:rsidDel="006D3152">
          <w:delText>The dependency injection debate could have ended differently.</w:delText>
        </w:r>
      </w:del>
    </w:p>
    <w:p w14:paraId="4F0FD2FB" w14:textId="66BFE9BC" w:rsidR="00431041" w:rsidRPr="00431041" w:rsidDel="006D3152" w:rsidRDefault="00431041" w:rsidP="00431041">
      <w:pPr>
        <w:rPr>
          <w:del w:id="1157" w:author="Joel Karr" w:date="2026-03-07T16:53:00Z" w16du:dateUtc="2026-03-07T22:53:00Z"/>
        </w:rPr>
      </w:pPr>
      <w:del w:id="1158" w:author="Joel Karr" w:date="2026-03-07T16:53:00Z" w16du:dateUtc="2026-03-07T22:53:00Z">
        <w:r w:rsidDel="006D3152">
          <w:delText xml:space="preserve">Imagine the team had made the decision with explicit assumptions: we expect moderate traffic growth, we have three engineers available, we need to ship in six weeks, and the business priority is stability over flexibility. They named an owner. They stated the durability </w:delText>
        </w:r>
        <w:r w:rsidDel="006D3152">
          <w:lastRenderedPageBreak/>
          <w:delText>rule: unless our traffic projections change significantly or we lose a team member, we proceed with this approach.</w:delText>
        </w:r>
      </w:del>
    </w:p>
    <w:p w14:paraId="2D1DB4A9" w14:textId="4353A698" w:rsidR="00431041" w:rsidRPr="00431041" w:rsidDel="006D3152" w:rsidRDefault="00431041" w:rsidP="00431041">
      <w:pPr>
        <w:rPr>
          <w:del w:id="1159" w:author="Joel Karr" w:date="2026-03-07T16:53:00Z" w16du:dateUtc="2026-03-07T22:53:00Z"/>
        </w:rPr>
      </w:pPr>
      <w:del w:id="1160" w:author="Joel Karr" w:date="2026-03-07T16:53:00Z" w16du:dateUtc="2026-03-07T22:53:00Z">
        <w:r w:rsidDel="006D3152">
          <w:delText>Two sprints later, when the same engineer raised concerns, the team lead could have asked a simple question: "Which assumption has changed?"</w:delText>
        </w:r>
      </w:del>
    </w:p>
    <w:p w14:paraId="67A88A30" w14:textId="3755F8D0" w:rsidR="00431041" w:rsidRPr="00431041" w:rsidDel="006D3152" w:rsidRDefault="00431041" w:rsidP="00431041">
      <w:pPr>
        <w:rPr>
          <w:del w:id="1161" w:author="Joel Karr" w:date="2026-03-07T16:53:00Z" w16du:dateUtc="2026-03-07T22:53:00Z"/>
        </w:rPr>
      </w:pPr>
      <w:del w:id="1162" w:author="Joel Karr" w:date="2026-03-07T16:53:00Z" w16du:dateUtc="2026-03-07T22:53:00Z">
        <w:r w:rsidDel="006D3152">
          <w:delText>If the answer was none, the conversation would have been short. Not dismissive—just clear. The decision was made. The criteria for reopening weren't met. Time to execute.</w:delText>
        </w:r>
      </w:del>
    </w:p>
    <w:p w14:paraId="47CA48A0" w14:textId="76783E30" w:rsidR="00431041" w:rsidRPr="00431041" w:rsidDel="006D3152" w:rsidRDefault="00431041" w:rsidP="00431041">
      <w:pPr>
        <w:rPr>
          <w:del w:id="1163" w:author="Joel Karr" w:date="2026-03-07T16:53:00Z" w16du:dateUtc="2026-03-07T22:53:00Z"/>
        </w:rPr>
      </w:pPr>
      <w:del w:id="1164" w:author="Joel Karr" w:date="2026-03-07T16:53:00Z" w16du:dateUtc="2026-03-07T22:53:00Z">
        <w:r w:rsidDel="006D3152">
          <w:delText>The engineer might have been frustrated. But the team would have preserved their momentum. They would have shipped with the original approach, learned from it, and made future decisions with real data instead of hypothetical concerns.</w:delText>
        </w:r>
      </w:del>
    </w:p>
    <w:p w14:paraId="3650FF43" w14:textId="7D90D914" w:rsidR="00431041" w:rsidRPr="00431041" w:rsidDel="006D3152" w:rsidRDefault="00431041" w:rsidP="00431041">
      <w:pPr>
        <w:rPr>
          <w:del w:id="1165" w:author="Joel Karr" w:date="2026-03-07T16:53:00Z" w16du:dateUtc="2026-03-07T22:53:00Z"/>
        </w:rPr>
      </w:pPr>
      <w:del w:id="1166" w:author="Joel Karr" w:date="2026-03-07T16:53:00Z" w16du:dateUtc="2026-03-07T22:53:00Z">
        <w:r w:rsidDel="006D3152">
          <w:delText>Instead, they spent weeks reworking code that was already written. They created inconsistency across their codebase. And they taught everyone on the team that persistence beats evidence.</w:delText>
        </w:r>
      </w:del>
    </w:p>
    <w:p w14:paraId="5C5D7EB6" w14:textId="3E9DC6FF" w:rsidR="00431041" w:rsidRPr="00431041" w:rsidDel="006D3152" w:rsidRDefault="00431041" w:rsidP="00431041">
      <w:pPr>
        <w:rPr>
          <w:del w:id="1167" w:author="Joel Karr" w:date="2026-03-07T16:53:00Z" w16du:dateUtc="2026-03-07T22:53:00Z"/>
        </w:rPr>
      </w:pPr>
      <w:del w:id="1168" w:author="Joel Karr" w:date="2026-03-07T16:53:00Z" w16du:dateUtc="2026-03-07T22:53:00Z">
        <w:r w:rsidDel="006D3152">
          <w:delText>That's the real cost of re-deciding. Not just the rework. Not just the lost time. It's the message it sends about how decisions work on this team.</w:delText>
        </w:r>
      </w:del>
    </w:p>
    <w:p w14:paraId="09D2F000" w14:textId="6DAA9C0E" w:rsidR="00431041" w:rsidRPr="00431041" w:rsidDel="006D3152" w:rsidRDefault="00431041" w:rsidP="00431041">
      <w:pPr>
        <w:rPr>
          <w:del w:id="1169" w:author="Joel Karr" w:date="2026-03-07T16:53:00Z" w16du:dateUtc="2026-03-07T22:53:00Z"/>
        </w:rPr>
      </w:pPr>
      <w:del w:id="1170" w:author="Joel Karr" w:date="2026-03-07T16:53:00Z" w16du:dateUtc="2026-03-07T22:53:00Z">
        <w:r w:rsidDel="006D3152">
          <w:delText>If decisions can be overturned by repetition, people stop committing. They hedge. They wait to see which way the wind blows. They learn that the safest move is to keep their options open because nothing is ever really final.</w:delText>
        </w:r>
      </w:del>
    </w:p>
    <w:p w14:paraId="7C4DE858" w14:textId="1D6287FC" w:rsidR="00431041" w:rsidRPr="00431041" w:rsidDel="006D3152" w:rsidRDefault="00431041" w:rsidP="00431041">
      <w:pPr>
        <w:rPr>
          <w:del w:id="1171" w:author="Joel Karr" w:date="2026-03-07T16:53:00Z" w16du:dateUtc="2026-03-07T22:53:00Z"/>
        </w:rPr>
      </w:pPr>
      <w:del w:id="1172" w:author="Joel Karr" w:date="2026-03-07T16:53:00Z" w16du:dateUtc="2026-03-07T22:53:00Z">
        <w:r w:rsidDel="006D3152">
          <w:delText>Teams don't fail because they make bad decisions. They fail because they never let their decisions become stable enough to build on.</w:delText>
        </w:r>
      </w:del>
    </w:p>
    <w:p w14:paraId="53D76896" w14:textId="06416D42" w:rsidR="00431041" w:rsidDel="006D3152" w:rsidRDefault="00431041" w:rsidP="00431041">
      <w:pPr>
        <w:rPr>
          <w:del w:id="1173" w:author="Joel Karr" w:date="2026-03-07T16:53:00Z" w16du:dateUtc="2026-03-07T22:53:00Z"/>
        </w:rPr>
      </w:pPr>
      <w:del w:id="1174" w:author="Joel Karr" w:date="2026-03-07T16:53:00Z" w16du:dateUtc="2026-03-07T22:53:00Z">
        <w:r w:rsidDel="006D3152">
          <w:delText>Make the decision. Bind it to assumptions. Name an owner. Protect it from fatigue. And then let it do its job.</w:delText>
        </w:r>
      </w:del>
    </w:p>
    <w:p w14:paraId="225DF421" w14:textId="77777777" w:rsidR="006D3152" w:rsidRPr="006D3152" w:rsidRDefault="006D3152" w:rsidP="006D3152">
      <w:pPr>
        <w:rPr>
          <w:ins w:id="1175" w:author="Joel Karr" w:date="2026-03-07T16:53:00Z"/>
        </w:rPr>
      </w:pPr>
      <w:ins w:id="1176" w:author="Joel Karr" w:date="2026-03-07T16:53:00Z">
        <w:r w:rsidRPr="006D3152">
          <w:t>The Redwood migration could have gone differently.</w:t>
        </w:r>
      </w:ins>
    </w:p>
    <w:p w14:paraId="096B5515" w14:textId="7C269DE4" w:rsidR="006D3152" w:rsidRPr="006D3152" w:rsidRDefault="006D3152" w:rsidP="006D3152">
      <w:pPr>
        <w:rPr>
          <w:ins w:id="1177" w:author="Joel Karr" w:date="2026-03-07T16:53:00Z"/>
        </w:rPr>
      </w:pPr>
      <w:ins w:id="1178" w:author="Joel Karr" w:date="2026-03-07T16:53:00Z">
        <w:r w:rsidRPr="006D3152">
          <w:t xml:space="preserve">Imagine Chris's team had made the decision with explicit assumptions: the in-memory queues can't handle post-acquisition volume, Azure Service Bus passed our proof of concept, and the business priority is stability during transition. </w:t>
        </w:r>
      </w:ins>
    </w:p>
    <w:p w14:paraId="75ABB7DB" w14:textId="77777777" w:rsidR="006D3152" w:rsidRPr="006D3152" w:rsidRDefault="006D3152" w:rsidP="006D3152">
      <w:pPr>
        <w:rPr>
          <w:ins w:id="1179" w:author="Joel Karr" w:date="2026-03-07T16:53:00Z"/>
        </w:rPr>
      </w:pPr>
      <w:ins w:id="1180" w:author="Joel Karr" w:date="2026-03-07T16:53:00Z">
        <w:r w:rsidRPr="006D3152">
          <w:t>Two weeks later, when the senior engineer raised concerns about message ordering, Chris could have asked a simple question: "Which assumption has changed?"</w:t>
        </w:r>
      </w:ins>
    </w:p>
    <w:p w14:paraId="57B9335C" w14:textId="77777777" w:rsidR="006D3152" w:rsidRPr="006D3152" w:rsidRDefault="006D3152" w:rsidP="006D3152">
      <w:pPr>
        <w:rPr>
          <w:ins w:id="1181" w:author="Joel Karr" w:date="2026-03-07T16:53:00Z"/>
        </w:rPr>
      </w:pPr>
      <w:ins w:id="1182" w:author="Joel Karr" w:date="2026-03-07T16:53:00Z">
        <w:r w:rsidRPr="006D3152">
          <w:t xml:space="preserve">If the answer was </w:t>
        </w:r>
        <w:proofErr w:type="gramStart"/>
        <w:r w:rsidRPr="006D3152">
          <w:t>none</w:t>
        </w:r>
        <w:proofErr w:type="gramEnd"/>
        <w:r w:rsidRPr="006D3152">
          <w:t>, the conversation would have been short. Not dismissive, just clear. The decision was made. The criteria for reopening weren't met. Time to execute.</w:t>
        </w:r>
      </w:ins>
    </w:p>
    <w:p w14:paraId="76F4325A" w14:textId="77777777" w:rsidR="006D3152" w:rsidRPr="006D3152" w:rsidRDefault="006D3152" w:rsidP="006D3152">
      <w:pPr>
        <w:rPr>
          <w:ins w:id="1183" w:author="Joel Karr" w:date="2026-03-07T16:53:00Z"/>
        </w:rPr>
      </w:pPr>
      <w:ins w:id="1184" w:author="Joel Karr" w:date="2026-03-07T16:53:00Z">
        <w:r w:rsidRPr="006D3152">
          <w:t xml:space="preserve">The engineer might have been frustrated. But the team would have preserved their momentum. They would have completed the API layer, </w:t>
        </w:r>
        <w:proofErr w:type="gramStart"/>
        <w:r w:rsidRPr="006D3152">
          <w:t>migrated</w:t>
        </w:r>
        <w:proofErr w:type="gramEnd"/>
        <w:r w:rsidRPr="006D3152">
          <w:t xml:space="preserve"> the first queue, and made future decisions with real production data instead of hypothetical concerns.</w:t>
        </w:r>
      </w:ins>
    </w:p>
    <w:p w14:paraId="113C900C" w14:textId="29524567" w:rsidR="006D3152" w:rsidRPr="006D3152" w:rsidRDefault="006D3152" w:rsidP="006D3152">
      <w:pPr>
        <w:rPr>
          <w:ins w:id="1185" w:author="Joel Karr" w:date="2026-03-07T16:53:00Z"/>
        </w:rPr>
      </w:pPr>
      <w:ins w:id="1186" w:author="Joel Karr" w:date="2026-03-07T16:53:00Z">
        <w:r w:rsidRPr="006D3152">
          <w:lastRenderedPageBreak/>
          <w:t xml:space="preserve">Instead, the </w:t>
        </w:r>
      </w:ins>
      <w:ins w:id="1187" w:author="Joel Karr" w:date="2026-03-07T17:02:00Z" w16du:dateUtc="2026-03-07T23:02:00Z">
        <w:r w:rsidR="0060740A">
          <w:t>project</w:t>
        </w:r>
      </w:ins>
      <w:ins w:id="1188" w:author="Joel Karr" w:date="2026-03-07T16:53:00Z">
        <w:r w:rsidRPr="006D3152">
          <w:t xml:space="preserve"> stalled for weeks. Engineers who had been building with confidence started hedging. The careful, incremental plan that Chris had designed</w:t>
        </w:r>
      </w:ins>
      <w:ins w:id="1189" w:author="Joel Karr" w:date="2026-03-07T17:02:00Z" w16du:dateUtc="2026-03-07T23:02:00Z">
        <w:r w:rsidR="0060740A">
          <w:t xml:space="preserve">, </w:t>
        </w:r>
      </w:ins>
      <w:ins w:id="1190" w:author="Joel Karr" w:date="2026-03-07T16:53:00Z">
        <w:r w:rsidRPr="006D3152">
          <w:t>the one that specifically minimized risk by allowing the team to swap one queue at a time</w:t>
        </w:r>
      </w:ins>
      <w:ins w:id="1191" w:author="Joel Karr" w:date="2026-03-07T17:02:00Z" w16du:dateUtc="2026-03-07T23:02:00Z">
        <w:r w:rsidR="0060740A">
          <w:t>,</w:t>
        </w:r>
      </w:ins>
      <w:ins w:id="1192" w:author="Joel Karr" w:date="2026-03-07T16:53:00Z">
        <w:r w:rsidRPr="006D3152">
          <w:t xml:space="preserve"> was undermined by the team's inability to </w:t>
        </w:r>
        <w:proofErr w:type="gramStart"/>
        <w:r w:rsidRPr="006D3152">
          <w:t>let</w:t>
        </w:r>
        <w:proofErr w:type="gramEnd"/>
        <w:r w:rsidRPr="006D3152">
          <w:t xml:space="preserve"> a good </w:t>
        </w:r>
        <w:proofErr w:type="gramStart"/>
        <w:r w:rsidRPr="006D3152">
          <w:t>decision stay</w:t>
        </w:r>
        <w:proofErr w:type="gramEnd"/>
        <w:r w:rsidRPr="006D3152">
          <w:t xml:space="preserve"> </w:t>
        </w:r>
        <w:proofErr w:type="gramStart"/>
        <w:r w:rsidRPr="006D3152">
          <w:t>decided</w:t>
        </w:r>
        <w:proofErr w:type="gramEnd"/>
        <w:r w:rsidRPr="006D3152">
          <w:t>, not by anything wrong with the architecture itself.</w:t>
        </w:r>
      </w:ins>
    </w:p>
    <w:p w14:paraId="5B6EDED2" w14:textId="77777777" w:rsidR="006D3152" w:rsidRPr="006D3152" w:rsidRDefault="006D3152" w:rsidP="006D3152">
      <w:pPr>
        <w:rPr>
          <w:ins w:id="1193" w:author="Joel Karr" w:date="2026-03-07T16:53:00Z"/>
        </w:rPr>
      </w:pPr>
      <w:ins w:id="1194" w:author="Joel Karr" w:date="2026-03-07T16:53:00Z">
        <w:r w:rsidRPr="006D3152">
          <w:t>The cost goes deeper than the rework or the lost time. It's the message it sends about how decisions work on this team.</w:t>
        </w:r>
      </w:ins>
    </w:p>
    <w:p w14:paraId="4766FC8C" w14:textId="77777777" w:rsidR="006D3152" w:rsidRPr="006D3152" w:rsidRDefault="006D3152" w:rsidP="006D3152">
      <w:pPr>
        <w:rPr>
          <w:ins w:id="1195" w:author="Joel Karr" w:date="2026-03-07T16:53:00Z"/>
        </w:rPr>
      </w:pPr>
      <w:ins w:id="1196" w:author="Joel Karr" w:date="2026-03-07T16:53:00Z">
        <w:r w:rsidRPr="006D3152">
          <w:t xml:space="preserve">If decisions can be overturned by repetition, people stop committing. They start hedging, waiting to see which way the wind blows, learning that the safest move is to keep their options open because nothing is ever </w:t>
        </w:r>
        <w:proofErr w:type="gramStart"/>
        <w:r w:rsidRPr="006D3152">
          <w:t>really final</w:t>
        </w:r>
        <w:proofErr w:type="gramEnd"/>
        <w:r w:rsidRPr="006D3152">
          <w:t>.</w:t>
        </w:r>
      </w:ins>
    </w:p>
    <w:p w14:paraId="54F37407" w14:textId="77777777" w:rsidR="006D3152" w:rsidRPr="006D3152" w:rsidRDefault="006D3152" w:rsidP="006D3152">
      <w:pPr>
        <w:rPr>
          <w:ins w:id="1197" w:author="Joel Karr" w:date="2026-03-07T16:53:00Z"/>
        </w:rPr>
      </w:pPr>
      <w:ins w:id="1198" w:author="Joel Karr" w:date="2026-03-07T16:53:00Z">
        <w:r w:rsidRPr="006D3152">
          <w:t>Teams are far more likely to fail from reopening good decisions than from making bad ones.</w:t>
        </w:r>
      </w:ins>
    </w:p>
    <w:p w14:paraId="20A54C83" w14:textId="77777777" w:rsidR="006D3152" w:rsidRDefault="006D3152" w:rsidP="00431041">
      <w:pPr>
        <w:rPr>
          <w:ins w:id="1199" w:author="Joel Karr" w:date="2026-03-07T16:53:00Z" w16du:dateUtc="2026-03-07T22:53:00Z"/>
        </w:rPr>
      </w:pPr>
    </w:p>
    <w:p w14:paraId="5C4EC77A" w14:textId="7B0DF901" w:rsidR="000B6764" w:rsidRDefault="000B6764">
      <w:r>
        <w:br w:type="page"/>
      </w:r>
    </w:p>
    <w:p w14:paraId="6216A228" w14:textId="77777777" w:rsidR="000B6764" w:rsidRPr="00431041" w:rsidRDefault="000B6764" w:rsidP="00431041"/>
    <w:p w14:paraId="27618FCA" w14:textId="0E39435E" w:rsidR="00C50EF8" w:rsidRDefault="00C50EF8" w:rsidP="00FA36F3">
      <w:pPr>
        <w:pStyle w:val="Heading2"/>
      </w:pPr>
      <w:bookmarkStart w:id="1200" w:name="_Toc224480605"/>
      <w:commentRangeStart w:id="1201"/>
      <w:del w:id="1202" w:author="Joel Karr" w:date="2026-03-07T17:04:00Z" w16du:dateUtc="2026-03-07T23:04:00Z">
        <w:r w:rsidDel="00C91856">
          <w:delText>Eleven</w:delText>
        </w:r>
      </w:del>
      <w:ins w:id="1203" w:author="Joel Karr" w:date="2026-03-07T17:04:00Z" w16du:dateUtc="2026-03-07T23:04:00Z">
        <w:r w:rsidR="00C91856">
          <w:t>Ten</w:t>
        </w:r>
      </w:ins>
      <w:bookmarkEnd w:id="1200"/>
    </w:p>
    <w:p w14:paraId="5FAC7B93" w14:textId="64D5EDF4" w:rsidR="00431041" w:rsidRDefault="00DC5E3B" w:rsidP="00FA36F3">
      <w:pPr>
        <w:pStyle w:val="Heading2"/>
      </w:pPr>
      <w:bookmarkStart w:id="1204" w:name="_Toc224480606"/>
      <w:commentRangeStart w:id="1205"/>
      <w:r>
        <w:t>The Feedback Paradox</w:t>
      </w:r>
      <w:commentRangeEnd w:id="1201"/>
      <w:r>
        <w:rPr>
          <w:rStyle w:val="CommentReference"/>
          <w:sz w:val="32"/>
          <w:szCs w:val="32"/>
        </w:rPr>
        <w:commentReference w:id="1201"/>
      </w:r>
      <w:r>
        <w:br/>
      </w:r>
      <w:commentRangeEnd w:id="1205"/>
      <w:r>
        <w:rPr>
          <w:rStyle w:val="CommentReference"/>
          <w:sz w:val="32"/>
          <w:szCs w:val="32"/>
        </w:rPr>
        <w:commentReference w:id="1205"/>
      </w:r>
      <w:bookmarkEnd w:id="1204"/>
    </w:p>
    <w:p w14:paraId="1422E2B8" w14:textId="67A29A69" w:rsidR="001007CC" w:rsidRPr="001007CC" w:rsidRDefault="001007CC" w:rsidP="001007CC">
      <w:r>
        <w:t>A freshman wrestler</w:t>
      </w:r>
      <w:ins w:id="1206" w:author="Joel Karr" w:date="2026-03-08T11:24:00Z" w16du:dateUtc="2026-03-08T16:24:00Z">
        <w:r w:rsidR="005C165B">
          <w:t xml:space="preserve"> came to my high school in Clinton, </w:t>
        </w:r>
        <w:proofErr w:type="spellStart"/>
        <w:r w:rsidR="005C165B">
          <w:t>IL</w:t>
        </w:r>
      </w:ins>
      <w:del w:id="1207" w:author="Joel Karr" w:date="2026-03-08T11:24:00Z" w16du:dateUtc="2026-03-08T16:24:00Z">
        <w:r w:rsidDel="005C165B">
          <w:delText xml:space="preserve"> was at a rival high school </w:delText>
        </w:r>
      </w:del>
      <w:r>
        <w:t>for</w:t>
      </w:r>
      <w:proofErr w:type="spellEnd"/>
      <w:r>
        <w:t xml:space="preserve"> a junior varsity meet. As he walked to the visiting team’s locker room, he passed through </w:t>
      </w:r>
      <w:del w:id="1208" w:author="Joel Karr" w:date="2026-03-08T11:25:00Z" w16du:dateUtc="2026-03-08T16:25:00Z">
        <w:r w:rsidDel="005C165B">
          <w:delText xml:space="preserve">the </w:delText>
        </w:r>
      </w:del>
      <w:ins w:id="1209" w:author="Joel Karr" w:date="2026-03-08T11:25:00Z" w16du:dateUtc="2026-03-08T16:25:00Z">
        <w:r w:rsidR="005C165B">
          <w:t xml:space="preserve">our </w:t>
        </w:r>
      </w:ins>
      <w:r>
        <w:t>practice gym where the varsity team was still practicing.</w:t>
      </w:r>
    </w:p>
    <w:p w14:paraId="1960790C" w14:textId="53E0274F" w:rsidR="001007CC" w:rsidRPr="001007CC" w:rsidRDefault="001007CC" w:rsidP="001007CC">
      <w:del w:id="1210" w:author="Joel Karr" w:date="2026-03-08T11:25:00Z" w16du:dateUtc="2026-03-08T16:25:00Z">
        <w:r w:rsidDel="005C165B">
          <w:delText xml:space="preserve">It </w:delText>
        </w:r>
      </w:del>
      <w:ins w:id="1211" w:author="Joel Karr" w:date="2026-03-08T11:25:00Z" w16du:dateUtc="2026-03-08T16:25:00Z">
        <w:r w:rsidR="005C165B">
          <w:t xml:space="preserve">Clinton </w:t>
        </w:r>
      </w:ins>
      <w:r>
        <w:t xml:space="preserve">was a small town </w:t>
      </w:r>
      <w:proofErr w:type="gramStart"/>
      <w:r>
        <w:t>program, but</w:t>
      </w:r>
      <w:proofErr w:type="gramEnd"/>
      <w:r>
        <w:t xml:space="preserve"> well known in the area as one of the top ranked teams in the state. </w:t>
      </w:r>
      <w:del w:id="1212" w:author="Joel Karr" w:date="2026-03-08T11:25:00Z" w16du:dateUtc="2026-03-08T16:25:00Z">
        <w:r w:rsidDel="005C165B">
          <w:delText xml:space="preserve">They </w:delText>
        </w:r>
      </w:del>
      <w:ins w:id="1213" w:author="Joel Karr" w:date="2026-03-08T11:25:00Z" w16du:dateUtc="2026-03-08T16:25:00Z">
        <w:r w:rsidR="005C165B">
          <w:t xml:space="preserve">We </w:t>
        </w:r>
      </w:ins>
      <w:r>
        <w:t>had lofty goals that left very little room for error.</w:t>
      </w:r>
    </w:p>
    <w:p w14:paraId="251090C9" w14:textId="77777777" w:rsidR="001007CC" w:rsidRPr="001007CC" w:rsidRDefault="001007CC" w:rsidP="001007CC">
      <w:r>
        <w:t>As the freshman walked through the practice gym, he couldn't help but pause and watch.</w:t>
      </w:r>
    </w:p>
    <w:p w14:paraId="078F372E" w14:textId="77777777" w:rsidR="001007CC" w:rsidRPr="001007CC" w:rsidRDefault="001007CC" w:rsidP="001007CC">
      <w:r>
        <w:t>Two varsity wrestlers were drilling practice moves. Suddenly one of them picked up the pace and got more aggressive. He didn't let the other wrestler pause to catch his breath. As soon as one move finished, he was already pushing the other guy back to his feet to drill again.</w:t>
      </w:r>
    </w:p>
    <w:p w14:paraId="1C44901E" w14:textId="0BE53D71" w:rsidR="001007CC" w:rsidRPr="001007CC" w:rsidRDefault="001007CC" w:rsidP="001007CC">
      <w:r>
        <w:t>"Get up," he said firmly. "Again. Let's go."</w:t>
      </w:r>
    </w:p>
    <w:p w14:paraId="0D598F6A" w14:textId="77777777" w:rsidR="001007CC" w:rsidRPr="001007CC" w:rsidRDefault="001007CC" w:rsidP="001007CC">
      <w:r>
        <w:t>To someone unfamiliar with this level of intensity, it looked hostile or even cruel.</w:t>
      </w:r>
    </w:p>
    <w:p w14:paraId="3FDF980B" w14:textId="77777777" w:rsidR="001007CC" w:rsidRPr="001007CC" w:rsidRDefault="001007CC" w:rsidP="001007CC">
      <w:r>
        <w:t>The strange part is that no one else in the room seemed to notice.</w:t>
      </w:r>
    </w:p>
    <w:p w14:paraId="7FD8C338" w14:textId="31C10171" w:rsidR="001007CC" w:rsidRPr="001007CC" w:rsidRDefault="001007CC" w:rsidP="001007CC">
      <w:r>
        <w:t xml:space="preserve">No coaches </w:t>
      </w:r>
      <w:proofErr w:type="gramStart"/>
      <w:r>
        <w:t>intervened</w:t>
      </w:r>
      <w:proofErr w:type="gramEnd"/>
      <w:r>
        <w:t xml:space="preserve">. No teammates </w:t>
      </w:r>
      <w:ins w:id="1214" w:author="Joel Karr" w:date="2026-03-08T11:26:00Z" w16du:dateUtc="2026-03-08T16:26:00Z">
        <w:r w:rsidR="007878B1">
          <w:t xml:space="preserve">even </w:t>
        </w:r>
      </w:ins>
      <w:r>
        <w:t>looked over or reacted.</w:t>
      </w:r>
    </w:p>
    <w:p w14:paraId="39C64AC2" w14:textId="7D67964E" w:rsidR="001007CC" w:rsidRPr="001007CC" w:rsidRDefault="001007CC" w:rsidP="001007CC">
      <w:r>
        <w:t xml:space="preserve">I was one of those varsity wrestlers the freshman was watching. The reality was actually very simple. Everyone on the team knew the expectations for our level of effort. Everyone knew we were responsible for holding our teammates to those expectations. </w:t>
      </w:r>
      <w:del w:id="1215" w:author="Joel Karr" w:date="2026-03-08T11:26:00Z" w16du:dateUtc="2026-03-08T16:26:00Z">
        <w:r w:rsidDel="00D9572C">
          <w:delText>The wrestler</w:delText>
        </w:r>
      </w:del>
      <w:ins w:id="1216" w:author="Joel Karr" w:date="2026-03-08T11:26:00Z" w16du:dateUtc="2026-03-08T16:26:00Z">
        <w:r w:rsidR="00D9572C">
          <w:t xml:space="preserve"> My teammate was</w:t>
        </w:r>
      </w:ins>
      <w:r>
        <w:t xml:space="preserve"> pushing his </w:t>
      </w:r>
      <w:del w:id="1217" w:author="Joel Karr" w:date="2026-03-08T11:26:00Z" w16du:dateUtc="2026-03-08T16:26:00Z">
        <w:r w:rsidDel="00D9572C">
          <w:delText xml:space="preserve">partner </w:delText>
        </w:r>
      </w:del>
      <w:ins w:id="1218" w:author="Joel Karr" w:date="2026-03-08T11:26:00Z" w16du:dateUtc="2026-03-08T16:26:00Z">
        <w:r w:rsidR="00D9572C">
          <w:t xml:space="preserve">me </w:t>
        </w:r>
      </w:ins>
      <w:del w:id="1219" w:author="Joel Karr" w:date="2026-03-08T11:26:00Z" w16du:dateUtc="2026-03-08T16:26:00Z">
        <w:r w:rsidDel="00D9572C">
          <w:delText xml:space="preserve">was </w:delText>
        </w:r>
      </w:del>
      <w:ins w:id="1220" w:author="Joel Karr" w:date="2026-03-08T11:26:00Z" w16du:dateUtc="2026-03-08T16:26:00Z">
        <w:r w:rsidR="00D9572C">
          <w:t>to do</w:t>
        </w:r>
      </w:ins>
      <w:del w:id="1221" w:author="Joel Karr" w:date="2026-03-08T11:26:00Z" w16du:dateUtc="2026-03-08T16:26:00Z">
        <w:r w:rsidDel="00D9572C">
          <w:delText>doing</w:delText>
        </w:r>
      </w:del>
      <w:r>
        <w:t xml:space="preserve"> exactly what we had all grown to demand from each other.</w:t>
      </w:r>
    </w:p>
    <w:p w14:paraId="072EC16F" w14:textId="79EB8C88" w:rsidR="001007CC" w:rsidRPr="001007CC" w:rsidRDefault="001007CC" w:rsidP="001007CC">
      <w:del w:id="1222" w:author="Joel Karr" w:date="2026-03-08T11:27:00Z" w16du:dateUtc="2026-03-08T16:27:00Z">
        <w:r w:rsidDel="00D9572C">
          <w:delText xml:space="preserve">One </w:delText>
        </w:r>
      </w:del>
      <w:ins w:id="1223" w:author="Joel Karr" w:date="2026-03-08T11:27:00Z" w16du:dateUtc="2026-03-08T16:27:00Z">
        <w:r w:rsidR="00D9572C">
          <w:t xml:space="preserve">I </w:t>
        </w:r>
      </w:ins>
      <w:del w:id="1224" w:author="Joel Karr" w:date="2026-03-08T11:27:00Z" w16du:dateUtc="2026-03-08T16:27:00Z">
        <w:r w:rsidDel="00D9572C">
          <w:delText xml:space="preserve">wrestler </w:delText>
        </w:r>
      </w:del>
      <w:r>
        <w:t xml:space="preserve">had started taking it easy, trying to conserve energy, and </w:t>
      </w:r>
      <w:del w:id="1225" w:author="Joel Karr" w:date="2026-03-08T11:27:00Z" w16du:dateUtc="2026-03-08T16:27:00Z">
        <w:r w:rsidDel="00D9572C">
          <w:delText xml:space="preserve">his </w:delText>
        </w:r>
      </w:del>
      <w:ins w:id="1226" w:author="Joel Karr" w:date="2026-03-08T11:27:00Z" w16du:dateUtc="2026-03-08T16:27:00Z">
        <w:r w:rsidR="00D9572C">
          <w:t xml:space="preserve">my </w:t>
        </w:r>
      </w:ins>
      <w:r>
        <w:t xml:space="preserve">teammate wasn't letting </w:t>
      </w:r>
      <w:del w:id="1227" w:author="Joel Karr" w:date="2026-03-08T11:27:00Z" w16du:dateUtc="2026-03-08T16:27:00Z">
        <w:r w:rsidDel="00D9572C">
          <w:delText xml:space="preserve">him </w:delText>
        </w:r>
      </w:del>
      <w:ins w:id="1228" w:author="Joel Karr" w:date="2026-03-08T11:27:00Z" w16du:dateUtc="2026-03-08T16:27:00Z">
        <w:r w:rsidR="00D9572C">
          <w:t xml:space="preserve">me </w:t>
        </w:r>
      </w:ins>
      <w:r>
        <w:t xml:space="preserve">get away with it. </w:t>
      </w:r>
      <w:del w:id="1229" w:author="Joel Karr" w:date="2026-03-08T11:27:00Z" w16du:dateUtc="2026-03-08T16:27:00Z">
        <w:r w:rsidDel="00D95BBF">
          <w:delText>The wrestler who looked exhausted at first didn't shut down.</w:delText>
        </w:r>
      </w:del>
      <w:ins w:id="1230" w:author="Joel Karr" w:date="2026-03-08T11:27:00Z" w16du:dateUtc="2026-03-08T16:27:00Z">
        <w:r w:rsidR="00D95BBF">
          <w:t>I knew that I had a choice to make between shutting down or changing my mentality.</w:t>
        </w:r>
      </w:ins>
      <w:r>
        <w:t xml:space="preserve"> </w:t>
      </w:r>
      <w:del w:id="1231" w:author="Joel Karr" w:date="2026-03-08T11:28:00Z" w16du:dateUtc="2026-03-08T16:28:00Z">
        <w:r w:rsidDel="00D95BBF">
          <w:delText>Instead he</w:delText>
        </w:r>
      </w:del>
      <w:ins w:id="1232" w:author="Joel Karr" w:date="2026-03-08T11:28:00Z" w16du:dateUtc="2026-03-08T16:28:00Z">
        <w:r w:rsidR="00D95BBF">
          <w:t>I</w:t>
        </w:r>
      </w:ins>
      <w:r>
        <w:t xml:space="preserve"> rose to the challenge and pushed back. </w:t>
      </w:r>
      <w:del w:id="1233" w:author="Joel Karr" w:date="2026-03-08T11:28:00Z" w16du:dateUtc="2026-03-08T16:28:00Z">
        <w:r w:rsidDel="00D95BBF">
          <w:delText xml:space="preserve">His </w:delText>
        </w:r>
      </w:del>
      <w:ins w:id="1234" w:author="Joel Karr" w:date="2026-03-08T11:28:00Z" w16du:dateUtc="2026-03-08T16:28:00Z">
        <w:r w:rsidR="00D95BBF">
          <w:t xml:space="preserve">My </w:t>
        </w:r>
      </w:ins>
      <w:r>
        <w:t xml:space="preserve">own pace increased and within moments </w:t>
      </w:r>
      <w:del w:id="1235" w:author="Joel Karr" w:date="2026-03-08T11:28:00Z" w16du:dateUtc="2026-03-08T16:28:00Z">
        <w:r w:rsidDel="00D95BBF">
          <w:delText>both wrestlers</w:delText>
        </w:r>
      </w:del>
      <w:ins w:id="1236" w:author="Joel Karr" w:date="2026-03-08T11:28:00Z" w16du:dateUtc="2026-03-08T16:28:00Z">
        <w:r w:rsidR="00D95BBF">
          <w:t>we</w:t>
        </w:r>
      </w:ins>
      <w:r>
        <w:t xml:space="preserve"> were </w:t>
      </w:r>
      <w:ins w:id="1237" w:author="Joel Karr" w:date="2026-03-08T11:28:00Z" w16du:dateUtc="2026-03-08T16:28:00Z">
        <w:r w:rsidR="00AA0064">
          <w:t xml:space="preserve">both </w:t>
        </w:r>
      </w:ins>
      <w:r>
        <w:t>moving at a level</w:t>
      </w:r>
      <w:ins w:id="1238" w:author="Joel Karr" w:date="2026-03-08T11:28:00Z" w16du:dateUtc="2026-03-08T16:28:00Z">
        <w:r w:rsidR="00AA0064">
          <w:t xml:space="preserve"> of effort</w:t>
        </w:r>
      </w:ins>
      <w:r>
        <w:t xml:space="preserve"> that would have been impressive in front of thousands of fans at the state finals tournament.</w:t>
      </w:r>
    </w:p>
    <w:p w14:paraId="27BF6158" w14:textId="000B6AD3" w:rsidR="001007CC" w:rsidRPr="001007CC" w:rsidRDefault="001007CC" w:rsidP="001007CC">
      <w:r>
        <w:t xml:space="preserve">But this wasn't a tournament. This was a Monday night practice. No fans </w:t>
      </w:r>
      <w:proofErr w:type="spellStart"/>
      <w:r>
        <w:t>watching</w:t>
      </w:r>
      <w:del w:id="1239" w:author="Joel Karr" w:date="2026-03-08T11:28:00Z" w16du:dateUtc="2026-03-08T16:28:00Z">
        <w:r w:rsidDel="00AA0064">
          <w:delText>. No</w:delText>
        </w:r>
      </w:del>
      <w:ins w:id="1240" w:author="Joel Karr" w:date="2026-03-08T11:28:00Z" w16du:dateUtc="2026-03-08T16:28:00Z">
        <w:r w:rsidR="00AA0064">
          <w:t>and</w:t>
        </w:r>
        <w:proofErr w:type="spellEnd"/>
        <w:r w:rsidR="00AA0064">
          <w:t xml:space="preserve"> no</w:t>
        </w:r>
      </w:ins>
      <w:r>
        <w:t xml:space="preserve"> one keeping score.</w:t>
      </w:r>
    </w:p>
    <w:p w14:paraId="74063246" w14:textId="58B87749" w:rsidR="001007CC" w:rsidRPr="001007CC" w:rsidRDefault="001007CC" w:rsidP="001007CC">
      <w:del w:id="1241" w:author="Joel Karr" w:date="2026-03-08T11:28:00Z" w16du:dateUtc="2026-03-08T16:28:00Z">
        <w:r w:rsidDel="00AA0064">
          <w:lastRenderedPageBreak/>
          <w:delText xml:space="preserve">The </w:delText>
        </w:r>
      </w:del>
      <w:ins w:id="1242" w:author="Joel Karr" w:date="2026-03-08T11:28:00Z" w16du:dateUtc="2026-03-08T16:28:00Z">
        <w:r w:rsidR="00AA0064">
          <w:t xml:space="preserve">Our </w:t>
        </w:r>
      </w:ins>
      <w:r>
        <w:t>team didn't rely on coaches to enforce standards. Even in a sport as physically intense as wrestling, the feedback from one teammate to another didn't feel threatening. To the freshman watching, it might have looked like criticism. To us, it felt like support.</w:t>
      </w:r>
    </w:p>
    <w:p w14:paraId="2CC3A84F" w14:textId="77777777" w:rsidR="001007CC" w:rsidRPr="001007CC" w:rsidRDefault="001007CC" w:rsidP="001007CC">
      <w:r>
        <w:t>How did we build a culture where this level of accountability could thrive?</w:t>
      </w:r>
    </w:p>
    <w:p w14:paraId="691CA25B" w14:textId="61AEFE1A" w:rsidR="001007CC" w:rsidRPr="001007CC" w:rsidRDefault="001007CC" w:rsidP="001007CC"/>
    <w:p w14:paraId="0A8D7E17" w14:textId="77777777" w:rsidR="001007CC" w:rsidRPr="001007CC" w:rsidRDefault="001007CC" w:rsidP="001007CC">
      <w:pPr>
        <w:pStyle w:val="Heading3"/>
      </w:pPr>
      <w:bookmarkStart w:id="1243" w:name="_Toc224480607"/>
      <w:commentRangeStart w:id="1244"/>
      <w:r>
        <w:t>Why Feedback Fails</w:t>
      </w:r>
      <w:bookmarkEnd w:id="1243"/>
    </w:p>
    <w:p w14:paraId="712AE396" w14:textId="77777777" w:rsidR="001007CC" w:rsidRPr="001007CC" w:rsidRDefault="001007CC" w:rsidP="001007CC">
      <w:r>
        <w:t>Most teams believe feedback is risky, so they try to deliver it carefully or delay it entirely. They soften their comments. They avoid direct conversation. They're uncertain how the feedback will be received.</w:t>
      </w:r>
    </w:p>
    <w:p w14:paraId="1569EA48" w14:textId="77777777" w:rsidR="001007CC" w:rsidRPr="001007CC" w:rsidRDefault="001007CC" w:rsidP="001007CC">
      <w:proofErr w:type="gramStart"/>
      <w:r>
        <w:t>Often</w:t>
      </w:r>
      <w:proofErr w:type="gramEnd"/>
      <w:r>
        <w:t xml:space="preserve"> they wait and hope the issues fix themselves. They never do. Teams convince themselves that avoiding potential conflict is a sign of professionalism, so they look for a better time or a gentler approach.</w:t>
      </w:r>
    </w:p>
    <w:p w14:paraId="1B4D7824" w14:textId="77777777" w:rsidR="001007CC" w:rsidRPr="001007CC" w:rsidRDefault="001007CC" w:rsidP="001007CC">
      <w:r>
        <w:t>The avoidance doesn't preserve trust. It erodes it. The team becomes uncertain where everyone stands. Conversations move to whispers and side channels.</w:t>
      </w:r>
    </w:p>
    <w:p w14:paraId="0606C876" w14:textId="0899512C" w:rsidR="001007CC" w:rsidRPr="001007CC" w:rsidRDefault="001007CC" w:rsidP="001007CC">
      <w:r>
        <w:t>The problem is that feedback often arrives without shared standards. When expectations are implicit, critique feels personal</w:t>
      </w:r>
      <w:ins w:id="1245" w:author="Joel Karr" w:date="2026-03-08T11:39:00Z" w16du:dateUtc="2026-03-08T16:39:00Z">
        <w:r w:rsidR="004B15CD">
          <w:t>,</w:t>
        </w:r>
      </w:ins>
      <w:ins w:id="1246" w:author="Joel Karr" w:date="2026-03-08T11:40:00Z" w16du:dateUtc="2026-03-08T16:40:00Z">
        <w:r w:rsidR="004B15CD">
          <w:t xml:space="preserve"> </w:t>
        </w:r>
      </w:ins>
      <w:del w:id="1247" w:author="Joel Karr" w:date="2026-03-08T11:39:00Z" w16du:dateUtc="2026-03-08T16:39:00Z">
        <w:r w:rsidDel="004B15CD">
          <w:delText>—</w:delText>
        </w:r>
      </w:del>
      <w:r>
        <w:t>like an attack rather than assistance. When enforcement is inconsistent, correction feels political</w:t>
      </w:r>
      <w:ins w:id="1248" w:author="Joel Karr" w:date="2026-03-08T11:40:00Z" w16du:dateUtc="2026-03-08T16:40:00Z">
        <w:r w:rsidR="004B15CD">
          <w:t xml:space="preserve">, </w:t>
        </w:r>
      </w:ins>
      <w:del w:id="1249" w:author="Joel Karr" w:date="2026-03-08T11:40:00Z" w16du:dateUtc="2026-03-08T16:40:00Z">
        <w:r w:rsidDel="004B15CD">
          <w:delText>—</w:delText>
        </w:r>
      </w:del>
      <w:r>
        <w:t>applied to some people and not others.</w:t>
      </w:r>
    </w:p>
    <w:p w14:paraId="4D450001" w14:textId="4D33F4BF" w:rsidR="001007CC" w:rsidRDefault="001007CC" w:rsidP="001007CC">
      <w:pPr>
        <w:rPr>
          <w:ins w:id="1250" w:author="Joel Karr" w:date="2026-03-08T11:39:00Z" w16du:dateUtc="2026-03-08T16:39:00Z"/>
        </w:rPr>
      </w:pPr>
      <w:r>
        <w:t>The wrestling room worked because no one had to guess what was expected. Effort wasn't negotiable</w:t>
      </w:r>
      <w:ins w:id="1251" w:author="Joel Karr" w:date="2026-03-08T11:39:00Z" w16du:dateUtc="2026-03-08T16:39:00Z">
        <w:r w:rsidR="004B15CD">
          <w:t xml:space="preserve">, </w:t>
        </w:r>
      </w:ins>
      <w:del w:id="1252" w:author="Joel Karr" w:date="2026-03-08T11:39:00Z" w16du:dateUtc="2026-03-08T16:39:00Z">
        <w:r w:rsidDel="004B15CD">
          <w:delText>. E</w:delText>
        </w:r>
      </w:del>
      <w:ins w:id="1253" w:author="Joel Karr" w:date="2026-03-08T11:39:00Z" w16du:dateUtc="2026-03-08T16:39:00Z">
        <w:r w:rsidR="004B15CD">
          <w:t>e</w:t>
        </w:r>
      </w:ins>
      <w:r>
        <w:t>nforcement wasn't emotional</w:t>
      </w:r>
      <w:ins w:id="1254" w:author="Joel Karr" w:date="2026-03-08T11:39:00Z" w16du:dateUtc="2026-03-08T16:39:00Z">
        <w:r w:rsidR="004B15CD">
          <w:t xml:space="preserve">, and </w:t>
        </w:r>
      </w:ins>
      <w:del w:id="1255" w:author="Joel Karr" w:date="2026-03-08T11:39:00Z" w16du:dateUtc="2026-03-08T16:39:00Z">
        <w:r w:rsidDel="004B15CD">
          <w:delText>. F</w:delText>
        </w:r>
      </w:del>
      <w:ins w:id="1256" w:author="Joel Karr" w:date="2026-03-08T11:39:00Z" w16du:dateUtc="2026-03-08T16:39:00Z">
        <w:r w:rsidR="004B15CD">
          <w:t>f</w:t>
        </w:r>
      </w:ins>
      <w:r>
        <w:t>eedback didn't depend on hierarchy.</w:t>
      </w:r>
      <w:commentRangeEnd w:id="1244"/>
      <w:r>
        <w:rPr>
          <w:rStyle w:val="CommentReference"/>
          <w:sz w:val="24"/>
          <w:szCs w:val="24"/>
        </w:rPr>
        <w:commentReference w:id="1244"/>
      </w:r>
    </w:p>
    <w:p w14:paraId="1033DBB8" w14:textId="10E06EC9" w:rsidR="00E26FD7" w:rsidRPr="001007CC" w:rsidRDefault="00E26FD7" w:rsidP="001007CC">
      <w:ins w:id="1257" w:author="Joel Karr" w:date="2026-03-08T11:39:00Z">
        <w:r w:rsidRPr="00E26FD7">
          <w:t>Most software teams operate in the opposite environment. Expectations around code quality, review turnaround, and communication norms are assumed rather than stated. When someone gets pushback on a pull request, they don't know if they've violated a team standard or just annoyed one reviewer. That ambiguity makes every piece of feedback feel like a judgment call rather than a calibration.</w:t>
        </w:r>
      </w:ins>
    </w:p>
    <w:p w14:paraId="6B1DF57C" w14:textId="57363205" w:rsidR="001007CC" w:rsidRPr="001007CC" w:rsidRDefault="001007CC" w:rsidP="001007CC"/>
    <w:p w14:paraId="775F8F0E" w14:textId="77777777" w:rsidR="001007CC" w:rsidRPr="001007CC" w:rsidRDefault="001007CC" w:rsidP="001007CC">
      <w:pPr>
        <w:pStyle w:val="Heading3"/>
      </w:pPr>
      <w:bookmarkStart w:id="1258" w:name="_Toc224480608"/>
      <w:r>
        <w:t>What Psychological Safety Actually Enables</w:t>
      </w:r>
      <w:bookmarkEnd w:id="1258"/>
    </w:p>
    <w:p w14:paraId="27FFF36A" w14:textId="24045E77" w:rsidR="001007CC" w:rsidRPr="001007CC" w:rsidRDefault="001007CC" w:rsidP="001007CC">
      <w:r>
        <w:t xml:space="preserve">When </w:t>
      </w:r>
      <w:commentRangeStart w:id="1259"/>
      <w:r>
        <w:t>Amy Edmondson</w:t>
      </w:r>
      <w:ins w:id="1260" w:author="Joel Karr" w:date="2026-03-08T11:42:00Z" w16du:dateUtc="2026-03-08T16:42:00Z">
        <w:r w:rsidR="00E16C6D">
          <w:t>,</w:t>
        </w:r>
      </w:ins>
      <w:ins w:id="1261" w:author="Joel Karr" w:date="2026-03-08T11:42:00Z">
        <w:r w:rsidR="00E16C6D" w:rsidRPr="00E16C6D">
          <w:t xml:space="preserve"> a professor at Harvard Business School, </w:t>
        </w:r>
      </w:ins>
      <w:r>
        <w:t xml:space="preserve"> </w:t>
      </w:r>
      <w:commentRangeEnd w:id="1259"/>
      <w:r>
        <w:rPr>
          <w:rStyle w:val="CommentReference"/>
          <w:sz w:val="24"/>
          <w:szCs w:val="24"/>
        </w:rPr>
        <w:commentReference w:id="1259"/>
      </w:r>
      <w:r>
        <w:t>began studying teams, she wasn't trying to make work feel safer. She was trying to understand why intelligent, well-trained professionals failed in environments where failure was both visible and costly.</w:t>
      </w:r>
    </w:p>
    <w:p w14:paraId="2129EF91" w14:textId="77777777" w:rsidR="001007CC" w:rsidRPr="001007CC" w:rsidRDefault="001007CC" w:rsidP="001007CC">
      <w:r>
        <w:t xml:space="preserve">Her early work focused on hospitals, where the margin for error was small and the consequences were real. Nurses and physicians operated inside tightly coupled systems, </w:t>
      </w:r>
      <w:r>
        <w:lastRenderedPageBreak/>
        <w:t>making judgment calls under pressure and relying on one another to surface problems quickly.</w:t>
      </w:r>
    </w:p>
    <w:p w14:paraId="60D86125" w14:textId="77777777" w:rsidR="001007CC" w:rsidRPr="001007CC" w:rsidRDefault="001007CC" w:rsidP="001007CC">
      <w:r>
        <w:t>The starting assumption was that the best teams would make fewer mistakes and therefore report fewer problems. That assumption turned out to be wrong.</w:t>
      </w:r>
    </w:p>
    <w:p w14:paraId="6813AF9E" w14:textId="77777777" w:rsidR="001007CC" w:rsidRPr="001007CC" w:rsidRDefault="001007CC" w:rsidP="001007CC">
      <w:r>
        <w:t>When Edmondson compared units, the highest-performing teams consistently reported more errors than everyone else. At first glance, these teams appeared less capable due to the number of errors. But Edmondson suspected the data was telling a different story.</w:t>
      </w:r>
    </w:p>
    <w:p w14:paraId="56451ECF" w14:textId="77777777" w:rsidR="001007CC" w:rsidRPr="001007CC" w:rsidRDefault="001007CC" w:rsidP="001007CC">
      <w:r>
        <w:t xml:space="preserve">The teams weren't </w:t>
      </w:r>
      <w:proofErr w:type="gramStart"/>
      <w:r>
        <w:t>actually making</w:t>
      </w:r>
      <w:proofErr w:type="gramEnd"/>
      <w:r>
        <w:t xml:space="preserve"> more mistakes. They were catching them earlier and more frequently. People spoke up immediately when issues were still small and recoverable. This allowed corrections to happen before errors had time to compound. Feedback moved quickly through the team without emotion.</w:t>
      </w:r>
    </w:p>
    <w:p w14:paraId="34BBBFF2" w14:textId="77777777" w:rsidR="001007CC" w:rsidRPr="001007CC" w:rsidRDefault="001007CC" w:rsidP="001007CC">
      <w:r>
        <w:t>Lower-performing teams looked cleaner when measured only by errors reported. But problems stayed hidden longer. People hesitated. Feedback was delayed because silence felt safer than intervention. By the time issues surfaced, they were larger, more expensive, and harder to fix.</w:t>
      </w:r>
    </w:p>
    <w:p w14:paraId="21BF6B1A" w14:textId="77777777" w:rsidR="001007CC" w:rsidRPr="001007CC" w:rsidRDefault="001007CC" w:rsidP="001007CC">
      <w:r>
        <w:t>Edmondson eventually coined the term psychological safety, but it has often been misused in recent years. Psychological safety is the shared belief that speaking up will be met with fairness rather than punishment. It does not mean an absence of standards replaced with comfort or politeness.</w:t>
      </w:r>
    </w:p>
    <w:p w14:paraId="777D901C" w14:textId="77777777" w:rsidR="00BB13EA" w:rsidRPr="00BB13EA" w:rsidRDefault="00BB13EA" w:rsidP="00BB13EA">
      <w:pPr>
        <w:rPr>
          <w:ins w:id="1262" w:author="Joel Karr" w:date="2026-03-08T11:45:00Z"/>
        </w:rPr>
      </w:pPr>
      <w:ins w:id="1263" w:author="Joel Karr" w:date="2026-03-08T11:45:00Z">
        <w:r w:rsidRPr="00BB13EA">
          <w:t>The highest-performing teams in her research weren't the most comfortable. They were the ones where people could say "I think this is wrong" or "I made a mistake" without worrying about retaliation. That openness is what allowed errors to surface early and corrections to happen fast.</w:t>
        </w:r>
      </w:ins>
    </w:p>
    <w:p w14:paraId="270E8AB1" w14:textId="77777777" w:rsidR="00BB13EA" w:rsidRPr="00BB13EA" w:rsidRDefault="00BB13EA" w:rsidP="00BB13EA">
      <w:pPr>
        <w:rPr>
          <w:ins w:id="1264" w:author="Joel Karr" w:date="2026-03-08T11:45:00Z"/>
        </w:rPr>
      </w:pPr>
      <w:ins w:id="1265" w:author="Joel Karr" w:date="2026-03-08T11:45:00Z">
        <w:r w:rsidRPr="00BB13EA">
          <w:t xml:space="preserve">Edmondson also studied how leaders shaped this dynamic. Teams where leaders explicitly invited input and responded constructively when they received bad news developed strong feedback cultures. But teams where leaders said they wanted feedback and then reacted defensively when they got it learned to stay quiet, regardless of what the stated values were. The gap between what a team says it values and how it </w:t>
        </w:r>
        <w:proofErr w:type="gramStart"/>
        <w:r w:rsidRPr="00BB13EA">
          <w:t>actually responds</w:t>
        </w:r>
        <w:proofErr w:type="gramEnd"/>
        <w:r w:rsidRPr="00BB13EA">
          <w:t xml:space="preserve"> to honesty is where feedback culture lives or dies.</w:t>
        </w:r>
      </w:ins>
    </w:p>
    <w:p w14:paraId="477C8329" w14:textId="4C6B6154" w:rsidR="001007CC" w:rsidRPr="001007CC" w:rsidDel="00BB13EA" w:rsidRDefault="001007CC" w:rsidP="001007CC">
      <w:pPr>
        <w:rPr>
          <w:del w:id="1266" w:author="Joel Karr" w:date="2026-03-08T11:45:00Z" w16du:dateUtc="2026-03-08T16:45:00Z"/>
        </w:rPr>
      </w:pPr>
      <w:del w:id="1267" w:author="Joel Karr" w:date="2026-03-08T11:45:00Z" w16du:dateUtc="2026-03-08T16:45:00Z">
        <w:r w:rsidDel="00BB13EA">
          <w:delText>In teams with high psychological safety, feedback is predictable and enforcement is consistent. People don't waste energy wondering how critique will be received or whether it will be held against them later. They focus on correcting the work.</w:delText>
        </w:r>
      </w:del>
    </w:p>
    <w:p w14:paraId="0EC09703" w14:textId="62C9EC5D" w:rsidR="001007CC" w:rsidRPr="001007CC" w:rsidDel="00BB13EA" w:rsidRDefault="001007CC" w:rsidP="001007CC">
      <w:pPr>
        <w:rPr>
          <w:del w:id="1268" w:author="Joel Karr" w:date="2026-03-08T11:45:00Z" w16du:dateUtc="2026-03-08T16:45:00Z"/>
        </w:rPr>
      </w:pPr>
      <w:del w:id="1269" w:author="Joel Karr" w:date="2026-03-08T11:45:00Z" w16du:dateUtc="2026-03-08T16:45:00Z">
        <w:r w:rsidDel="00BB13EA">
          <w:delText>This is why feedback accelerates learning in some teams and triggers defensiveness in others.</w:delText>
        </w:r>
      </w:del>
    </w:p>
    <w:p w14:paraId="0D6DFCC6" w14:textId="0ED76FE1" w:rsidR="001007CC" w:rsidRPr="001007CC" w:rsidRDefault="001007CC" w:rsidP="001007CC">
      <w:r>
        <w:lastRenderedPageBreak/>
        <w:t>Psychological safety makes accountability possible.</w:t>
      </w:r>
      <w:ins w:id="1270" w:author="Joel Karr" w:date="2026-03-08T11:45:00Z" w16du:dateUtc="2026-03-08T16:45:00Z">
        <w:r w:rsidR="00BB13EA">
          <w:t xml:space="preserve"> </w:t>
        </w:r>
        <w:r w:rsidR="00BB13EA" w:rsidRPr="00BB13EA">
          <w:t xml:space="preserve">Without it, people protect themselves instead of improving </w:t>
        </w:r>
        <w:proofErr w:type="gramStart"/>
        <w:r w:rsidR="00BB13EA" w:rsidRPr="00BB13EA">
          <w:t>the</w:t>
        </w:r>
        <w:proofErr w:type="gramEnd"/>
        <w:r w:rsidR="00BB13EA" w:rsidRPr="00BB13EA">
          <w:t xml:space="preserve"> work.</w:t>
        </w:r>
      </w:ins>
    </w:p>
    <w:p w14:paraId="3C2F9853" w14:textId="77777777" w:rsidR="00243666" w:rsidRPr="00243666" w:rsidRDefault="00243666">
      <w:pPr>
        <w:pStyle w:val="Heading3"/>
        <w:rPr>
          <w:ins w:id="1271" w:author="Joel Karr" w:date="2026-03-08T11:46:00Z"/>
        </w:rPr>
        <w:pPrChange w:id="1272" w:author="Joel Karr" w:date="2026-03-08T11:46:00Z" w16du:dateUtc="2026-03-08T16:46:00Z">
          <w:pPr/>
        </w:pPrChange>
      </w:pPr>
      <w:bookmarkStart w:id="1273" w:name="_Toc224480609"/>
      <w:ins w:id="1274" w:author="Joel Karr" w:date="2026-03-08T11:46:00Z">
        <w:r w:rsidRPr="00243666">
          <w:t>The Missing Piece of Deliberate Practice</w:t>
        </w:r>
        <w:bookmarkEnd w:id="1273"/>
      </w:ins>
    </w:p>
    <w:p w14:paraId="08F37688" w14:textId="6F647CA3" w:rsidR="00243666" w:rsidRPr="00243666" w:rsidRDefault="00243666" w:rsidP="00243666">
      <w:pPr>
        <w:rPr>
          <w:ins w:id="1275" w:author="Joel Karr" w:date="2026-03-08T11:46:00Z"/>
        </w:rPr>
      </w:pPr>
      <w:ins w:id="1276" w:author="Joel Karr" w:date="2026-03-08T11:46:00Z">
        <w:r w:rsidRPr="00243666">
          <w:t>Earlier in this book, we introduced Anders Ericsson's research on deliberate practice</w:t>
        </w:r>
      </w:ins>
      <w:ins w:id="1277" w:author="Joel Karr" w:date="2026-03-08T11:46:00Z" w16du:dateUtc="2026-03-08T16:46:00Z">
        <w:r>
          <w:t xml:space="preserve">, </w:t>
        </w:r>
      </w:ins>
      <w:ins w:id="1278" w:author="Joel Karr" w:date="2026-03-08T11:46:00Z">
        <w:r w:rsidRPr="00243666">
          <w:t>the idea that expertise comes from structured, focused training designed to push past your current ability. The emphasis was on the individual side: building skills through repetition, creating exercises, cataloging patterns you needed to learn.</w:t>
        </w:r>
      </w:ins>
    </w:p>
    <w:p w14:paraId="7F16F2BB" w14:textId="77777777" w:rsidR="00243666" w:rsidRPr="00243666" w:rsidRDefault="00243666" w:rsidP="00243666">
      <w:pPr>
        <w:rPr>
          <w:ins w:id="1279" w:author="Joel Karr" w:date="2026-03-08T11:46:00Z"/>
        </w:rPr>
      </w:pPr>
      <w:ins w:id="1280" w:author="Joel Karr" w:date="2026-03-08T11:46:00Z">
        <w:r w:rsidRPr="00243666">
          <w:t>But there was a component of Ericsson's research that we didn't fully address. Ericsson was clear that practice without feedback doesn't produce improvement. You can repeat the same activity for years and never get better if no one tells you what you're doing wrong. The feedback loop is what separates deliberate practice from mere repetition.</w:t>
        </w:r>
      </w:ins>
    </w:p>
    <w:p w14:paraId="2E6ADA09" w14:textId="6A605522" w:rsidR="00243666" w:rsidRPr="00243666" w:rsidRDefault="00243666" w:rsidP="00243666">
      <w:pPr>
        <w:rPr>
          <w:ins w:id="1281" w:author="Joel Karr" w:date="2026-03-08T11:46:00Z"/>
        </w:rPr>
      </w:pPr>
      <w:ins w:id="1282" w:author="Joel Karr" w:date="2026-03-08T11:46:00Z">
        <w:r w:rsidRPr="00243666">
          <w:t xml:space="preserve">Ericsson found that experts actively seek out feedback that challenges them. They want to know where they're falling short because that's where the growth is. Novices avoid that kind of feedback and practice in ways that feel comfortable, reinforcing what they already know. Over time, the gap between them widens </w:t>
        </w:r>
      </w:ins>
      <w:ins w:id="1283" w:author="Joel Karr" w:date="2026-03-08T12:19:00Z" w16du:dateUtc="2026-03-08T17:19:00Z">
        <w:r w:rsidR="00CE7B1B">
          <w:t>because</w:t>
        </w:r>
      </w:ins>
      <w:ins w:id="1284" w:author="Joel Karr" w:date="2026-03-08T11:46:00Z">
        <w:r w:rsidRPr="00243666">
          <w:t xml:space="preserve"> the experts improve </w:t>
        </w:r>
      </w:ins>
      <w:ins w:id="1285" w:author="Joel Karr" w:date="2026-03-08T12:20:00Z" w16du:dateUtc="2026-03-08T17:20:00Z">
        <w:r w:rsidR="00CE7B1B">
          <w:t>through seeking new information</w:t>
        </w:r>
      </w:ins>
      <w:ins w:id="1286" w:author="Joel Karr" w:date="2026-03-08T11:46:00Z">
        <w:r w:rsidRPr="00243666">
          <w:t>, while the novices just accumulate hours.</w:t>
        </w:r>
      </w:ins>
    </w:p>
    <w:p w14:paraId="543B4689" w14:textId="51942240" w:rsidR="00243666" w:rsidRPr="00243666" w:rsidRDefault="00243666" w:rsidP="00243666">
      <w:pPr>
        <w:rPr>
          <w:ins w:id="1287" w:author="Joel Karr" w:date="2026-03-08T11:46:00Z"/>
        </w:rPr>
      </w:pPr>
      <w:ins w:id="1288" w:author="Joel Karr" w:date="2026-03-08T11:46:00Z">
        <w:r w:rsidRPr="00243666">
          <w:t xml:space="preserve">This is what was happening in the wrestling room. </w:t>
        </w:r>
      </w:ins>
      <w:ins w:id="1289" w:author="Joel Karr" w:date="2026-03-08T12:20:00Z" w16du:dateUtc="2026-03-08T17:20:00Z">
        <w:r w:rsidR="00CE7B1B">
          <w:t>When my</w:t>
        </w:r>
      </w:ins>
      <w:ins w:id="1290" w:author="Joel Karr" w:date="2026-03-08T11:46:00Z">
        <w:r w:rsidRPr="00243666">
          <w:t xml:space="preserve"> teammate pushed </w:t>
        </w:r>
      </w:ins>
      <w:ins w:id="1291" w:author="Joel Karr" w:date="2026-03-08T12:20:00Z" w16du:dateUtc="2026-03-08T17:20:00Z">
        <w:r w:rsidR="00CE7B1B">
          <w:t>me</w:t>
        </w:r>
      </w:ins>
      <w:ins w:id="1292" w:author="Joel Karr" w:date="2026-03-08T11:46:00Z">
        <w:r w:rsidRPr="00243666">
          <w:t xml:space="preserve"> back to </w:t>
        </w:r>
      </w:ins>
      <w:ins w:id="1293" w:author="Joel Karr" w:date="2026-03-08T12:20:00Z" w16du:dateUtc="2026-03-08T17:20:00Z">
        <w:r w:rsidR="00CE7B1B">
          <w:t>my</w:t>
        </w:r>
      </w:ins>
      <w:ins w:id="1294" w:author="Joel Karr" w:date="2026-03-08T11:46:00Z">
        <w:r w:rsidRPr="00243666">
          <w:t xml:space="preserve"> feet</w:t>
        </w:r>
      </w:ins>
      <w:ins w:id="1295" w:author="Joel Karr" w:date="2026-03-08T12:23:00Z" w16du:dateUtc="2026-03-08T17:23:00Z">
        <w:r w:rsidR="009C1164">
          <w:t>,</w:t>
        </w:r>
      </w:ins>
      <w:ins w:id="1296" w:author="Joel Karr" w:date="2026-03-08T11:46:00Z">
        <w:r w:rsidRPr="00243666">
          <w:t xml:space="preserve"> </w:t>
        </w:r>
      </w:ins>
      <w:ins w:id="1297" w:author="Joel Karr" w:date="2026-03-08T12:21:00Z" w16du:dateUtc="2026-03-08T17:21:00Z">
        <w:r w:rsidR="00CE7B1B">
          <w:t xml:space="preserve">he </w:t>
        </w:r>
      </w:ins>
      <w:ins w:id="1298" w:author="Joel Karr" w:date="2026-03-08T11:46:00Z">
        <w:r w:rsidRPr="00243666">
          <w:t xml:space="preserve">wasn't just enforcing effort. He was providing the kind of feedback Ericsson described: immediate, specific, tied to a known standard, and delivered close enough to the action that the correction could happen in real time. </w:t>
        </w:r>
      </w:ins>
      <w:ins w:id="1299" w:author="Joel Karr" w:date="2026-03-08T12:21:00Z" w16du:dateUtc="2026-03-08T17:21:00Z">
        <w:r w:rsidR="00CE7B1B">
          <w:t>I</w:t>
        </w:r>
      </w:ins>
      <w:ins w:id="1300" w:author="Joel Karr" w:date="2026-03-08T11:46:00Z">
        <w:r w:rsidRPr="00243666">
          <w:t xml:space="preserve"> didn't need to wait for a coach's evaluation at the end of practice. </w:t>
        </w:r>
      </w:ins>
      <w:ins w:id="1301" w:author="Joel Karr" w:date="2026-03-08T12:21:00Z" w16du:dateUtc="2026-03-08T17:21:00Z">
        <w:r w:rsidR="00CE7B1B">
          <w:t>I</w:t>
        </w:r>
      </w:ins>
      <w:ins w:id="1302" w:author="Joel Karr" w:date="2026-03-08T11:46:00Z">
        <w:r w:rsidRPr="00243666">
          <w:t xml:space="preserve"> got the feedback in the moment and adjusted within seconds.</w:t>
        </w:r>
      </w:ins>
    </w:p>
    <w:p w14:paraId="010DE99D" w14:textId="77777777" w:rsidR="00243666" w:rsidRPr="00243666" w:rsidRDefault="00243666" w:rsidP="00243666">
      <w:pPr>
        <w:rPr>
          <w:ins w:id="1303" w:author="Joel Karr" w:date="2026-03-08T11:46:00Z"/>
        </w:rPr>
      </w:pPr>
      <w:ins w:id="1304" w:author="Joel Karr" w:date="2026-03-08T11:46:00Z">
        <w:r w:rsidRPr="00243666">
          <w:t xml:space="preserve">Now </w:t>
        </w:r>
        <w:proofErr w:type="gramStart"/>
        <w:r w:rsidRPr="00243666">
          <w:t>apply that</w:t>
        </w:r>
        <w:proofErr w:type="gramEnd"/>
        <w:r w:rsidRPr="00243666">
          <w:t xml:space="preserve"> to a software team. A code review that sits in a queue for three days and comes back with vague comments like "maybe reconsider this approach" is the opposite of what Ericsson's research says works. The feedback is delayed, nonspecific, and disconnected from the moment the code was written. By the time the engineer reads the review, they've moved on to something else. The context is gone. The correction feels like rework rather than learning.</w:t>
        </w:r>
      </w:ins>
    </w:p>
    <w:p w14:paraId="0DC7D879" w14:textId="77777777" w:rsidR="00243666" w:rsidRPr="00243666" w:rsidRDefault="00243666" w:rsidP="00243666">
      <w:pPr>
        <w:rPr>
          <w:ins w:id="1305" w:author="Joel Karr" w:date="2026-03-08T11:46:00Z"/>
        </w:rPr>
      </w:pPr>
      <w:ins w:id="1306" w:author="Joel Karr" w:date="2026-03-08T11:46:00Z">
        <w:r w:rsidRPr="00243666">
          <w:t xml:space="preserve">Compare that to a review that happens the same </w:t>
        </w:r>
        <w:proofErr w:type="gramStart"/>
        <w:r w:rsidRPr="00243666">
          <w:t>day,</w:t>
        </w:r>
        <w:proofErr w:type="gramEnd"/>
        <w:r w:rsidRPr="00243666">
          <w:t xml:space="preserve"> points to a specific pattern that doesn't match the team's </w:t>
        </w:r>
        <w:proofErr w:type="gramStart"/>
        <w:r w:rsidRPr="00243666">
          <w:t>standards, and</w:t>
        </w:r>
        <w:proofErr w:type="gramEnd"/>
        <w:r w:rsidRPr="00243666">
          <w:t xml:space="preserve"> explains why. The engineer learns something while the decision is still fresh, and the next time a similar pattern comes up, they're more likely to catch it on their own. That's deliberate practice applied to a team.</w:t>
        </w:r>
      </w:ins>
    </w:p>
    <w:p w14:paraId="46C8426B" w14:textId="77777777" w:rsidR="00243666" w:rsidRPr="00243666" w:rsidRDefault="00243666" w:rsidP="00243666">
      <w:pPr>
        <w:rPr>
          <w:ins w:id="1307" w:author="Joel Karr" w:date="2026-03-08T11:46:00Z"/>
        </w:rPr>
      </w:pPr>
      <w:ins w:id="1308" w:author="Joel Karr" w:date="2026-03-08T11:46:00Z">
        <w:r w:rsidRPr="00243666">
          <w:t>A team without honest, timely feedback has stopped improving, whether they realize it or not.</w:t>
        </w:r>
      </w:ins>
    </w:p>
    <w:p w14:paraId="4F86F1A0" w14:textId="058F0D19" w:rsidR="001007CC" w:rsidRPr="001007CC" w:rsidRDefault="001007CC" w:rsidP="001007CC"/>
    <w:p w14:paraId="06F05BB9" w14:textId="77777777" w:rsidR="001007CC" w:rsidRPr="001007CC" w:rsidRDefault="001007CC" w:rsidP="001007CC">
      <w:pPr>
        <w:pStyle w:val="Heading3"/>
      </w:pPr>
      <w:bookmarkStart w:id="1309" w:name="_Toc224480610"/>
      <w:r>
        <w:t>Building Feedback Systems</w:t>
      </w:r>
      <w:bookmarkEnd w:id="1309"/>
    </w:p>
    <w:p w14:paraId="4DFB7E74" w14:textId="12194812" w:rsidR="001007CC" w:rsidRPr="001007CC" w:rsidDel="009C1164" w:rsidRDefault="001007CC" w:rsidP="001007CC">
      <w:pPr>
        <w:rPr>
          <w:del w:id="1310" w:author="Joel Karr" w:date="2026-03-08T12:24:00Z" w16du:dateUtc="2026-03-08T17:24:00Z"/>
        </w:rPr>
      </w:pPr>
      <w:del w:id="1311" w:author="Joel Karr" w:date="2026-03-08T12:24:00Z" w16du:dateUtc="2026-03-08T17:24:00Z">
        <w:r w:rsidDel="009C1164">
          <w:delText>Whether teams learn or get stuck has very little to do with how well-intentioned people are. Intent that avoids critical functions often leads to frustration. Proper feedback systems create compounded value over time.</w:delText>
        </w:r>
      </w:del>
    </w:p>
    <w:p w14:paraId="442F1576" w14:textId="77777777" w:rsidR="001007CC" w:rsidRPr="001007CC" w:rsidRDefault="001007CC" w:rsidP="001007CC">
      <w:r>
        <w:t>The key to successful feedback comes down to a few fundamentals.</w:t>
      </w:r>
    </w:p>
    <w:p w14:paraId="5D572A3B" w14:textId="7472D38A" w:rsidR="001007CC" w:rsidRPr="001007CC" w:rsidRDefault="00E418D5" w:rsidP="001007CC">
      <w:pPr>
        <w:pStyle w:val="Heading4"/>
      </w:pPr>
      <w:r>
        <w:t>1. Make expectations explicit</w:t>
      </w:r>
    </w:p>
    <w:p w14:paraId="73FBF585" w14:textId="77777777" w:rsidR="001007CC" w:rsidRPr="001007CC" w:rsidRDefault="001007CC" w:rsidP="001007CC">
      <w:r>
        <w:t>You can't enforce standards that have never been clearly named.</w:t>
      </w:r>
    </w:p>
    <w:p w14:paraId="2406D239" w14:textId="77777777" w:rsidR="001007CC" w:rsidRPr="001007CC" w:rsidRDefault="001007CC" w:rsidP="001007CC">
      <w:r>
        <w:t>Software engineers often think standards means only syntax best practices—whether you should use tabs or spaces for indentation, a debate that has consumed countless hours in engineering forums. But you need standards for how you operate as a team as well.</w:t>
      </w:r>
    </w:p>
    <w:p w14:paraId="34BBA58E" w14:textId="77777777" w:rsidR="001007CC" w:rsidRPr="001007CC" w:rsidRDefault="001007CC" w:rsidP="001007CC">
      <w:r>
        <w:t xml:space="preserve">How quickly should someone complete a pull request review? When should a reviewer update the code directly versus provide </w:t>
      </w:r>
      <w:proofErr w:type="gramStart"/>
      <w:r>
        <w:t>direction</w:t>
      </w:r>
      <w:proofErr w:type="gramEnd"/>
      <w:r>
        <w:t>? How long should someone search for solutions on their own before asking for help?</w:t>
      </w:r>
    </w:p>
    <w:p w14:paraId="1DCB120D" w14:textId="77777777" w:rsidR="001007CC" w:rsidRDefault="001007CC" w:rsidP="001007CC">
      <w:pPr>
        <w:rPr>
          <w:ins w:id="1312" w:author="Joel Karr" w:date="2026-03-08T12:28:00Z" w16du:dateUtc="2026-03-08T17:28:00Z"/>
        </w:rPr>
      </w:pPr>
      <w:r>
        <w:t>People don't resist being held to a standard. They resist being surprised by one.</w:t>
      </w:r>
    </w:p>
    <w:p w14:paraId="613726DB" w14:textId="53B87C3F" w:rsidR="009C1164" w:rsidRPr="001007CC" w:rsidRDefault="009C1164" w:rsidP="001007CC">
      <w:ins w:id="1313" w:author="Joel Karr" w:date="2026-03-08T12:28:00Z">
        <w:r w:rsidRPr="009C1164">
          <w:t xml:space="preserve">At Redwood, Chris Babb understood this instinctively. When he brought new engineers onto the team working on the transportation management system, he didn't just hand them the codebase and </w:t>
        </w:r>
        <w:proofErr w:type="gramStart"/>
        <w:r w:rsidRPr="009C1164">
          <w:t>hope</w:t>
        </w:r>
        <w:proofErr w:type="gramEnd"/>
        <w:r w:rsidRPr="009C1164">
          <w:t xml:space="preserve"> they'd figure out the norms. He walked them through how the team operated</w:t>
        </w:r>
      </w:ins>
      <w:ins w:id="1314" w:author="Joel Karr" w:date="2026-03-08T12:29:00Z" w16du:dateUtc="2026-03-08T17:29:00Z">
        <w:r>
          <w:t>.</w:t>
        </w:r>
      </w:ins>
      <w:ins w:id="1315" w:author="Joel Karr" w:date="2026-03-08T12:28:00Z">
        <w:r w:rsidRPr="009C1164">
          <w:t xml:space="preserve"> If you disagreed with an approach, you said so in the review with a specific reason, not in a side conversation after the code was merged. If you were stuck for more than an hour, you asked for help. </w:t>
        </w:r>
      </w:ins>
    </w:p>
    <w:p w14:paraId="128051EB" w14:textId="742A5DE0" w:rsidR="001007CC" w:rsidRPr="001007CC" w:rsidRDefault="00E418D5" w:rsidP="001007CC">
      <w:pPr>
        <w:pStyle w:val="Heading4"/>
      </w:pPr>
      <w:r>
        <w:t>2. Enforce standards consistently</w:t>
      </w:r>
    </w:p>
    <w:p w14:paraId="5FD36C00" w14:textId="77777777" w:rsidR="001007CC" w:rsidRPr="001007CC" w:rsidRDefault="001007CC" w:rsidP="001007CC">
      <w:r>
        <w:t>Nothing undermines trust faster than selective enforcement.</w:t>
      </w:r>
    </w:p>
    <w:p w14:paraId="4CE32EB7" w14:textId="6ACD24B5" w:rsidR="001007CC" w:rsidRPr="001007CC" w:rsidDel="009C1164" w:rsidRDefault="001007CC" w:rsidP="001007CC">
      <w:pPr>
        <w:rPr>
          <w:del w:id="1316" w:author="Joel Karr" w:date="2026-03-08T12:30:00Z" w16du:dateUtc="2026-03-08T17:30:00Z"/>
        </w:rPr>
      </w:pPr>
      <w:r>
        <w:t xml:space="preserve">When some people are held to a bar and others are quietly exempted, feedback stops feeling fair and starts feeling political. In that environment, </w:t>
      </w:r>
      <w:ins w:id="1317" w:author="Joel Karr" w:date="2026-03-08T12:30:00Z">
        <w:r w:rsidR="009C1164" w:rsidRPr="009C1164">
          <w:t>people protect themselves through silence rather than risking being the one who speaks up.</w:t>
        </w:r>
      </w:ins>
      <w:ins w:id="1318" w:author="Joel Karr" w:date="2026-03-08T12:30:00Z" w16du:dateUtc="2026-03-08T17:30:00Z">
        <w:r w:rsidR="009C1164">
          <w:t xml:space="preserve"> </w:t>
        </w:r>
      </w:ins>
      <w:del w:id="1319" w:author="Joel Karr" w:date="2026-03-08T12:30:00Z" w16du:dateUtc="2026-03-08T17:30:00Z">
        <w:r w:rsidDel="009C1164">
          <w:delText>silence becomes self-protection.</w:delText>
        </w:r>
      </w:del>
    </w:p>
    <w:p w14:paraId="4283FFD7" w14:textId="08A53EFB" w:rsidR="001007CC" w:rsidRPr="001007CC" w:rsidRDefault="001007CC" w:rsidP="001007CC">
      <w:r>
        <w:t xml:space="preserve">Peer-driven accountability works because it removes status from the equation. When teammates hold each other to the same expectations, feedback stops being about </w:t>
      </w:r>
      <w:ins w:id="1320" w:author="Joel Karr" w:date="2026-03-08T12:30:00Z" w16du:dateUtc="2026-03-08T17:30:00Z">
        <w:r w:rsidR="009C1164">
          <w:t xml:space="preserve">seniority or </w:t>
        </w:r>
      </w:ins>
      <w:r>
        <w:t>power and starts being about the work.</w:t>
      </w:r>
      <w:ins w:id="1321" w:author="Joel Karr" w:date="2026-03-08T12:30:00Z" w16du:dateUtc="2026-03-08T17:30:00Z">
        <w:r w:rsidR="009C1164">
          <w:t xml:space="preserve"> </w:t>
        </w:r>
      </w:ins>
      <w:ins w:id="1322" w:author="Joel Karr" w:date="2026-03-08T12:30:00Z">
        <w:r w:rsidR="009C1164" w:rsidRPr="009C1164">
          <w:t>The wrestling room operated this way. A sophomore could push a senior to work harder without anyone questioning whether he had the authority to do so. The standard was the authority, not the person enforcing it.</w:t>
        </w:r>
      </w:ins>
    </w:p>
    <w:p w14:paraId="5CFAC162" w14:textId="18604740" w:rsidR="001007CC" w:rsidRPr="001007CC" w:rsidRDefault="00E418D5" w:rsidP="001007CC">
      <w:pPr>
        <w:pStyle w:val="Heading4"/>
      </w:pPr>
      <w:r>
        <w:lastRenderedPageBreak/>
        <w:t xml:space="preserve">3. Keep feedback </w:t>
      </w:r>
      <w:proofErr w:type="gramStart"/>
      <w:r>
        <w:t>immediate</w:t>
      </w:r>
      <w:proofErr w:type="gramEnd"/>
      <w:r>
        <w:t xml:space="preserve"> and </w:t>
      </w:r>
      <w:proofErr w:type="gramStart"/>
      <w:r>
        <w:t>specific</w:t>
      </w:r>
      <w:proofErr w:type="gramEnd"/>
    </w:p>
    <w:p w14:paraId="1AD9A41F" w14:textId="5065EAAB" w:rsidR="001007CC" w:rsidRPr="001007CC" w:rsidDel="009C1164" w:rsidRDefault="001007CC" w:rsidP="001007CC">
      <w:pPr>
        <w:rPr>
          <w:del w:id="1323" w:author="Joel Karr" w:date="2026-03-08T12:32:00Z" w16du:dateUtc="2026-03-08T17:32:00Z"/>
        </w:rPr>
      </w:pPr>
      <w:del w:id="1324" w:author="Joel Karr" w:date="2026-03-08T12:32:00Z" w16du:dateUtc="2026-03-08T17:32:00Z">
        <w:r w:rsidDel="009C1164">
          <w:delText>The longer feedback waits, the heavier it becomes.</w:delText>
        </w:r>
      </w:del>
    </w:p>
    <w:p w14:paraId="2A79F2BC" w14:textId="389FD7BF" w:rsidR="001007CC" w:rsidRPr="001007CC" w:rsidRDefault="001007CC" w:rsidP="001007CC">
      <w:r>
        <w:t xml:space="preserve">The closer correction is to the action itself, the less emotional weight it carries and the easier it is to receive. </w:t>
      </w:r>
      <w:del w:id="1325" w:author="Joel Karr" w:date="2026-03-08T12:32:00Z" w16du:dateUtc="2026-03-08T17:32:00Z">
        <w:r w:rsidDel="009C1164">
          <w:delText>This makes the speed of pull request reviews vital.</w:delText>
        </w:r>
      </w:del>
      <w:ins w:id="1326" w:author="Joel Karr" w:date="2026-03-08T12:32:00Z" w16du:dateUtc="2026-03-08T17:32:00Z">
        <w:r w:rsidR="009C1164">
          <w:t xml:space="preserve"> </w:t>
        </w:r>
      </w:ins>
      <w:ins w:id="1327" w:author="Joel Karr" w:date="2026-03-08T12:32:00Z">
        <w:r w:rsidR="009C1164" w:rsidRPr="009C1164">
          <w:t>Feedback that waits days or weeks accumulates baggage</w:t>
        </w:r>
      </w:ins>
      <w:ins w:id="1328" w:author="Joel Karr" w:date="2026-03-08T12:32:00Z" w16du:dateUtc="2026-03-08T17:32:00Z">
        <w:r w:rsidR="009C1164">
          <w:t>. I</w:t>
        </w:r>
      </w:ins>
      <w:ins w:id="1329" w:author="Joel Karr" w:date="2026-03-08T12:32:00Z">
        <w:r w:rsidR="009C1164" w:rsidRPr="009C1164">
          <w:t>t picks up assumptions, narratives, and emotional charge that it wouldn't have carried if it had been delivered in the moment.</w:t>
        </w:r>
      </w:ins>
    </w:p>
    <w:p w14:paraId="6E6DAE2B" w14:textId="77777777" w:rsidR="009C1164" w:rsidRPr="009C1164" w:rsidRDefault="009C1164" w:rsidP="009C1164">
      <w:pPr>
        <w:rPr>
          <w:ins w:id="1330" w:author="Joel Karr" w:date="2026-03-08T12:31:00Z"/>
        </w:rPr>
      </w:pPr>
      <w:ins w:id="1331" w:author="Joel Karr" w:date="2026-03-08T12:31:00Z">
        <w:r w:rsidRPr="009C1164">
          <w:t xml:space="preserve">This is why the speed of pull request reviews matters so much. There's a balance between team members breaking their own flow to review a pull request and letting reviews sit too long. Set a specific timeframe and create a way for everyone to know when it's been exceeded. It could be an automated message </w:t>
        </w:r>
        <w:proofErr w:type="gramStart"/>
        <w:r w:rsidRPr="009C1164">
          <w:t>in</w:t>
        </w:r>
        <w:proofErr w:type="gramEnd"/>
        <w:r w:rsidRPr="009C1164">
          <w:t xml:space="preserve"> a team channel or an alert to a team </w:t>
        </w:r>
        <w:proofErr w:type="gramStart"/>
        <w:r w:rsidRPr="009C1164">
          <w:t>lead</w:t>
        </w:r>
        <w:proofErr w:type="gramEnd"/>
        <w:r w:rsidRPr="009C1164">
          <w:t>. The important part is that the team expects it to happen and always reacts when it does.</w:t>
        </w:r>
      </w:ins>
    </w:p>
    <w:p w14:paraId="00BF92D9" w14:textId="77777777" w:rsidR="009C1164" w:rsidRPr="009C1164" w:rsidRDefault="009C1164" w:rsidP="009C1164">
      <w:pPr>
        <w:rPr>
          <w:ins w:id="1332" w:author="Joel Karr" w:date="2026-03-08T12:31:00Z"/>
        </w:rPr>
      </w:pPr>
      <w:ins w:id="1333" w:author="Joel Karr" w:date="2026-03-08T12:31:00Z">
        <w:r w:rsidRPr="009C1164">
          <w:t>When Chris's team at Redwood had their review norms in place, something shifted. Engineers started writing smaller pull requests because they knew reviews would come back quickly. The reviews themselves got more substantive because reviewers were looking at less code at a time and could focus on the decisions rather than getting overwhelmed by volume. The feedback loop tightened, and the quality of the code improved as a direct result.</w:t>
        </w:r>
      </w:ins>
    </w:p>
    <w:p w14:paraId="2361D5FD" w14:textId="10D1B58E" w:rsidR="001007CC" w:rsidRPr="001007CC" w:rsidDel="009C1164" w:rsidRDefault="001007CC" w:rsidP="001007CC">
      <w:pPr>
        <w:rPr>
          <w:del w:id="1334" w:author="Joel Karr" w:date="2026-03-08T12:31:00Z" w16du:dateUtc="2026-03-08T17:31:00Z"/>
        </w:rPr>
      </w:pPr>
      <w:del w:id="1335" w:author="Joel Karr" w:date="2026-03-08T12:31:00Z" w16du:dateUtc="2026-03-08T17:31:00Z">
        <w:r w:rsidDel="009C1164">
          <w:delText>There's a balance between team members breaking their own flow to review a pull request and letting reviews sit too long. Set a specific time frame and create a way for everyone to know when it's been exceeded. It could be an automated message in a team channel or an alert to a manager. The important part is that the team expects it to happen and always reacts when it does.</w:delText>
        </w:r>
      </w:del>
    </w:p>
    <w:p w14:paraId="7B5B0D85" w14:textId="13A9A6B8" w:rsidR="001007CC" w:rsidRPr="001007CC" w:rsidDel="009C1164" w:rsidRDefault="001007CC" w:rsidP="001007CC">
      <w:pPr>
        <w:rPr>
          <w:del w:id="1336" w:author="Joel Karr" w:date="2026-03-08T12:31:00Z" w16du:dateUtc="2026-03-08T17:31:00Z"/>
        </w:rPr>
      </w:pPr>
      <w:del w:id="1337" w:author="Joel Karr" w:date="2026-03-08T12:31:00Z" w16du:dateUtc="2026-03-08T17:31:00Z">
        <w:r w:rsidDel="009C1164">
          <w:delText>Delayed feedback accumulates emotional weight. Immediate feedback feels like collaboration.</w:delText>
        </w:r>
      </w:del>
    </w:p>
    <w:p w14:paraId="6F229383" w14:textId="61505D20" w:rsidR="001007CC" w:rsidRPr="001007CC" w:rsidRDefault="001007CC" w:rsidP="001007CC"/>
    <w:p w14:paraId="169AFF22" w14:textId="77777777" w:rsidR="006A112A" w:rsidRPr="006A112A" w:rsidRDefault="006A112A" w:rsidP="006A112A">
      <w:pPr>
        <w:pStyle w:val="Heading3"/>
        <w:rPr>
          <w:ins w:id="1338" w:author="Joel Karr" w:date="2026-03-08T12:52:00Z"/>
          <w:rPrChange w:id="1339" w:author="Joel Karr" w:date="2026-03-08T12:52:00Z" w16du:dateUtc="2026-03-08T17:52:00Z">
            <w:rPr>
              <w:ins w:id="1340" w:author="Joel Karr" w:date="2026-03-08T12:52:00Z"/>
              <w:b/>
              <w:bCs/>
            </w:rPr>
          </w:rPrChange>
        </w:rPr>
      </w:pPr>
      <w:bookmarkStart w:id="1341" w:name="_Toc224480611"/>
      <w:ins w:id="1342" w:author="Joel Karr" w:date="2026-03-08T12:52:00Z">
        <w:r w:rsidRPr="006A112A">
          <w:rPr>
            <w:rPrChange w:id="1343" w:author="Joel Karr" w:date="2026-03-08T12:52:00Z" w16du:dateUtc="2026-03-08T17:52:00Z">
              <w:rPr>
                <w:b/>
                <w:bCs/>
              </w:rPr>
            </w:rPrChange>
          </w:rPr>
          <w:t>When the System Breaks</w:t>
        </w:r>
        <w:bookmarkEnd w:id="1341"/>
      </w:ins>
    </w:p>
    <w:p w14:paraId="533A890D" w14:textId="77777777" w:rsidR="006A112A" w:rsidRPr="006A112A" w:rsidRDefault="006A112A">
      <w:pPr>
        <w:rPr>
          <w:ins w:id="1344" w:author="Joel Karr" w:date="2026-03-08T12:52:00Z"/>
        </w:rPr>
        <w:pPrChange w:id="1345" w:author="Joel Karr" w:date="2026-03-15T15:20:00Z" w16du:dateUtc="2026-03-15T20:20:00Z">
          <w:pPr>
            <w:pStyle w:val="Heading3"/>
          </w:pPr>
        </w:pPrChange>
      </w:pPr>
      <w:ins w:id="1346" w:author="Joel Karr" w:date="2026-03-08T12:52:00Z">
        <w:r w:rsidRPr="006A112A">
          <w:t>Even the wrestling room wasn't immune.</w:t>
        </w:r>
      </w:ins>
    </w:p>
    <w:p w14:paraId="07A89F6D" w14:textId="5646D299" w:rsidR="006A112A" w:rsidRPr="006A112A" w:rsidRDefault="006A112A">
      <w:pPr>
        <w:rPr>
          <w:ins w:id="1347" w:author="Joel Karr" w:date="2026-03-08T12:52:00Z"/>
        </w:rPr>
        <w:pPrChange w:id="1348" w:author="Joel Karr" w:date="2026-03-15T15:20:00Z" w16du:dateUtc="2026-03-15T20:20:00Z">
          <w:pPr>
            <w:pStyle w:val="Heading3"/>
          </w:pPr>
        </w:pPrChange>
      </w:pPr>
      <w:ins w:id="1349" w:author="Joel Karr" w:date="2026-03-08T12:52:00Z">
        <w:r w:rsidRPr="006A112A">
          <w:t xml:space="preserve">A year after our team took second in state, we came back with a more experienced roster that included multiple state champions and top-ranked wrestlers across weight classes. We continued to </w:t>
        </w:r>
      </w:ins>
      <w:proofErr w:type="gramStart"/>
      <w:ins w:id="1350" w:author="Joel Karr" w:date="2026-03-08T12:52:00Z" w16du:dateUtc="2026-03-08T17:52:00Z">
        <w:r>
          <w:t>raising</w:t>
        </w:r>
      </w:ins>
      <w:proofErr w:type="gramEnd"/>
      <w:ins w:id="1351" w:author="Joel Karr" w:date="2026-03-08T12:52:00Z">
        <w:r w:rsidRPr="006A112A">
          <w:t xml:space="preserve"> our expectations of each other, pushing harder in practice, demanding more in every drill.</w:t>
        </w:r>
      </w:ins>
    </w:p>
    <w:p w14:paraId="6AF8DB0F" w14:textId="6CA4D67D" w:rsidR="006A112A" w:rsidRPr="006A112A" w:rsidRDefault="006A112A">
      <w:pPr>
        <w:rPr>
          <w:ins w:id="1352" w:author="Joel Karr" w:date="2026-03-08T12:52:00Z"/>
        </w:rPr>
        <w:pPrChange w:id="1353" w:author="Joel Karr" w:date="2026-03-15T15:20:00Z" w16du:dateUtc="2026-03-15T20:20:00Z">
          <w:pPr>
            <w:pStyle w:val="Heading3"/>
          </w:pPr>
        </w:pPrChange>
      </w:pPr>
      <w:ins w:id="1354" w:author="Joel Karr" w:date="2026-03-08T12:52:00Z">
        <w:r w:rsidRPr="006A112A">
          <w:t xml:space="preserve">At some point, </w:t>
        </w:r>
        <w:proofErr w:type="gramStart"/>
        <w:r w:rsidRPr="006A112A">
          <w:t>the accountability</w:t>
        </w:r>
        <w:proofErr w:type="gramEnd"/>
        <w:r w:rsidRPr="006A112A">
          <w:t xml:space="preserve"> started to shift. It didn't happen </w:t>
        </w:r>
        <w:proofErr w:type="gramStart"/>
        <w:r w:rsidRPr="006A112A">
          <w:t>in</w:t>
        </w:r>
        <w:proofErr w:type="gramEnd"/>
        <w:r w:rsidRPr="006A112A">
          <w:t xml:space="preserve"> one moment. It </w:t>
        </w:r>
        <w:proofErr w:type="gramStart"/>
        <w:r w:rsidRPr="006A112A">
          <w:t>crept in</w:t>
        </w:r>
        <w:proofErr w:type="gramEnd"/>
        <w:r w:rsidRPr="006A112A">
          <w:t xml:space="preserve"> slowly. The same direct feedback that had felt like support the year before started to feel </w:t>
        </w:r>
        <w:r w:rsidRPr="006A112A">
          <w:lastRenderedPageBreak/>
          <w:t>personal. Wrestlers began interpreting corrections as attacks on them individually rather than as part of the team's shared standard. The tone in the room changed</w:t>
        </w:r>
      </w:ins>
      <w:ins w:id="1355" w:author="Joel Karr" w:date="2026-03-08T12:53:00Z" w16du:dateUtc="2026-03-08T17:53:00Z">
        <w:r>
          <w:t xml:space="preserve"> and tensions</w:t>
        </w:r>
      </w:ins>
      <w:ins w:id="1356" w:author="Joel Karr" w:date="2026-03-08T12:52:00Z">
        <w:r w:rsidRPr="006A112A">
          <w:t xml:space="preserve"> grew</w:t>
        </w:r>
      </w:ins>
      <w:ins w:id="1357" w:author="Joel Karr" w:date="2026-03-08T12:53:00Z" w16du:dateUtc="2026-03-08T17:53:00Z">
        <w:r>
          <w:t>.</w:t>
        </w:r>
      </w:ins>
    </w:p>
    <w:p w14:paraId="67F8ACB5" w14:textId="77777777" w:rsidR="006A112A" w:rsidRPr="006A112A" w:rsidRDefault="006A112A">
      <w:pPr>
        <w:rPr>
          <w:ins w:id="1358" w:author="Joel Karr" w:date="2026-03-08T12:52:00Z"/>
        </w:rPr>
        <w:pPrChange w:id="1359" w:author="Joel Karr" w:date="2026-03-15T15:20:00Z" w16du:dateUtc="2026-03-15T20:20:00Z">
          <w:pPr>
            <w:pStyle w:val="Heading3"/>
          </w:pPr>
        </w:pPrChange>
      </w:pPr>
      <w:ins w:id="1360" w:author="Joel Karr" w:date="2026-03-08T12:52:00Z">
        <w:r w:rsidRPr="006A112A">
          <w:t xml:space="preserve">One day we came into practice and instead of going through our normal </w:t>
        </w:r>
        <w:proofErr w:type="gramStart"/>
        <w:r w:rsidRPr="006A112A">
          <w:t>warm up</w:t>
        </w:r>
        <w:proofErr w:type="gramEnd"/>
        <w:r w:rsidRPr="006A112A">
          <w:t xml:space="preserve">, our coach told us to sit in a large circle. He placed one of the team trophies we had won in the center. The only rule was you had to be holding the trophy to speak, and when you were done you could choose who went next. The coach didn't give us any other </w:t>
        </w:r>
        <w:proofErr w:type="gramStart"/>
        <w:r w:rsidRPr="006A112A">
          <w:t>direction</w:t>
        </w:r>
        <w:proofErr w:type="gramEnd"/>
        <w:r w:rsidRPr="006A112A">
          <w:t>.</w:t>
        </w:r>
      </w:ins>
    </w:p>
    <w:p w14:paraId="4A068913" w14:textId="77777777" w:rsidR="006A112A" w:rsidRPr="006A112A" w:rsidRDefault="006A112A">
      <w:pPr>
        <w:rPr>
          <w:ins w:id="1361" w:author="Joel Karr" w:date="2026-03-08T12:52:00Z"/>
        </w:rPr>
        <w:pPrChange w:id="1362" w:author="Joel Karr" w:date="2026-03-15T15:20:00Z" w16du:dateUtc="2026-03-15T20:20:00Z">
          <w:pPr>
            <w:pStyle w:val="Heading3"/>
          </w:pPr>
        </w:pPrChange>
      </w:pPr>
      <w:ins w:id="1363" w:author="Joel Karr" w:date="2026-03-08T12:52:00Z">
        <w:r w:rsidRPr="006A112A">
          <w:t xml:space="preserve">The first person to </w:t>
        </w:r>
        <w:proofErr w:type="gramStart"/>
        <w:r w:rsidRPr="006A112A">
          <w:t>speak</w:t>
        </w:r>
        <w:proofErr w:type="gramEnd"/>
        <w:r w:rsidRPr="006A112A">
          <w:t xml:space="preserve"> was one of our state champions. He talked about how he felt like others weren't giving enough effort and that we weren't going to improve on our second-place finish from the year before. To win a state title, there was zero margin for error. The next wrestler talked about how he wanted others on the team to get the success he knew they had earned, but we all knew there would always be variables we couldn't control, so we had to do everything in our power to reduce risk.</w:t>
        </w:r>
      </w:ins>
    </w:p>
    <w:p w14:paraId="77C57843" w14:textId="148C3F07" w:rsidR="006A112A" w:rsidRPr="006A112A" w:rsidRDefault="006A112A">
      <w:pPr>
        <w:rPr>
          <w:ins w:id="1364" w:author="Joel Karr" w:date="2026-03-08T12:52:00Z"/>
        </w:rPr>
        <w:pPrChange w:id="1365" w:author="Joel Karr" w:date="2026-03-15T15:20:00Z" w16du:dateUtc="2026-03-15T20:20:00Z">
          <w:pPr>
            <w:pStyle w:val="Heading3"/>
          </w:pPr>
        </w:pPrChange>
      </w:pPr>
      <w:ins w:id="1366" w:author="Joel Karr" w:date="2026-03-08T12:52:00Z">
        <w:r w:rsidRPr="006A112A">
          <w:t>That ended up being the longest practice of the year. Not because we did more drills or ran more miles</w:t>
        </w:r>
      </w:ins>
      <w:ins w:id="1367" w:author="Joel Karr" w:date="2026-03-08T12:53:00Z" w16du:dateUtc="2026-03-08T17:53:00Z">
        <w:r>
          <w:t>, but because</w:t>
        </w:r>
      </w:ins>
      <w:ins w:id="1368" w:author="Joel Karr" w:date="2026-03-08T12:52:00Z">
        <w:r w:rsidRPr="006A112A">
          <w:t xml:space="preserve"> we talked for over three hours sitting in that circle.</w:t>
        </w:r>
      </w:ins>
    </w:p>
    <w:p w14:paraId="6DA3A4CA" w14:textId="77777777" w:rsidR="006A112A" w:rsidRPr="006A112A" w:rsidRDefault="006A112A">
      <w:pPr>
        <w:rPr>
          <w:ins w:id="1369" w:author="Joel Karr" w:date="2026-03-08T12:52:00Z"/>
        </w:rPr>
        <w:pPrChange w:id="1370" w:author="Joel Karr" w:date="2026-03-15T15:20:00Z" w16du:dateUtc="2026-03-15T20:20:00Z">
          <w:pPr>
            <w:pStyle w:val="Heading3"/>
          </w:pPr>
        </w:pPrChange>
      </w:pPr>
      <w:ins w:id="1371" w:author="Joel Karr" w:date="2026-03-08T12:52:00Z">
        <w:r w:rsidRPr="006A112A">
          <w:t xml:space="preserve">What our coach recognized was that the feedback system hadn't broken because people stopped caring. It broke because the line between holding someone accountable and making it personal had blurred. The expectations were still </w:t>
        </w:r>
        <w:proofErr w:type="gramStart"/>
        <w:r w:rsidRPr="006A112A">
          <w:t>high</w:t>
        </w:r>
        <w:proofErr w:type="gramEnd"/>
        <w:r w:rsidRPr="006A112A">
          <w:t xml:space="preserve"> and the enforcement was still happening. But the shared understanding of why we pushed each other had eroded, and without that understanding, the same words that used to feel like support started feeling like judgment.</w:t>
        </w:r>
      </w:ins>
    </w:p>
    <w:p w14:paraId="39F5BC5D" w14:textId="77777777" w:rsidR="006A112A" w:rsidRPr="006A112A" w:rsidRDefault="006A112A">
      <w:pPr>
        <w:rPr>
          <w:ins w:id="1372" w:author="Joel Karr" w:date="2026-03-08T12:52:00Z"/>
        </w:rPr>
        <w:pPrChange w:id="1373" w:author="Joel Karr" w:date="2026-03-15T15:20:00Z" w16du:dateUtc="2026-03-15T20:20:00Z">
          <w:pPr>
            <w:pStyle w:val="Heading3"/>
          </w:pPr>
        </w:pPrChange>
      </w:pPr>
      <w:ins w:id="1374" w:author="Joel Karr" w:date="2026-03-08T12:52:00Z">
        <w:r w:rsidRPr="006A112A">
          <w:t xml:space="preserve">The trophy circle </w:t>
        </w:r>
        <w:proofErr w:type="gramStart"/>
        <w:r w:rsidRPr="006A112A">
          <w:t>reset</w:t>
        </w:r>
        <w:proofErr w:type="gramEnd"/>
        <w:r w:rsidRPr="006A112A">
          <w:t xml:space="preserve"> the culture. The standards didn't get lowered and the feedback didn't get softer. What changed was that everyone remembered the accountability existed because we were trying to accomplish something together.</w:t>
        </w:r>
      </w:ins>
    </w:p>
    <w:p w14:paraId="234813AE" w14:textId="77777777" w:rsidR="006A112A" w:rsidRPr="006A112A" w:rsidRDefault="006A112A">
      <w:pPr>
        <w:rPr>
          <w:ins w:id="1375" w:author="Joel Karr" w:date="2026-03-08T12:52:00Z"/>
        </w:rPr>
        <w:pPrChange w:id="1376" w:author="Joel Karr" w:date="2026-03-15T15:20:00Z" w16du:dateUtc="2026-03-15T20:20:00Z">
          <w:pPr>
            <w:pStyle w:val="Heading3"/>
          </w:pPr>
        </w:pPrChange>
      </w:pPr>
      <w:ins w:id="1377" w:author="Joel Karr" w:date="2026-03-08T12:52:00Z">
        <w:r w:rsidRPr="006A112A">
          <w:t>Software teams face the same drift. A team can build a strong feedback culture and still watch it deteriorate if they don't actively protect it. Two patterns cause the most damage.</w:t>
        </w:r>
      </w:ins>
    </w:p>
    <w:p w14:paraId="1F27B029" w14:textId="77777777" w:rsidR="006A112A" w:rsidRPr="00DE7221" w:rsidRDefault="006A112A" w:rsidP="00DE7221">
      <w:pPr>
        <w:pStyle w:val="Heading3"/>
        <w:rPr>
          <w:ins w:id="1378" w:author="Joel Karr" w:date="2026-03-08T12:52:00Z"/>
        </w:rPr>
      </w:pPr>
      <w:bookmarkStart w:id="1379" w:name="_Toc224480612"/>
      <w:ins w:id="1380" w:author="Joel Karr" w:date="2026-03-08T12:52:00Z">
        <w:r w:rsidRPr="00DE7221">
          <w:rPr>
            <w:rPrChange w:id="1381" w:author="Joel Karr" w:date="2026-03-15T15:23:00Z" w16du:dateUtc="2026-03-15T20:23:00Z">
              <w:rPr>
                <w:b/>
                <w:bCs/>
              </w:rPr>
            </w:rPrChange>
          </w:rPr>
          <w:t>Feedback becomes a back door for re-litigation.</w:t>
        </w:r>
        <w:bookmarkEnd w:id="1379"/>
      </w:ins>
    </w:p>
    <w:p w14:paraId="509DE657" w14:textId="77777777" w:rsidR="006A112A" w:rsidRPr="006A112A" w:rsidRDefault="006A112A">
      <w:pPr>
        <w:rPr>
          <w:ins w:id="1382" w:author="Joel Karr" w:date="2026-03-08T12:52:00Z"/>
        </w:rPr>
        <w:pPrChange w:id="1383" w:author="Joel Karr" w:date="2026-03-15T15:20:00Z" w16du:dateUtc="2026-03-15T20:20:00Z">
          <w:pPr>
            <w:pStyle w:val="Heading3"/>
          </w:pPr>
        </w:pPrChange>
      </w:pPr>
      <w:ins w:id="1384" w:author="Joel Karr" w:date="2026-03-08T12:52:00Z">
        <w:r w:rsidRPr="006A112A">
          <w:t>This connects directly to the previous chapter. Feedback exists to improve execution against established standards, not to quietly reopen decisions the team has already made.</w:t>
        </w:r>
      </w:ins>
    </w:p>
    <w:p w14:paraId="549A8274" w14:textId="77777777" w:rsidR="006A112A" w:rsidRPr="006A112A" w:rsidRDefault="006A112A">
      <w:pPr>
        <w:rPr>
          <w:ins w:id="1385" w:author="Joel Karr" w:date="2026-03-08T12:52:00Z"/>
        </w:rPr>
        <w:pPrChange w:id="1386" w:author="Joel Karr" w:date="2026-03-15T15:20:00Z" w16du:dateUtc="2026-03-15T20:20:00Z">
          <w:pPr>
            <w:pStyle w:val="Heading3"/>
          </w:pPr>
        </w:pPrChange>
      </w:pPr>
      <w:ins w:id="1387" w:author="Joel Karr" w:date="2026-03-08T12:52:00Z">
        <w:r w:rsidRPr="006A112A">
          <w:t>Teams get into trouble when code reviews become a way to argue for approaches that were already considered and rejected. If the team agreed to use a specific pattern for API endpoints, a code review isn't the place to lobby for a different pattern. That's not feedback on the work. That's using a review as cover to relitigate architecture.</w:t>
        </w:r>
      </w:ins>
    </w:p>
    <w:p w14:paraId="468B76BB" w14:textId="3226EE76" w:rsidR="006A112A" w:rsidRPr="006A112A" w:rsidRDefault="006A112A">
      <w:pPr>
        <w:rPr>
          <w:ins w:id="1388" w:author="Joel Karr" w:date="2026-03-08T12:52:00Z"/>
        </w:rPr>
        <w:pPrChange w:id="1389" w:author="Joel Karr" w:date="2026-03-15T15:20:00Z" w16du:dateUtc="2026-03-15T20:20:00Z">
          <w:pPr>
            <w:pStyle w:val="Heading3"/>
          </w:pPr>
        </w:pPrChange>
      </w:pPr>
      <w:ins w:id="1390" w:author="Joel Karr" w:date="2026-03-08T12:52:00Z">
        <w:r w:rsidRPr="006A112A">
          <w:lastRenderedPageBreak/>
          <w:t>When this starts happening, the engineers receiving the feedback can't tell whether they're being corrected against a standard or being recruited into someone else's campaign to reverse a decision. The feedback stops feeling fair. People get defensive. The same erosion that happened in the wrestling room</w:t>
        </w:r>
      </w:ins>
      <w:ins w:id="1391" w:author="Joel Karr" w:date="2026-03-08T12:57:00Z" w16du:dateUtc="2026-03-08T17:57:00Z">
        <w:r>
          <w:t xml:space="preserve">, </w:t>
        </w:r>
      </w:ins>
      <w:ins w:id="1392" w:author="Joel Karr" w:date="2026-03-08T12:52:00Z">
        <w:r w:rsidRPr="006A112A">
          <w:t>where accountability started feeling personal</w:t>
        </w:r>
      </w:ins>
      <w:ins w:id="1393" w:author="Joel Karr" w:date="2026-03-08T12:57:00Z" w16du:dateUtc="2026-03-08T17:57:00Z">
        <w:r>
          <w:t xml:space="preserve">, </w:t>
        </w:r>
      </w:ins>
      <w:ins w:id="1394" w:author="Joel Karr" w:date="2026-03-08T12:52:00Z">
        <w:r w:rsidRPr="006A112A">
          <w:t>happens in the pull request comments.</w:t>
        </w:r>
      </w:ins>
    </w:p>
    <w:p w14:paraId="6F56AE8F" w14:textId="77777777" w:rsidR="006A112A" w:rsidRPr="006A112A" w:rsidRDefault="006A112A">
      <w:pPr>
        <w:rPr>
          <w:ins w:id="1395" w:author="Joel Karr" w:date="2026-03-08T12:52:00Z"/>
        </w:rPr>
        <w:pPrChange w:id="1396" w:author="Joel Karr" w:date="2026-03-15T15:20:00Z" w16du:dateUtc="2026-03-15T20:20:00Z">
          <w:pPr>
            <w:pStyle w:val="Heading3"/>
          </w:pPr>
        </w:pPrChange>
      </w:pPr>
      <w:ins w:id="1397" w:author="Joel Karr" w:date="2026-03-08T12:52:00Z">
        <w:r w:rsidRPr="006A112A">
          <w:t xml:space="preserve">If a review genuinely surfaces new information about a previous decision, call that out separately and save it for its own discussion. Keep the review focused on the current standards. The moment feedback and decision-making get tangled </w:t>
        </w:r>
        <w:proofErr w:type="gramStart"/>
        <w:r w:rsidRPr="006A112A">
          <w:t>together,</w:t>
        </w:r>
        <w:proofErr w:type="gramEnd"/>
        <w:r w:rsidRPr="006A112A">
          <w:t xml:space="preserve"> both stop working.</w:t>
        </w:r>
      </w:ins>
    </w:p>
    <w:p w14:paraId="6B73A0DA" w14:textId="77777777" w:rsidR="006A112A" w:rsidRPr="006A112A" w:rsidRDefault="006A112A" w:rsidP="0069264B">
      <w:pPr>
        <w:pStyle w:val="Heading3"/>
        <w:rPr>
          <w:ins w:id="1398" w:author="Joel Karr" w:date="2026-03-08T12:52:00Z"/>
        </w:rPr>
      </w:pPr>
      <w:bookmarkStart w:id="1399" w:name="_Toc224480613"/>
      <w:ins w:id="1400" w:author="Joel Karr" w:date="2026-03-08T12:52:00Z">
        <w:r w:rsidRPr="006A112A">
          <w:t>Silence replaces honesty.</w:t>
        </w:r>
        <w:bookmarkEnd w:id="1399"/>
      </w:ins>
    </w:p>
    <w:p w14:paraId="4DEEC39B" w14:textId="77777777" w:rsidR="006A112A" w:rsidRPr="006A112A" w:rsidRDefault="006A112A">
      <w:pPr>
        <w:rPr>
          <w:ins w:id="1401" w:author="Joel Karr" w:date="2026-03-08T12:52:00Z"/>
        </w:rPr>
        <w:pPrChange w:id="1402" w:author="Joel Karr" w:date="2026-03-15T15:20:00Z" w16du:dateUtc="2026-03-15T20:20:00Z">
          <w:pPr>
            <w:pStyle w:val="Heading3"/>
          </w:pPr>
        </w:pPrChange>
      </w:pPr>
      <w:ins w:id="1403" w:author="Joel Karr" w:date="2026-03-08T12:52:00Z">
        <w:r w:rsidRPr="006A112A">
          <w:t>When people stop speaking up, trust is already eroding. The absence of feedback is almost always more dangerous than blunt critique, because it means problems are accumulating without a path to correction.</w:t>
        </w:r>
      </w:ins>
    </w:p>
    <w:p w14:paraId="5BD2E740" w14:textId="77777777" w:rsidR="006A112A" w:rsidRPr="006A112A" w:rsidRDefault="006A112A">
      <w:pPr>
        <w:rPr>
          <w:ins w:id="1404" w:author="Joel Karr" w:date="2026-03-08T12:52:00Z"/>
        </w:rPr>
        <w:pPrChange w:id="1405" w:author="Joel Karr" w:date="2026-03-15T15:20:00Z" w16du:dateUtc="2026-03-15T20:20:00Z">
          <w:pPr>
            <w:pStyle w:val="Heading3"/>
          </w:pPr>
        </w:pPrChange>
      </w:pPr>
      <w:ins w:id="1406" w:author="Joel Karr" w:date="2026-03-08T12:52:00Z">
        <w:r w:rsidRPr="006A112A">
          <w:t xml:space="preserve">At one point at Redwood, I noticed that reviews on a particular team had become rubber stamps. Every pull request was approved within minutes with a thumbs up or a "looks good." When I dug in, it turned out two engineers on the team had gotten into a tense exchange in a review months earlier. Neither had said anything about it afterward, but the rest of the team had noticed. The unspoken lesson was clear: pushing back in reviews leads to conflict. </w:t>
        </w:r>
        <w:proofErr w:type="gramStart"/>
        <w:r w:rsidRPr="006A112A">
          <w:t>So</w:t>
        </w:r>
        <w:proofErr w:type="gramEnd"/>
        <w:r w:rsidRPr="006A112A">
          <w:t xml:space="preserve"> everyone stopped pushing back. The code quality on that team drifted for weeks before the pattern became visible.</w:t>
        </w:r>
      </w:ins>
    </w:p>
    <w:p w14:paraId="44FE6934" w14:textId="77777777" w:rsidR="006A112A" w:rsidRPr="006A112A" w:rsidRDefault="006A112A">
      <w:pPr>
        <w:rPr>
          <w:ins w:id="1407" w:author="Joel Karr" w:date="2026-03-08T12:52:00Z"/>
        </w:rPr>
        <w:pPrChange w:id="1408" w:author="Joel Karr" w:date="2026-03-15T15:20:00Z" w16du:dateUtc="2026-03-15T20:20:00Z">
          <w:pPr>
            <w:pStyle w:val="Heading3"/>
          </w:pPr>
        </w:pPrChange>
      </w:pPr>
      <w:ins w:id="1409" w:author="Joel Karr" w:date="2026-03-08T12:52:00Z">
        <w:r w:rsidRPr="006A112A">
          <w:t xml:space="preserve">Our wrestling coach saw the same kind of drift and knew that no amount of yelling or motivational speeches would fix it. He couldn't force us to trust each other again. What he could do was create the space for us to rebuild that trust ourselves. The trophy circle wasn't a technique or a framework. It was </w:t>
        </w:r>
        <w:proofErr w:type="gramStart"/>
        <w:r w:rsidRPr="006A112A">
          <w:t>a recognition</w:t>
        </w:r>
        <w:proofErr w:type="gramEnd"/>
        <w:r w:rsidRPr="006A112A">
          <w:t xml:space="preserve"> that the system needed to be reset, and the only people who could reset it were the ones sitting in the room.</w:t>
        </w:r>
      </w:ins>
    </w:p>
    <w:p w14:paraId="6F16B965" w14:textId="77777777" w:rsidR="006A112A" w:rsidRPr="006A112A" w:rsidRDefault="006A112A">
      <w:pPr>
        <w:rPr>
          <w:ins w:id="1410" w:author="Joel Karr" w:date="2026-03-08T12:52:00Z"/>
        </w:rPr>
        <w:pPrChange w:id="1411" w:author="Joel Karr" w:date="2026-03-15T15:20:00Z" w16du:dateUtc="2026-03-15T20:20:00Z">
          <w:pPr>
            <w:pStyle w:val="Heading3"/>
          </w:pPr>
        </w:pPrChange>
      </w:pPr>
      <w:ins w:id="1412" w:author="Joel Karr" w:date="2026-03-08T12:52:00Z">
        <w:r w:rsidRPr="006A112A">
          <w:t xml:space="preserve">If your team's code reviews have gone </w:t>
        </w:r>
        <w:proofErr w:type="gramStart"/>
        <w:r w:rsidRPr="006A112A">
          <w:t>quiet</w:t>
        </w:r>
        <w:proofErr w:type="gramEnd"/>
        <w:r w:rsidRPr="006A112A">
          <w:t>, that's worth investigating. Silence is a sign that the cost of honesty feels higher than the cost of letting problems slide. Sometimes fixing it means having your own version of the trophy circle — stopping the work, sitting down together, and rebuilding the shared understanding of why honest feedback exists on your team in the first place.</w:t>
        </w:r>
      </w:ins>
    </w:p>
    <w:p w14:paraId="1C81ED85" w14:textId="0730CDDA" w:rsidR="001007CC" w:rsidRPr="001007CC" w:rsidDel="006A112A" w:rsidRDefault="001007CC" w:rsidP="001007CC">
      <w:pPr>
        <w:pStyle w:val="Heading3"/>
        <w:rPr>
          <w:del w:id="1413" w:author="Joel Karr" w:date="2026-03-08T12:52:00Z" w16du:dateUtc="2026-03-08T17:52:00Z"/>
        </w:rPr>
      </w:pPr>
      <w:del w:id="1414" w:author="Joel Karr" w:date="2026-03-08T12:52:00Z" w16du:dateUtc="2026-03-08T17:52:00Z">
        <w:r w:rsidDel="006A112A">
          <w:delText>Protecting Feedback from Dysfunction</w:delText>
        </w:r>
      </w:del>
    </w:p>
    <w:p w14:paraId="3F81D491" w14:textId="07FDD114" w:rsidR="001007CC" w:rsidRPr="001007CC" w:rsidDel="006A112A" w:rsidRDefault="001007CC" w:rsidP="001007CC">
      <w:pPr>
        <w:rPr>
          <w:del w:id="1415" w:author="Joel Karr" w:date="2026-03-08T12:52:00Z" w16du:dateUtc="2026-03-08T17:52:00Z"/>
        </w:rPr>
      </w:pPr>
      <w:commentRangeStart w:id="1416"/>
      <w:del w:id="1417" w:author="Joel Karr" w:date="2026-03-08T12:52:00Z" w16du:dateUtc="2026-03-08T17:52:00Z">
        <w:r w:rsidDel="006A112A">
          <w:delText>Even well-designed feedback systems can be undermined.</w:delText>
        </w:r>
        <w:commentRangeEnd w:id="1416"/>
        <w:r w:rsidDel="006A112A">
          <w:rPr>
            <w:rStyle w:val="CommentReference"/>
            <w:sz w:val="24"/>
            <w:szCs w:val="24"/>
          </w:rPr>
          <w:commentReference w:id="1416"/>
        </w:r>
      </w:del>
    </w:p>
    <w:p w14:paraId="72C4A2ED" w14:textId="5EA81922" w:rsidR="001007CC" w:rsidRPr="001007CC" w:rsidDel="006A112A" w:rsidRDefault="001007CC" w:rsidP="001007CC">
      <w:pPr>
        <w:pStyle w:val="Heading4"/>
        <w:rPr>
          <w:del w:id="1418" w:author="Joel Karr" w:date="2026-03-08T12:52:00Z" w16du:dateUtc="2026-03-08T17:52:00Z"/>
        </w:rPr>
      </w:pPr>
      <w:del w:id="1419" w:author="Joel Karr" w:date="2026-03-08T12:52:00Z" w16du:dateUtc="2026-03-08T17:52:00Z">
        <w:r w:rsidDel="006A112A">
          <w:lastRenderedPageBreak/>
          <w:delText>Separate feedback from decision re-litigation</w:delText>
        </w:r>
      </w:del>
    </w:p>
    <w:p w14:paraId="7CAB5FA5" w14:textId="2D6E9A8D" w:rsidR="001007CC" w:rsidRPr="001007CC" w:rsidDel="006A112A" w:rsidRDefault="001007CC" w:rsidP="001007CC">
      <w:pPr>
        <w:rPr>
          <w:del w:id="1420" w:author="Joel Karr" w:date="2026-03-08T12:52:00Z" w16du:dateUtc="2026-03-08T17:52:00Z"/>
        </w:rPr>
      </w:pPr>
      <w:del w:id="1421" w:author="Joel Karr" w:date="2026-03-08T12:52:00Z" w16du:dateUtc="2026-03-08T17:52:00Z">
        <w:r w:rsidDel="006A112A">
          <w:delText>This may feel nuanced but it's critical. Feedback exists to improve execution against predetermined standards, not to quietly reopen decisions.</w:delText>
        </w:r>
      </w:del>
    </w:p>
    <w:p w14:paraId="55813F64" w14:textId="3B6BCDE6" w:rsidR="001007CC" w:rsidRPr="001007CC" w:rsidDel="006A112A" w:rsidRDefault="001007CC" w:rsidP="001007CC">
      <w:pPr>
        <w:rPr>
          <w:del w:id="1422" w:author="Joel Karr" w:date="2026-03-08T12:52:00Z" w16du:dateUtc="2026-03-08T17:52:00Z"/>
        </w:rPr>
      </w:pPr>
      <w:del w:id="1423" w:author="Joel Karr" w:date="2026-03-08T12:52:00Z" w16du:dateUtc="2026-03-08T17:52:00Z">
        <w:r w:rsidDel="006A112A">
          <w:delText>Teams get into trouble when reviews become a back door for re-deciding things that were already settled. We covered this in the previous chapter. Feedback should focus on how well we're meeting expectations, not whether the expectations themselves were correct.</w:delText>
        </w:r>
      </w:del>
    </w:p>
    <w:p w14:paraId="5A69C24F" w14:textId="3163A0F8" w:rsidR="001007CC" w:rsidRPr="001007CC" w:rsidDel="006A112A" w:rsidRDefault="001007CC" w:rsidP="001007CC">
      <w:pPr>
        <w:rPr>
          <w:del w:id="1424" w:author="Joel Karr" w:date="2026-03-08T12:52:00Z" w16du:dateUtc="2026-03-08T17:52:00Z"/>
        </w:rPr>
      </w:pPr>
      <w:del w:id="1425" w:author="Joel Karr" w:date="2026-03-08T12:52:00Z" w16du:dateUtc="2026-03-08T17:52:00Z">
        <w:r w:rsidDel="006A112A">
          <w:delText>If a review changes someone's perspective and gives them new information about a previous team decision, call that out for a future discussion. Give feedback based on the current decision only. Don't let code review become a mechanism for relitigating architecture.</w:delText>
        </w:r>
      </w:del>
    </w:p>
    <w:p w14:paraId="26502884" w14:textId="1BFB66F3" w:rsidR="001007CC" w:rsidRPr="001007CC" w:rsidDel="006A112A" w:rsidRDefault="001007CC" w:rsidP="00BD6930">
      <w:pPr>
        <w:pStyle w:val="Heading4"/>
        <w:rPr>
          <w:del w:id="1426" w:author="Joel Karr" w:date="2026-03-08T12:52:00Z" w16du:dateUtc="2026-03-08T17:52:00Z"/>
        </w:rPr>
      </w:pPr>
      <w:del w:id="1427" w:author="Joel Karr" w:date="2026-03-08T12:52:00Z" w16du:dateUtc="2026-03-08T17:52:00Z">
        <w:r w:rsidDel="006A112A">
          <w:delText>Treat silence as a signal</w:delText>
        </w:r>
      </w:del>
    </w:p>
    <w:p w14:paraId="6C2F254B" w14:textId="73EC122D" w:rsidR="001007CC" w:rsidRPr="001007CC" w:rsidDel="006A112A" w:rsidRDefault="001007CC" w:rsidP="001007CC">
      <w:pPr>
        <w:rPr>
          <w:del w:id="1428" w:author="Joel Karr" w:date="2026-03-08T12:52:00Z" w16du:dateUtc="2026-03-08T17:52:00Z"/>
        </w:rPr>
      </w:pPr>
      <w:del w:id="1429" w:author="Joel Karr" w:date="2026-03-08T12:52:00Z" w16du:dateUtc="2026-03-08T17:52:00Z">
        <w:r w:rsidDel="006A112A">
          <w:delText>Silence isn't neutrality. It's information.</w:delText>
        </w:r>
      </w:del>
    </w:p>
    <w:p w14:paraId="67B6AA2D" w14:textId="1C2E8F13" w:rsidR="001007CC" w:rsidRPr="001007CC" w:rsidDel="006A112A" w:rsidRDefault="001007CC" w:rsidP="001007CC">
      <w:pPr>
        <w:rPr>
          <w:del w:id="1430" w:author="Joel Karr" w:date="2026-03-08T12:52:00Z" w16du:dateUtc="2026-03-08T17:52:00Z"/>
        </w:rPr>
      </w:pPr>
      <w:del w:id="1431" w:author="Joel Karr" w:date="2026-03-08T12:52:00Z" w16du:dateUtc="2026-03-08T17:52:00Z">
        <w:r w:rsidDel="006A112A">
          <w:delText>When people stop speaking up, trust is already eroding. The absence of feedback is almost always more dangerous than blunt critique, because it means problems are accumulating without a path to correction.</w:delText>
        </w:r>
      </w:del>
    </w:p>
    <w:p w14:paraId="65AB6AF8" w14:textId="71510AE6" w:rsidR="001007CC" w:rsidRPr="001007CC" w:rsidDel="006A112A" w:rsidRDefault="001007CC" w:rsidP="001007CC">
      <w:pPr>
        <w:rPr>
          <w:del w:id="1432" w:author="Joel Karr" w:date="2026-03-08T12:52:00Z" w16du:dateUtc="2026-03-08T17:52:00Z"/>
        </w:rPr>
      </w:pPr>
      <w:del w:id="1433" w:author="Joel Karr" w:date="2026-03-08T12:52:00Z" w16du:dateUtc="2026-03-08T17:52:00Z">
        <w:r w:rsidDel="006A112A">
          <w:delText>Strong teams don't interpret quiet as harmony. They treat it as a warning sign that something in the system is making accountability feel unsafe.</w:delText>
        </w:r>
      </w:del>
    </w:p>
    <w:p w14:paraId="7C339823" w14:textId="45778E4D" w:rsidR="001007CC" w:rsidRPr="001007CC" w:rsidDel="006A112A" w:rsidRDefault="001007CC" w:rsidP="001007CC">
      <w:pPr>
        <w:rPr>
          <w:del w:id="1434" w:author="Joel Karr" w:date="2026-03-08T12:52:00Z" w16du:dateUtc="2026-03-08T17:52:00Z"/>
        </w:rPr>
      </w:pPr>
      <w:del w:id="1435" w:author="Joel Karr" w:date="2026-03-08T12:52:00Z" w16du:dateUtc="2026-03-08T17:52:00Z">
        <w:r w:rsidDel="006A112A">
          <w:delText>If your team's code reviews are consistently polite and free of substantive pushback, that's not a sign of quality. It's a sign that people have stopped engaging. Find out why.</w:delText>
        </w:r>
      </w:del>
    </w:p>
    <w:p w14:paraId="62607411" w14:textId="0FBF7867" w:rsidR="001007CC" w:rsidRPr="001007CC" w:rsidRDefault="001007CC" w:rsidP="001007CC"/>
    <w:p w14:paraId="2951AC09" w14:textId="6B7EE2CB" w:rsidR="001007CC" w:rsidRPr="001007CC" w:rsidDel="00921CEC" w:rsidRDefault="00921CEC" w:rsidP="00BD6930">
      <w:pPr>
        <w:pStyle w:val="Heading3"/>
        <w:rPr>
          <w:del w:id="1436" w:author="Joel Karr" w:date="2026-03-08T14:27:00Z" w16du:dateUtc="2026-03-08T19:27:00Z"/>
        </w:rPr>
      </w:pPr>
      <w:bookmarkStart w:id="1437" w:name="_Toc224480614"/>
      <w:ins w:id="1438" w:author="Joel Karr" w:date="2026-03-08T14:27:00Z">
        <w:r w:rsidRPr="00921CEC">
          <w:t>The Room We Built</w:t>
        </w:r>
      </w:ins>
      <w:ins w:id="1439" w:author="Joel Karr" w:date="2026-03-08T14:27:00Z" w16du:dateUtc="2026-03-08T19:27:00Z">
        <w:r>
          <w:t xml:space="preserve"> </w:t>
        </w:r>
      </w:ins>
      <w:del w:id="1440" w:author="Joel Karr" w:date="2026-03-08T14:27:00Z" w16du:dateUtc="2026-03-08T19:27:00Z">
        <w:r w:rsidR="001007CC" w:rsidDel="00921CEC">
          <w:delText>Monday Night Practice</w:delText>
        </w:r>
      </w:del>
      <w:bookmarkEnd w:id="1437"/>
      <w:ins w:id="1441" w:author="Joel Karr" w:date="2026-03-08T14:27:00Z" w16du:dateUtc="2026-03-08T19:27:00Z">
        <w:r>
          <w:t xml:space="preserve"> </w:t>
        </w:r>
      </w:ins>
    </w:p>
    <w:p w14:paraId="4501824C" w14:textId="75367587" w:rsidR="00921CEC" w:rsidRDefault="00921CEC" w:rsidP="001007CC">
      <w:pPr>
        <w:rPr>
          <w:ins w:id="1442" w:author="Joel Karr" w:date="2026-03-08T14:30:00Z" w16du:dateUtc="2026-03-08T19:30:00Z"/>
        </w:rPr>
      </w:pPr>
      <w:ins w:id="1443" w:author="Joel Karr" w:date="2026-03-08T14:30:00Z">
        <w:r w:rsidRPr="00921CEC">
          <w:t>We ultimately fell short of our goal that year. We placed third in state as a team. But twenty-five years later, our coach was inducted into the wrestling hall of fame, and we were all there. He had coached many other successful teams over the years, but ours was the only team that all showed up. Our lives had taken us in very different directions, but we were forever bound by the respect and accountability we had built in that room. Regardless of the outcome, we had all been part of something special.</w:t>
        </w:r>
      </w:ins>
    </w:p>
    <w:p w14:paraId="3D419269" w14:textId="65CB5825" w:rsidR="001007CC" w:rsidRPr="001007CC" w:rsidRDefault="001007CC" w:rsidP="001007CC">
      <w:r>
        <w:t>The freshman who watched us that night saw something that looked aggressive. What he couldn't see was everything underneath it.</w:t>
      </w:r>
    </w:p>
    <w:p w14:paraId="179AA861" w14:textId="77777777" w:rsidR="001007CC" w:rsidRDefault="001007CC" w:rsidP="001007CC">
      <w:pPr>
        <w:rPr>
          <w:ins w:id="1444" w:author="Joel Karr" w:date="2026-03-08T14:31:00Z" w16du:dateUtc="2026-03-08T19:31:00Z"/>
        </w:rPr>
      </w:pPr>
      <w:r>
        <w:t xml:space="preserve">He couldn't see the conversations we'd had at the beginning of the season about what we expected from each other. He couldn't see the moments when coaches had stepped back and let us hold each other accountable instead of doing it for us. He couldn't see the trust </w:t>
      </w:r>
      <w:r>
        <w:lastRenderedPageBreak/>
        <w:t>that had been built through hundreds of small corrections that were given and received without defensiveness.</w:t>
      </w:r>
    </w:p>
    <w:p w14:paraId="077FA13D" w14:textId="77777777" w:rsidR="00921CEC" w:rsidRPr="00921CEC" w:rsidRDefault="00921CEC" w:rsidP="00921CEC">
      <w:pPr>
        <w:rPr>
          <w:ins w:id="1445" w:author="Joel Karr" w:date="2026-03-08T14:31:00Z"/>
        </w:rPr>
      </w:pPr>
      <w:ins w:id="1446" w:author="Joel Karr" w:date="2026-03-08T14:31:00Z">
        <w:r w:rsidRPr="00921CEC">
          <w:t>That's what feedback looks like when expectations are explicit and enforcement is predictable. It doesn't feel like criticism. It feels like someone refusing to let you settle for less than your best.</w:t>
        </w:r>
      </w:ins>
    </w:p>
    <w:p w14:paraId="46595DED" w14:textId="77777777" w:rsidR="00921CEC" w:rsidRPr="00921CEC" w:rsidRDefault="00921CEC" w:rsidP="00921CEC">
      <w:pPr>
        <w:rPr>
          <w:ins w:id="1447" w:author="Joel Karr" w:date="2026-03-08T14:31:00Z"/>
        </w:rPr>
      </w:pPr>
      <w:ins w:id="1448" w:author="Joel Karr" w:date="2026-03-08T14:31:00Z">
        <w:r w:rsidRPr="00921CEC">
          <w:t>Ericsson showed that improvement requires feedback. Edmondson showed that feedback requires safety. But safety without standards is just comfort, and comfort doesn't make anyone better.</w:t>
        </w:r>
      </w:ins>
    </w:p>
    <w:p w14:paraId="6D7532D9" w14:textId="77777777" w:rsidR="00921CEC" w:rsidRPr="00921CEC" w:rsidRDefault="00921CEC" w:rsidP="00921CEC">
      <w:pPr>
        <w:rPr>
          <w:ins w:id="1449" w:author="Joel Karr" w:date="2026-03-08T14:31:00Z"/>
        </w:rPr>
      </w:pPr>
      <w:ins w:id="1450" w:author="Joel Karr" w:date="2026-03-08T14:31:00Z">
        <w:r w:rsidRPr="00921CEC">
          <w:t xml:space="preserve">The wrestling room worked because we had built something together that made direct feedback feel like what it </w:t>
        </w:r>
        <w:proofErr w:type="gramStart"/>
        <w:r w:rsidRPr="00921CEC">
          <w:t>actually was</w:t>
        </w:r>
        <w:proofErr w:type="gramEnd"/>
        <w:r w:rsidRPr="00921CEC">
          <w:t>.</w:t>
        </w:r>
      </w:ins>
    </w:p>
    <w:p w14:paraId="230A72E5" w14:textId="77777777" w:rsidR="00921CEC" w:rsidRPr="001007CC" w:rsidRDefault="00921CEC" w:rsidP="001007CC"/>
    <w:p w14:paraId="233A49BC" w14:textId="566FF33F" w:rsidR="001007CC" w:rsidRPr="001007CC" w:rsidDel="00921CEC" w:rsidRDefault="001007CC" w:rsidP="001007CC">
      <w:pPr>
        <w:rPr>
          <w:del w:id="1451" w:author="Joel Karr" w:date="2026-03-08T14:31:00Z" w16du:dateUtc="2026-03-08T19:31:00Z"/>
        </w:rPr>
      </w:pPr>
      <w:del w:id="1452" w:author="Joel Karr" w:date="2026-03-08T14:31:00Z" w16du:dateUtc="2026-03-08T19:31:00Z">
        <w:r w:rsidDel="00921CEC">
          <w:delText>"Get up. Again. Let's go."—to him, it sounded harsh.</w:delText>
        </w:r>
      </w:del>
    </w:p>
    <w:p w14:paraId="0E2B897E" w14:textId="13B830AA" w:rsidR="001007CC" w:rsidRPr="001007CC" w:rsidDel="00921CEC" w:rsidRDefault="001007CC" w:rsidP="001007CC">
      <w:pPr>
        <w:rPr>
          <w:del w:id="1453" w:author="Joel Karr" w:date="2026-03-08T14:31:00Z" w16du:dateUtc="2026-03-08T19:31:00Z"/>
        </w:rPr>
      </w:pPr>
      <w:del w:id="1454" w:author="Joel Karr" w:date="2026-03-08T14:31:00Z" w16du:dateUtc="2026-03-08T19:31:00Z">
        <w:r w:rsidDel="00921CEC">
          <w:delText>To us, it sounded like support.</w:delText>
        </w:r>
      </w:del>
    </w:p>
    <w:p w14:paraId="3746523C" w14:textId="6DC34985" w:rsidR="001007CC" w:rsidRPr="001007CC" w:rsidDel="00921CEC" w:rsidRDefault="001007CC" w:rsidP="001007CC">
      <w:pPr>
        <w:rPr>
          <w:del w:id="1455" w:author="Joel Karr" w:date="2026-03-08T14:31:00Z" w16du:dateUtc="2026-03-08T19:31:00Z"/>
        </w:rPr>
      </w:pPr>
      <w:del w:id="1456" w:author="Joel Karr" w:date="2026-03-08T14:31:00Z" w16du:dateUtc="2026-03-08T19:31:00Z">
        <w:r w:rsidDel="00921CEC">
          <w:delText>The wrestler who pushed his teammate wasn't being cruel. He was doing exactly what the team had agreed to demand from each other. He was holding the standard because he knew his teammate was capable of meeting it.</w:delText>
        </w:r>
      </w:del>
    </w:p>
    <w:p w14:paraId="1FCD88C3" w14:textId="2B9BE761" w:rsidR="001007CC" w:rsidRPr="001007CC" w:rsidDel="00921CEC" w:rsidRDefault="001007CC" w:rsidP="001007CC">
      <w:pPr>
        <w:rPr>
          <w:del w:id="1457" w:author="Joel Karr" w:date="2026-03-08T14:31:00Z" w16du:dateUtc="2026-03-08T19:31:00Z"/>
        </w:rPr>
      </w:pPr>
      <w:del w:id="1458" w:author="Joel Karr" w:date="2026-03-08T14:31:00Z" w16du:dateUtc="2026-03-08T19:31:00Z">
        <w:r w:rsidDel="00921CEC">
          <w:delText>That's what feedback looks like when expectations are explicit and enforcement is predictable. It doesn't feel like criticism. It feels like someone refusing to let you settle for less than your best.</w:delText>
        </w:r>
      </w:del>
    </w:p>
    <w:p w14:paraId="2B0466D3" w14:textId="30B45476" w:rsidR="001007CC" w:rsidRPr="001007CC" w:rsidDel="00921CEC" w:rsidRDefault="001007CC" w:rsidP="001007CC">
      <w:pPr>
        <w:rPr>
          <w:del w:id="1459" w:author="Joel Karr" w:date="2026-03-08T14:31:00Z" w16du:dateUtc="2026-03-08T19:31:00Z"/>
        </w:rPr>
      </w:pPr>
      <w:del w:id="1460" w:author="Joel Karr" w:date="2026-03-08T14:31:00Z" w16du:dateUtc="2026-03-08T19:31:00Z">
        <w:r w:rsidDel="00921CEC">
          <w:delText>Most teams never get there. They mistake politeness for safety. They let standards stay implicit because naming them feels uncomfortable. They delay feedback because delivering it feels risky.</w:delText>
        </w:r>
      </w:del>
    </w:p>
    <w:p w14:paraId="62E97927" w14:textId="07E41A9F" w:rsidR="001007CC" w:rsidRPr="001007CC" w:rsidDel="00921CEC" w:rsidRDefault="001007CC" w:rsidP="001007CC">
      <w:pPr>
        <w:rPr>
          <w:del w:id="1461" w:author="Joel Karr" w:date="2026-03-08T14:31:00Z" w16du:dateUtc="2026-03-08T19:31:00Z"/>
        </w:rPr>
      </w:pPr>
      <w:del w:id="1462" w:author="Joel Karr" w:date="2026-03-08T14:31:00Z" w16du:dateUtc="2026-03-08T19:31:00Z">
        <w:r w:rsidDel="00921CEC">
          <w:delText>And then they wonder why problems accumulate, trust erodes, and the same issues keep surfacing in retrospectives.</w:delText>
        </w:r>
      </w:del>
    </w:p>
    <w:p w14:paraId="31D9B877" w14:textId="625EEE74" w:rsidR="001007CC" w:rsidRPr="001007CC" w:rsidDel="00921CEC" w:rsidRDefault="001007CC" w:rsidP="001007CC">
      <w:pPr>
        <w:rPr>
          <w:del w:id="1463" w:author="Joel Karr" w:date="2026-03-08T14:31:00Z" w16du:dateUtc="2026-03-08T19:31:00Z"/>
        </w:rPr>
      </w:pPr>
      <w:del w:id="1464" w:author="Joel Karr" w:date="2026-03-08T14:31:00Z" w16du:dateUtc="2026-03-08T19:31:00Z">
        <w:r w:rsidDel="00921CEC">
          <w:delText>The wrestling room didn't have that problem. Not because we were tougher or less sensitive. Because we had built something together that made direct feedback feel like what it actually was.</w:delText>
        </w:r>
      </w:del>
    </w:p>
    <w:p w14:paraId="08868B45" w14:textId="77777777" w:rsidR="001007CC" w:rsidRPr="001007CC" w:rsidRDefault="001007CC" w:rsidP="001007CC">
      <w:r>
        <w:t>One teammate helping another get better.</w:t>
      </w:r>
    </w:p>
    <w:p w14:paraId="38E133DD" w14:textId="29C4E0B1" w:rsidR="000B6764" w:rsidRDefault="000B6764">
      <w:r>
        <w:br w:type="page"/>
      </w:r>
    </w:p>
    <w:p w14:paraId="00EC9DC0" w14:textId="77777777" w:rsidR="00DC5E3B" w:rsidRDefault="00DC5E3B" w:rsidP="00DC5E3B"/>
    <w:p w14:paraId="6805EEB2" w14:textId="02BEFC38" w:rsidR="00C50EF8" w:rsidRDefault="00C50EF8" w:rsidP="00FA36F3">
      <w:pPr>
        <w:pStyle w:val="Heading2"/>
      </w:pPr>
      <w:bookmarkStart w:id="1465" w:name="_Toc224480615"/>
      <w:del w:id="1466" w:author="Joel Karr" w:date="2026-03-08T16:49:00Z" w16du:dateUtc="2026-03-08T21:49:00Z">
        <w:r w:rsidDel="002F3D49">
          <w:delText>Twelve</w:delText>
        </w:r>
      </w:del>
      <w:ins w:id="1467" w:author="Joel Karr" w:date="2026-03-08T16:49:00Z" w16du:dateUtc="2026-03-08T21:49:00Z">
        <w:r w:rsidR="002F3D49">
          <w:t>Eleven</w:t>
        </w:r>
      </w:ins>
      <w:bookmarkEnd w:id="1465"/>
    </w:p>
    <w:p w14:paraId="2BF13D08" w14:textId="46A320D8" w:rsidR="00E16E2E" w:rsidRDefault="00E16E2E" w:rsidP="00FA36F3">
      <w:pPr>
        <w:pStyle w:val="Heading2"/>
      </w:pPr>
      <w:bookmarkStart w:id="1468" w:name="_Toc224480616"/>
      <w:r>
        <w:t>Pressure Players</w:t>
      </w:r>
      <w:bookmarkEnd w:id="1468"/>
      <w:r>
        <w:br/>
      </w:r>
    </w:p>
    <w:p w14:paraId="47248A7C" w14:textId="77777777" w:rsidR="00E16E2E" w:rsidRPr="00E16E2E" w:rsidRDefault="00E16E2E" w:rsidP="00E16E2E">
      <w:commentRangeStart w:id="1469"/>
      <w:r>
        <w:t>The call came two hours into the outage</w:t>
      </w:r>
      <w:commentRangeEnd w:id="1469"/>
      <w:r>
        <w:rPr>
          <w:rStyle w:val="CommentReference"/>
          <w:sz w:val="24"/>
          <w:szCs w:val="24"/>
        </w:rPr>
        <w:commentReference w:id="1469"/>
      </w:r>
      <w:r>
        <w:t>.</w:t>
      </w:r>
    </w:p>
    <w:p w14:paraId="5FE18AD1" w14:textId="6F2A37DD" w:rsidR="00E16E2E" w:rsidRPr="00E16E2E" w:rsidRDefault="00E16E2E" w:rsidP="00E16E2E">
      <w:commentRangeStart w:id="1470"/>
      <w:r>
        <w:t>I was in a conference room with the software engineering team</w:t>
      </w:r>
      <w:ins w:id="1471" w:author="Joel Karr" w:date="2026-03-15T17:18:00Z" w16du:dateUtc="2026-03-15T22:18:00Z">
        <w:r w:rsidR="008049EE">
          <w:t xml:space="preserve"> at Redwood</w:t>
        </w:r>
      </w:ins>
      <w:r>
        <w:t xml:space="preserve"> as we attempted to triage an issue that was causing multiple downstream impacts. The complex system was designed for a much smaller logistics brokerage. Through multiple acquisitions and consolidation of all traffic onto the system, a private equity firm had unknowingly thrust the software team past </w:t>
      </w:r>
      <w:ins w:id="1472" w:author="Joel Karr" w:date="2026-03-15T17:21:00Z" w16du:dateUtc="2026-03-15T22:21:00Z">
        <w:r w:rsidR="00293A7D">
          <w:t xml:space="preserve">the limits of </w:t>
        </w:r>
      </w:ins>
      <w:r>
        <w:t>its original design</w:t>
      </w:r>
      <w:commentRangeEnd w:id="1470"/>
      <w:r>
        <w:rPr>
          <w:rStyle w:val="CommentReference"/>
          <w:sz w:val="24"/>
          <w:szCs w:val="24"/>
        </w:rPr>
        <w:commentReference w:id="1470"/>
      </w:r>
      <w:r>
        <w:t>. Queues had started backing up and what started as seconds of delay quickly grew into minutes and then unknown. The system normally directed carrier representatives to available shipments as they were on calls with carriers, but now they were flying blind.</w:t>
      </w:r>
    </w:p>
    <w:p w14:paraId="6A97509C" w14:textId="37C23F71" w:rsidR="00E16E2E" w:rsidRPr="00E16E2E" w:rsidRDefault="00E16E2E" w:rsidP="00E16E2E">
      <w:r>
        <w:t xml:space="preserve">When I answered the phone, </w:t>
      </w:r>
      <w:del w:id="1473" w:author="Joel Karr" w:date="2026-03-08T16:57:00Z" w16du:dateUtc="2026-03-08T21:57:00Z">
        <w:r w:rsidDel="00831CDD">
          <w:delText>Chris</w:delText>
        </w:r>
      </w:del>
      <w:ins w:id="1474" w:author="Joel Karr" w:date="2026-03-08T16:57:00Z" w16du:dateUtc="2026-03-08T21:57:00Z">
        <w:r w:rsidR="00831CDD">
          <w:t>CT</w:t>
        </w:r>
      </w:ins>
      <w:r>
        <w:t>, the head of the logistics brokerage, was on the other end.</w:t>
      </w:r>
    </w:p>
    <w:p w14:paraId="49FC64F6" w14:textId="29E49E94" w:rsidR="00E16E2E" w:rsidRPr="00E16E2E" w:rsidRDefault="00E16E2E" w:rsidP="00E16E2E">
      <w:del w:id="1475" w:author="Joel Karr" w:date="2026-03-08T16:57:00Z" w16du:dateUtc="2026-03-08T21:57:00Z">
        <w:r w:rsidDel="00831CDD">
          <w:delText xml:space="preserve">Chris </w:delText>
        </w:r>
      </w:del>
      <w:ins w:id="1476" w:author="Joel Karr" w:date="2026-03-08T16:57:00Z" w16du:dateUtc="2026-03-08T21:57:00Z">
        <w:r w:rsidR="00831CDD">
          <w:t xml:space="preserve">CT </w:t>
        </w:r>
      </w:ins>
      <w:r>
        <w:t>was one of those leaders whose team would run through walls for him. He was fair but held people accountable. He never pointed fingers, even when he had every right to. In the months I'd worked with the company, I had never heard panic in his voice.</w:t>
      </w:r>
    </w:p>
    <w:p w14:paraId="72BA079B" w14:textId="77777777" w:rsidR="00E16E2E" w:rsidRPr="00E16E2E" w:rsidRDefault="00E16E2E" w:rsidP="00E16E2E">
      <w:r>
        <w:t>In the background, I could hear the tension of the brokerage floor. People were trying to find any information they could to help them connect with carriers to assign shipments. They'd pulled whatever reports they could find from the system before it went down and were working from stale data across dozens of people. It was causing people to call carriers for shipments that had already been booked, or even worse, miss finding carriers for shipments scheduled to be picked up that day. Commissions were on the line and Chris had already run through every workaround he knew.</w:t>
      </w:r>
    </w:p>
    <w:p w14:paraId="65C2C822" w14:textId="77777777" w:rsidR="00E16E2E" w:rsidRPr="00E16E2E" w:rsidRDefault="00E16E2E" w:rsidP="00E16E2E">
      <w:r>
        <w:t>"What's happening?" he asked. "Do we have a timeline yet?"</w:t>
      </w:r>
    </w:p>
    <w:p w14:paraId="7C849FE2" w14:textId="77777777" w:rsidR="00E16E2E" w:rsidRPr="00E16E2E" w:rsidRDefault="00E16E2E" w:rsidP="00E16E2E">
      <w:r>
        <w:t>I didn't know what was wrong. Not yet. The root cause was still buried somewhere in a complex flow of different queues stored in memory on the servers. I couldn't give him a timeline, but I could tell him where we were in the process.</w:t>
      </w:r>
    </w:p>
    <w:p w14:paraId="06F691A6" w14:textId="77777777" w:rsidR="00E16E2E" w:rsidRPr="00E16E2E" w:rsidRDefault="00E16E2E" w:rsidP="00E16E2E">
      <w:r>
        <w:t xml:space="preserve">"We're working through our incident runbook," I said. "We've ruled out any recent releases as well as any issues related to the database itself. Next step will be trying to remove </w:t>
      </w:r>
      <w:r>
        <w:lastRenderedPageBreak/>
        <w:t>pressure on the system by starting to clear out queues. Can you help us understand which shipments are the most important?"</w:t>
      </w:r>
    </w:p>
    <w:p w14:paraId="3C3E3A30" w14:textId="77AAF18F" w:rsidR="00E16E2E" w:rsidRPr="00E16E2E" w:rsidRDefault="00E16E2E" w:rsidP="00E16E2E">
      <w:r>
        <w:t xml:space="preserve">I hadn't given </w:t>
      </w:r>
      <w:del w:id="1477" w:author="Joel Karr" w:date="2026-03-08T17:21:00Z" w16du:dateUtc="2026-03-08T22:21:00Z">
        <w:r w:rsidDel="00C60DE9">
          <w:delText xml:space="preserve">Chris </w:delText>
        </w:r>
      </w:del>
      <w:ins w:id="1478" w:author="Joel Karr" w:date="2026-03-08T17:21:00Z" w16du:dateUtc="2026-03-08T22:21:00Z">
        <w:r w:rsidR="00C60DE9">
          <w:t xml:space="preserve">CT </w:t>
        </w:r>
      </w:ins>
      <w:r>
        <w:t>what he wanted, but he was able to take the information back to his team and turned his focus into helping us identify what was most critical to resolve first.</w:t>
      </w:r>
      <w:ins w:id="1479" w:author="Joel Karr" w:date="2026-03-08T17:21:00Z" w16du:dateUtc="2026-03-08T22:21:00Z">
        <w:r w:rsidR="004114FA">
          <w:t xml:space="preserve"> </w:t>
        </w:r>
      </w:ins>
      <w:ins w:id="1480" w:author="Joel Karr" w:date="2026-03-08T17:22:00Z" w16du:dateUtc="2026-03-08T22:22:00Z">
        <w:r w:rsidR="001A1896">
          <w:t>There was a pause on the line, then his voice shifted to be a little bit steadier. “Okay,” he said. “I can work with that.”</w:t>
        </w:r>
      </w:ins>
    </w:p>
    <w:p w14:paraId="3A4B15B6" w14:textId="77777777" w:rsidR="00E16E2E" w:rsidRPr="00E16E2E" w:rsidRDefault="00E16E2E" w:rsidP="00E16E2E">
      <w:r>
        <w:t>The call ended and I turned back to the conference room.</w:t>
      </w:r>
    </w:p>
    <w:p w14:paraId="6D8CAB86" w14:textId="77777777" w:rsidR="00E16E2E" w:rsidRPr="00E16E2E" w:rsidRDefault="00E16E2E" w:rsidP="00E16E2E">
      <w:r>
        <w:t xml:space="preserve">Some engineers were actively </w:t>
      </w:r>
      <w:proofErr w:type="gramStart"/>
      <w:r>
        <w:t>working</w:t>
      </w:r>
      <w:proofErr w:type="gramEnd"/>
      <w:r>
        <w:t xml:space="preserve"> the runbook, investigating different areas and ruling them out. Others had gone quiet. They weren't looking at code or proposing theories. They weren't really doing anything at all. They had just frozen.</w:t>
      </w:r>
    </w:p>
    <w:p w14:paraId="489D2DAA" w14:textId="77777777" w:rsidR="00E16E2E" w:rsidRPr="00E16E2E" w:rsidRDefault="00E16E2E" w:rsidP="00E16E2E">
      <w:commentRangeStart w:id="1481"/>
      <w:r>
        <w:t>They all had the same pressure with the same information but completely different responses.</w:t>
      </w:r>
      <w:commentRangeEnd w:id="1481"/>
      <w:r>
        <w:rPr>
          <w:rStyle w:val="CommentReference"/>
          <w:sz w:val="24"/>
          <w:szCs w:val="24"/>
        </w:rPr>
        <w:commentReference w:id="1481"/>
      </w:r>
    </w:p>
    <w:p w14:paraId="50EDA182" w14:textId="3EFAF918" w:rsidR="00E16E2E" w:rsidRPr="00E16E2E" w:rsidRDefault="00E16E2E" w:rsidP="00E16E2E"/>
    <w:p w14:paraId="4759CE65" w14:textId="77777777" w:rsidR="00E16E2E" w:rsidRPr="00E16E2E" w:rsidRDefault="00E16E2E" w:rsidP="00E16E2E">
      <w:pPr>
        <w:pStyle w:val="Heading3"/>
      </w:pPr>
      <w:bookmarkStart w:id="1482" w:name="_Toc224480617"/>
      <w:r>
        <w:t>Why People Freeze</w:t>
      </w:r>
      <w:bookmarkEnd w:id="1482"/>
    </w:p>
    <w:p w14:paraId="5B4FCE2F" w14:textId="77777777" w:rsidR="00E16E2E" w:rsidRPr="00E16E2E" w:rsidRDefault="00E16E2E" w:rsidP="00E16E2E">
      <w:commentRangeStart w:id="1483"/>
      <w:r>
        <w:t>The easy explanation is that some people handle stress better than others.</w:t>
      </w:r>
    </w:p>
    <w:p w14:paraId="1FA5C495" w14:textId="77777777" w:rsidR="00E16E2E" w:rsidRPr="00E16E2E" w:rsidRDefault="00E16E2E" w:rsidP="00E16E2E">
      <w:r>
        <w:t xml:space="preserve">It's a comfortable idea that lets us off the hook. You either were born with the temperament to perform under high </w:t>
      </w:r>
      <w:proofErr w:type="gramStart"/>
      <w:r>
        <w:t>stress</w:t>
      </w:r>
      <w:proofErr w:type="gramEnd"/>
      <w:r>
        <w:t xml:space="preserve"> or you weren't. Some people are clutch performers, and the rest of us just </w:t>
      </w:r>
      <w:proofErr w:type="gramStart"/>
      <w:r>
        <w:t>have to</w:t>
      </w:r>
      <w:proofErr w:type="gramEnd"/>
      <w:r>
        <w:t xml:space="preserve"> hope to avoid tough scenarios.</w:t>
      </w:r>
    </w:p>
    <w:p w14:paraId="357343FF" w14:textId="20C13A92" w:rsidR="00E16E2E" w:rsidRPr="00E16E2E" w:rsidDel="002845A0" w:rsidRDefault="00E16E2E" w:rsidP="00E16E2E">
      <w:pPr>
        <w:rPr>
          <w:del w:id="1484" w:author="Joel Karr" w:date="2026-03-08T17:54:00Z" w16du:dateUtc="2026-03-08T22:54:00Z"/>
        </w:rPr>
      </w:pPr>
      <w:del w:id="1485" w:author="Joel Karr" w:date="2026-03-08T17:54:00Z" w16du:dateUtc="2026-03-08T22:54:00Z">
        <w:r w:rsidDel="002845A0">
          <w:delText>Taking a closer look reveals something different.</w:delText>
        </w:r>
      </w:del>
    </w:p>
    <w:p w14:paraId="22046C80" w14:textId="77777777" w:rsidR="00E16E2E" w:rsidRPr="00E16E2E" w:rsidRDefault="00E16E2E" w:rsidP="00E16E2E">
      <w:r>
        <w:t>The software engineers who froze weren't inexperienced. Several of them had been with the company for years and knew the system well. They'd been through outages before and could easily write a list of possible root causes. In contrast, some of the engineers who moved fast were new to the company and were learning the system in real time.</w:t>
      </w:r>
    </w:p>
    <w:p w14:paraId="1EC31C54" w14:textId="77777777" w:rsidR="00E16E2E" w:rsidRPr="00E16E2E" w:rsidRDefault="00E16E2E" w:rsidP="00E16E2E">
      <w:r>
        <w:t>The difference wasn't experience or toughness. It was how they reacted to new information.</w:t>
      </w:r>
    </w:p>
    <w:p w14:paraId="3E229456" w14:textId="77777777" w:rsidR="00E16E2E" w:rsidRPr="00E16E2E" w:rsidRDefault="00E16E2E" w:rsidP="00E16E2E">
      <w:r>
        <w:t>Some found ways to shrink the problem. Others quickly expanded any bit of information into every possible ancillary clue.</w:t>
      </w:r>
      <w:commentRangeEnd w:id="1483"/>
      <w:r>
        <w:rPr>
          <w:rStyle w:val="CommentReference"/>
          <w:sz w:val="24"/>
          <w:szCs w:val="24"/>
        </w:rPr>
        <w:commentReference w:id="1483"/>
      </w:r>
    </w:p>
    <w:p w14:paraId="4FA18E91" w14:textId="77777777" w:rsidR="00E16E2E" w:rsidRPr="00E16E2E" w:rsidRDefault="00E16E2E" w:rsidP="00E16E2E">
      <w:r>
        <w:t>When a system fails, the number of unknowns multiplies fast. You don't know the root cause. You often don't even know the total blast radius. You have a mix of data from logs and reports from users that may or may not have been altered through the telephone game it took to reach you. Each unknown takes up space in your head.</w:t>
      </w:r>
    </w:p>
    <w:p w14:paraId="03E73D07" w14:textId="77777777" w:rsidR="00E16E2E" w:rsidRPr="00E16E2E" w:rsidRDefault="00E16E2E" w:rsidP="00E16E2E">
      <w:r>
        <w:lastRenderedPageBreak/>
        <w:t xml:space="preserve">The same cognitive limits George </w:t>
      </w:r>
      <w:commentRangeStart w:id="1486"/>
      <w:commentRangeStart w:id="1487"/>
      <w:r>
        <w:t>Miller</w:t>
      </w:r>
      <w:commentRangeEnd w:id="1486"/>
      <w:r>
        <w:rPr>
          <w:rStyle w:val="CommentReference"/>
          <w:sz w:val="24"/>
          <w:szCs w:val="24"/>
        </w:rPr>
        <w:commentReference w:id="1486"/>
      </w:r>
      <w:commentRangeEnd w:id="1487"/>
      <w:r w:rsidR="00321F43">
        <w:rPr>
          <w:rStyle w:val="CommentReference"/>
        </w:rPr>
        <w:commentReference w:id="1487"/>
      </w:r>
      <w:r>
        <w:t xml:space="preserve"> identified apply here. Most people can hold about five to seven independent things in working memory before reasoning slows and decision-making degrades. During an outage, unknowns pile up far faster than that. Each new piece of ambiguous information feels like weight growing exponentially.</w:t>
      </w:r>
    </w:p>
    <w:p w14:paraId="591CDBAE" w14:textId="77777777" w:rsidR="00E16E2E" w:rsidRPr="00E16E2E" w:rsidRDefault="00E16E2E" w:rsidP="00E16E2E">
      <w:r>
        <w:t>When too many unknowns accumulate at once, people stop completely. Their working memory is full and there's no room left to make decisions. They wait for someone else to tell them what to do or for additional information to reduce the unknowns to a manageable level.</w:t>
      </w:r>
    </w:p>
    <w:p w14:paraId="43248D82" w14:textId="77777777" w:rsidR="00E16E2E" w:rsidRPr="00E16E2E" w:rsidRDefault="00E16E2E" w:rsidP="00E16E2E">
      <w:r>
        <w:t>The engineers who kept moving weren't immune to this. They had just learned to do something about it.</w:t>
      </w:r>
    </w:p>
    <w:p w14:paraId="6C559242" w14:textId="7BAD763A" w:rsidR="00E16E2E" w:rsidRPr="00E16E2E" w:rsidRDefault="00E16E2E" w:rsidP="00E16E2E"/>
    <w:p w14:paraId="29D8EC9B" w14:textId="77777777" w:rsidR="00E16E2E" w:rsidRPr="00E16E2E" w:rsidRDefault="00E16E2E" w:rsidP="00E16E2E">
      <w:pPr>
        <w:pStyle w:val="Heading3"/>
      </w:pPr>
      <w:bookmarkStart w:id="1488" w:name="_Toc224480618"/>
      <w:r>
        <w:t>Shrinking the Problem</w:t>
      </w:r>
      <w:bookmarkEnd w:id="1488"/>
    </w:p>
    <w:p w14:paraId="01F9CF41" w14:textId="77777777" w:rsidR="00E16E2E" w:rsidRPr="00E16E2E" w:rsidRDefault="00E16E2E" w:rsidP="00E16E2E">
      <w:r>
        <w:t xml:space="preserve">During one of the outages, we needed to understand how far behind the queues had gotten </w:t>
      </w:r>
      <w:proofErr w:type="gramStart"/>
      <w:r>
        <w:t>in order to</w:t>
      </w:r>
      <w:proofErr w:type="gramEnd"/>
      <w:r>
        <w:t xml:space="preserve"> determine what remediation actions to take. There was no easy dashboard to check the queue length, so we were trying to find other data points to use as a proxy.</w:t>
      </w:r>
    </w:p>
    <w:p w14:paraId="67909507" w14:textId="77777777" w:rsidR="00E16E2E" w:rsidRPr="00E16E2E" w:rsidRDefault="00E16E2E" w:rsidP="00E16E2E">
      <w:r>
        <w:t xml:space="preserve">Several software engineers were deeply engaged in </w:t>
      </w:r>
      <w:proofErr w:type="gramStart"/>
      <w:r>
        <w:t>a conversation</w:t>
      </w:r>
      <w:proofErr w:type="gramEnd"/>
      <w:r>
        <w:t xml:space="preserve">. One person suggested we look at all new shipments created that morning, but that didn't account for shipments that had already been booked to carriers. To solve that we could look at outbound emails that had been sent because every carrier gets a confirmation email. Some of those emails may have been </w:t>
      </w:r>
      <w:proofErr w:type="gramStart"/>
      <w:r>
        <w:t>resends</w:t>
      </w:r>
      <w:proofErr w:type="gramEnd"/>
      <w:r>
        <w:t>, so we would need to filter by subject line.</w:t>
      </w:r>
    </w:p>
    <w:p w14:paraId="30B21207" w14:textId="77777777" w:rsidR="00E16E2E" w:rsidRPr="00E16E2E" w:rsidRDefault="00E16E2E" w:rsidP="00E16E2E">
      <w:r>
        <w:t xml:space="preserve">The unknowns seemed to be multiplying. As they talked, minutes were quickly slipping by. We needed to </w:t>
      </w:r>
      <w:proofErr w:type="gramStart"/>
      <w:r>
        <w:t>make a decision</w:t>
      </w:r>
      <w:proofErr w:type="gramEnd"/>
      <w:r>
        <w:t xml:space="preserve"> desperately, but people were focused on trying to solve every unknown.</w:t>
      </w:r>
    </w:p>
    <w:p w14:paraId="3A6A50EA" w14:textId="77777777" w:rsidR="00E16E2E" w:rsidRPr="00E16E2E" w:rsidRDefault="00E16E2E" w:rsidP="00E16E2E">
      <w:r>
        <w:t>One of the mid-level engineers spoke up.</w:t>
      </w:r>
    </w:p>
    <w:p w14:paraId="1BAEE798" w14:textId="3C7A95BA" w:rsidR="00E16E2E" w:rsidRPr="00E16E2E" w:rsidRDefault="00E16E2E" w:rsidP="00E16E2E">
      <w:r>
        <w:t>"Do we have enough confidence that the number is over ten thousand, which would take a couple hours to process at a minimum?" she asked.</w:t>
      </w:r>
    </w:p>
    <w:p w14:paraId="1FF769BE" w14:textId="77777777" w:rsidR="00E16E2E" w:rsidRPr="00E16E2E" w:rsidRDefault="00E16E2E" w:rsidP="00E16E2E">
      <w:r>
        <w:t>The room paused their conversation and looked over at her. Then someone said, "Yeah. Actually. It does."</w:t>
      </w:r>
    </w:p>
    <w:p w14:paraId="71A06859" w14:textId="77777777" w:rsidR="00E16E2E" w:rsidRPr="00E16E2E" w:rsidRDefault="00E16E2E" w:rsidP="00E16E2E">
      <w:r>
        <w:t xml:space="preserve">We stopped chasing the exact count because it didn't matter whether the queue had twelve thousand messages or eighty thousand. Either way, it would take far too long to catch up on its own. We moved all the messages to a temporary queue, which allowed new messages to </w:t>
      </w:r>
      <w:proofErr w:type="gramStart"/>
      <w:r>
        <w:t>process</w:t>
      </w:r>
      <w:proofErr w:type="gramEnd"/>
      <w:r>
        <w:t xml:space="preserve"> quickly.</w:t>
      </w:r>
    </w:p>
    <w:p w14:paraId="31D025BB" w14:textId="77777777" w:rsidR="00E16E2E" w:rsidRPr="00E16E2E" w:rsidRDefault="00E16E2E" w:rsidP="00E16E2E">
      <w:r>
        <w:lastRenderedPageBreak/>
        <w:t>We had shrunk the problem by focusing on the information that drove us to action. Once we had allowed new messages to begin processing again, we could focus on shrinking the remaining unknowns enough to drive the next action.</w:t>
      </w:r>
    </w:p>
    <w:p w14:paraId="1944331B" w14:textId="77777777" w:rsidR="00E16E2E" w:rsidRPr="00E16E2E" w:rsidRDefault="00E16E2E" w:rsidP="00E16E2E">
      <w:r>
        <w:t>We knew that the total number of messages was not unusual, so something else must have caused the buildup to start. It could have been a corrupt message getting stuck, or some underlying API causing enough performance degradation to slow each message down. Whatever the true root cause, we knew that the next action was to start processing the messages we had put in the temporary queue and watch what happened.</w:t>
      </w:r>
    </w:p>
    <w:p w14:paraId="686940D0" w14:textId="77777777" w:rsidR="00E16E2E" w:rsidRPr="00E16E2E" w:rsidRDefault="00E16E2E" w:rsidP="00E16E2E">
      <w:r>
        <w:t xml:space="preserve">When we got to a single message that seemed stuck, we worked on reducing that problem until we could </w:t>
      </w:r>
      <w:proofErr w:type="gramStart"/>
      <w:r>
        <w:t>take action</w:t>
      </w:r>
      <w:proofErr w:type="gramEnd"/>
      <w:r>
        <w:t xml:space="preserve"> again.</w:t>
      </w:r>
    </w:p>
    <w:p w14:paraId="28E859A2" w14:textId="77777777" w:rsidR="00E16E2E" w:rsidRPr="00E16E2E" w:rsidRDefault="00E16E2E" w:rsidP="00E16E2E">
      <w:r>
        <w:t>Pressure players don't eliminate unknowns. They bound them. They narrow the scope enough to give their brains room to work.</w:t>
      </w:r>
    </w:p>
    <w:p w14:paraId="74C36F2B" w14:textId="7F7B3930" w:rsidR="00E16E2E" w:rsidRPr="00E16E2E" w:rsidRDefault="00E16E2E" w:rsidP="00E16E2E"/>
    <w:p w14:paraId="088CC43A" w14:textId="77777777" w:rsidR="00E16E2E" w:rsidRPr="00E16E2E" w:rsidRDefault="00E16E2E" w:rsidP="00E16E2E">
      <w:pPr>
        <w:pStyle w:val="Heading3"/>
      </w:pPr>
      <w:bookmarkStart w:id="1489" w:name="_Toc224480619"/>
      <w:r>
        <w:t>The Runbook</w:t>
      </w:r>
      <w:bookmarkEnd w:id="1489"/>
    </w:p>
    <w:p w14:paraId="1B50A570" w14:textId="77777777" w:rsidR="00E16E2E" w:rsidRPr="00E16E2E" w:rsidRDefault="00E16E2E" w:rsidP="00E16E2E">
      <w:r>
        <w:t>Teams that create their own runbook have already identified ways to isolate the necessary information to take a set of actions. It's simply a checklist of where to get specific information and what actions to take based on the results.</w:t>
      </w:r>
    </w:p>
    <w:p w14:paraId="7FE76E49" w14:textId="77777777" w:rsidR="00E16E2E" w:rsidRPr="00E16E2E" w:rsidRDefault="00E16E2E" w:rsidP="00E16E2E">
      <w:r>
        <w:t>When the system is down and stakeholders are calling with the pressure mounting, the last thing you want to do is spend brainpower deciding where to start. The runbook makes those decisions for you.</w:t>
      </w:r>
    </w:p>
    <w:p w14:paraId="6C7ED3FD" w14:textId="77777777" w:rsidR="00E16E2E" w:rsidRPr="00E16E2E" w:rsidRDefault="00E16E2E" w:rsidP="00E16E2E">
      <w:r>
        <w:t>Check for any hardware usage alerts. If there are any, try to scale hardware.</w:t>
      </w:r>
    </w:p>
    <w:p w14:paraId="58977949" w14:textId="77777777" w:rsidR="00E16E2E" w:rsidRPr="00E16E2E" w:rsidRDefault="00E16E2E" w:rsidP="00E16E2E">
      <w:r>
        <w:t>Check for any recent releases. If there are any, roll back the changes.</w:t>
      </w:r>
    </w:p>
    <w:p w14:paraId="4614C068" w14:textId="77777777" w:rsidR="00E16E2E" w:rsidRPr="00E16E2E" w:rsidRDefault="00E16E2E" w:rsidP="00E16E2E">
      <w:r>
        <w:t>If the delays on the queue get to be more than fifteen minutes, move all the messages to a temporary queue to allow new messages to process in real time.</w:t>
      </w:r>
    </w:p>
    <w:p w14:paraId="46E38294" w14:textId="2B1F9C04" w:rsidR="00E16E2E" w:rsidRDefault="00E16E2E" w:rsidP="00E16E2E">
      <w:r>
        <w:t xml:space="preserve">The runbook isn't about removing judgment. It's about preserving cognitive capacity for the judgments that </w:t>
      </w:r>
      <w:proofErr w:type="gramStart"/>
      <w:r>
        <w:t>actually matter</w:t>
      </w:r>
      <w:proofErr w:type="gramEnd"/>
      <w:r>
        <w:t>. Every decision the runbook makes for you is one less thing consuming working memory during the moments when you need it most.</w:t>
      </w:r>
    </w:p>
    <w:p w14:paraId="037D7842" w14:textId="77777777" w:rsidR="00E16E2E" w:rsidRPr="00E16E2E" w:rsidRDefault="00E16E2E" w:rsidP="00E16E2E"/>
    <w:p w14:paraId="21153B3D" w14:textId="77777777" w:rsidR="00E16E2E" w:rsidRPr="00E16E2E" w:rsidRDefault="00E16E2E" w:rsidP="00E16E2E">
      <w:pPr>
        <w:pStyle w:val="Heading3"/>
      </w:pPr>
      <w:bookmarkStart w:id="1490" w:name="_Toc224480620"/>
      <w:r>
        <w:t>Becoming a Pressure Player</w:t>
      </w:r>
      <w:bookmarkEnd w:id="1490"/>
    </w:p>
    <w:p w14:paraId="468E53F9" w14:textId="4BFA2FEC" w:rsidR="00E16E2E" w:rsidRPr="00E16E2E" w:rsidDel="001E0EEC" w:rsidRDefault="00E16E2E" w:rsidP="00E16E2E">
      <w:pPr>
        <w:rPr>
          <w:del w:id="1491" w:author="Joel Karr" w:date="2026-03-15T17:22:00Z" w16du:dateUtc="2026-03-15T22:22:00Z"/>
        </w:rPr>
      </w:pPr>
      <w:r>
        <w:t xml:space="preserve">The engineers who excelled during those outages weren't born with a superpower. They had learned through training or a series of painful </w:t>
      </w:r>
      <w:proofErr w:type="gramStart"/>
      <w:r>
        <w:t>trial</w:t>
      </w:r>
      <w:proofErr w:type="gramEnd"/>
      <w:r>
        <w:t xml:space="preserve"> and </w:t>
      </w:r>
      <w:proofErr w:type="gramStart"/>
      <w:r>
        <w:t>error</w:t>
      </w:r>
      <w:proofErr w:type="gramEnd"/>
      <w:r>
        <w:t xml:space="preserve"> how to respond quickly to </w:t>
      </w:r>
      <w:r>
        <w:lastRenderedPageBreak/>
        <w:t xml:space="preserve">changing information. That allowed them to react, and act, with more intuition and efficiency. </w:t>
      </w:r>
      <w:del w:id="1492" w:author="Joel Karr" w:date="2026-03-15T17:22:00Z" w16du:dateUtc="2026-03-15T22:22:00Z">
        <w:r w:rsidDel="001E0EEC">
          <w:delText>It’s a skill we can all develop by focusing on a few key elements, listed below.</w:delText>
        </w:r>
      </w:del>
    </w:p>
    <w:p w14:paraId="5D3855DD" w14:textId="13A49C0A" w:rsidR="00E16E2E" w:rsidRPr="00E16E2E" w:rsidDel="001E0EEC" w:rsidRDefault="003D00C8" w:rsidP="00E16E2E">
      <w:pPr>
        <w:pStyle w:val="Heading4"/>
        <w:rPr>
          <w:del w:id="1493" w:author="Joel Karr" w:date="2026-03-15T17:22:00Z" w16du:dateUtc="2026-03-15T22:22:00Z"/>
        </w:rPr>
      </w:pPr>
      <w:del w:id="1494" w:author="Joel Karr" w:date="2026-03-15T17:22:00Z" w16du:dateUtc="2026-03-15T22:22:00Z">
        <w:r w:rsidDel="001E0EEC">
          <w:delText>1. Bound the unknowns</w:delText>
        </w:r>
      </w:del>
    </w:p>
    <w:p w14:paraId="5542FA64" w14:textId="6366B922" w:rsidR="00E16E2E" w:rsidRPr="00E16E2E" w:rsidDel="001E0EEC" w:rsidRDefault="00E16E2E" w:rsidP="00E16E2E">
      <w:pPr>
        <w:rPr>
          <w:del w:id="1495" w:author="Joel Karr" w:date="2026-03-15T17:22:00Z" w16du:dateUtc="2026-03-15T22:22:00Z"/>
        </w:rPr>
      </w:pPr>
      <w:del w:id="1496" w:author="Joel Karr" w:date="2026-03-15T17:22:00Z" w16du:dateUtc="2026-03-15T22:22:00Z">
        <w:r w:rsidDel="001E0EEC">
          <w:delText>You don't need exact answers. You need enough confidence that you're directionally correct to let you decide what to do next. Sometimes you need to make an assumption, test it quickly against known information, and then proceed as if it's accurate.</w:delText>
        </w:r>
      </w:del>
    </w:p>
    <w:p w14:paraId="058CB8E1" w14:textId="0736ACA5" w:rsidR="00E16E2E" w:rsidRPr="00E16E2E" w:rsidDel="001E0EEC" w:rsidRDefault="00E16E2E" w:rsidP="00E16E2E">
      <w:pPr>
        <w:rPr>
          <w:del w:id="1497" w:author="Joel Karr" w:date="2026-03-15T17:22:00Z" w16du:dateUtc="2026-03-15T22:22:00Z"/>
        </w:rPr>
      </w:pPr>
      <w:del w:id="1498" w:author="Joel Karr" w:date="2026-03-15T17:22:00Z" w16du:dateUtc="2026-03-15T22:22:00Z">
        <w:r w:rsidDel="001E0EEC">
          <w:delText>The question "Do we have enough confidence that it's over ten thousand?" wasn't asking for precision. It was asking whether we knew enough to act. That's a different question, and it's the one that matters during an incident.</w:delText>
        </w:r>
      </w:del>
    </w:p>
    <w:p w14:paraId="029D4E75" w14:textId="604285C0" w:rsidR="00E16E2E" w:rsidRPr="00E16E2E" w:rsidDel="001E0EEC" w:rsidRDefault="003D00C8" w:rsidP="00E16E2E">
      <w:pPr>
        <w:pStyle w:val="Heading4"/>
        <w:rPr>
          <w:del w:id="1499" w:author="Joel Karr" w:date="2026-03-15T17:22:00Z" w16du:dateUtc="2026-03-15T22:22:00Z"/>
        </w:rPr>
      </w:pPr>
      <w:del w:id="1500" w:author="Joel Karr" w:date="2026-03-15T17:22:00Z" w16du:dateUtc="2026-03-15T22:22:00Z">
        <w:r w:rsidDel="001E0EEC">
          <w:delText>2. Constrain the scope</w:delText>
        </w:r>
      </w:del>
    </w:p>
    <w:p w14:paraId="67D79340" w14:textId="131C58F6" w:rsidR="00E16E2E" w:rsidRPr="00E16E2E" w:rsidDel="001E0EEC" w:rsidRDefault="00E16E2E" w:rsidP="00E16E2E">
      <w:pPr>
        <w:rPr>
          <w:del w:id="1501" w:author="Joel Karr" w:date="2026-03-15T17:22:00Z" w16du:dateUtc="2026-03-15T22:22:00Z"/>
        </w:rPr>
      </w:pPr>
      <w:del w:id="1502" w:author="Joel Karr" w:date="2026-03-15T17:22:00Z" w16du:dateUtc="2026-03-15T22:22:00Z">
        <w:r w:rsidDel="001E0EEC">
          <w:delText>Not every problem needs solving right away. You only need to identify actions you can take to improve the situation.</w:delText>
        </w:r>
      </w:del>
    </w:p>
    <w:p w14:paraId="5438F9A9" w14:textId="6E01158D" w:rsidR="00E16E2E" w:rsidRPr="00E16E2E" w:rsidDel="001E0EEC" w:rsidRDefault="00E16E2E" w:rsidP="00E16E2E">
      <w:pPr>
        <w:rPr>
          <w:del w:id="1503" w:author="Joel Karr" w:date="2026-03-15T17:22:00Z" w16du:dateUtc="2026-03-15T22:22:00Z"/>
        </w:rPr>
      </w:pPr>
      <w:del w:id="1504" w:author="Joel Karr" w:date="2026-03-15T17:22:00Z" w16du:dateUtc="2026-03-15T22:22:00Z">
        <w:r w:rsidDel="001E0EEC">
          <w:delText>During that outage, we didn't try to find the root cause while the system was down. We focused on getting new messages flowing again. Root cause analysis could wait until we had stopped the bleeding. Trying to solve everything at once is how people freeze.</w:delText>
        </w:r>
      </w:del>
    </w:p>
    <w:p w14:paraId="28CE9918" w14:textId="5CD7EBF3" w:rsidR="00E16E2E" w:rsidRPr="00E16E2E" w:rsidDel="001E0EEC" w:rsidRDefault="003D00C8" w:rsidP="00E16E2E">
      <w:pPr>
        <w:pStyle w:val="Heading4"/>
        <w:rPr>
          <w:del w:id="1505" w:author="Joel Karr" w:date="2026-03-15T17:22:00Z" w16du:dateUtc="2026-03-15T22:22:00Z"/>
        </w:rPr>
      </w:pPr>
      <w:del w:id="1506" w:author="Joel Karr" w:date="2026-03-15T17:22:00Z" w16du:dateUtc="2026-03-15T22:22:00Z">
        <w:r w:rsidDel="001E0EEC">
          <w:delText>3. Follow the runbook</w:delText>
        </w:r>
      </w:del>
    </w:p>
    <w:p w14:paraId="18D3F940" w14:textId="6EF5E8FE" w:rsidR="00E16E2E" w:rsidRPr="00E16E2E" w:rsidDel="001E0EEC" w:rsidRDefault="00E16E2E" w:rsidP="00E16E2E">
      <w:pPr>
        <w:rPr>
          <w:del w:id="1507" w:author="Joel Karr" w:date="2026-03-15T17:22:00Z" w16du:dateUtc="2026-03-15T22:22:00Z"/>
        </w:rPr>
      </w:pPr>
      <w:del w:id="1508" w:author="Joel Karr" w:date="2026-03-15T17:22:00Z" w16du:dateUtc="2026-03-15T22:22:00Z">
        <w:r w:rsidDel="001E0EEC">
          <w:delText>When pressure mounts, don't improvise if you don't have to. The runbook exists precisely for moments when your brain is already overloaded. Trust the process your team built when they weren't under pressure.</w:delText>
        </w:r>
      </w:del>
    </w:p>
    <w:p w14:paraId="170DC353" w14:textId="4FA1691B" w:rsidR="00E16E2E" w:rsidRPr="00E16E2E" w:rsidDel="001E0EEC" w:rsidRDefault="00E16E2E" w:rsidP="00E16E2E">
      <w:pPr>
        <w:rPr>
          <w:del w:id="1509" w:author="Joel Karr" w:date="2026-03-15T17:22:00Z" w16du:dateUtc="2026-03-15T22:22:00Z"/>
        </w:rPr>
      </w:pPr>
      <w:del w:id="1510" w:author="Joel Karr" w:date="2026-03-15T17:22:00Z" w16du:dateUtc="2026-03-15T22:22:00Z">
        <w:r w:rsidDel="001E0EEC">
          <w:delText>If you don't have a runbook, that's the first thing to fix after the incident is over.</w:delText>
        </w:r>
      </w:del>
    </w:p>
    <w:p w14:paraId="060B0E0A" w14:textId="7992D375" w:rsidR="00E16E2E" w:rsidRPr="00E16E2E" w:rsidDel="001E0EEC" w:rsidRDefault="003D00C8" w:rsidP="003D00C8">
      <w:pPr>
        <w:pStyle w:val="Heading4"/>
        <w:rPr>
          <w:del w:id="1511" w:author="Joel Karr" w:date="2026-03-15T17:22:00Z" w16du:dateUtc="2026-03-15T22:22:00Z"/>
        </w:rPr>
      </w:pPr>
      <w:del w:id="1512" w:author="Joel Karr" w:date="2026-03-15T17:22:00Z" w16du:dateUtc="2026-03-15T22:22:00Z">
        <w:r w:rsidDel="001E0EEC">
          <w:delText>4. Unfreeze your teammates</w:delText>
        </w:r>
      </w:del>
    </w:p>
    <w:p w14:paraId="712642A9" w14:textId="41FA2178" w:rsidR="00E16E2E" w:rsidRPr="00E16E2E" w:rsidDel="001E0EEC" w:rsidRDefault="00E16E2E" w:rsidP="00E16E2E">
      <w:pPr>
        <w:rPr>
          <w:del w:id="1513" w:author="Joel Karr" w:date="2026-03-15T17:22:00Z" w16du:dateUtc="2026-03-15T22:22:00Z"/>
        </w:rPr>
      </w:pPr>
      <w:del w:id="1514" w:author="Joel Karr" w:date="2026-03-15T17:22:00Z" w16du:dateUtc="2026-03-15T22:22:00Z">
        <w:r w:rsidDel="001E0EEC">
          <w:delText>When someone on your team goes quiet, they may be overwhelmed. Their working memory is full and they don't have a clear next step.</w:delText>
        </w:r>
      </w:del>
    </w:p>
    <w:p w14:paraId="63D853F7" w14:textId="2105CE9C" w:rsidR="00E16E2E" w:rsidRPr="00E16E2E" w:rsidDel="001E0EEC" w:rsidRDefault="00E16E2E" w:rsidP="00E16E2E">
      <w:pPr>
        <w:rPr>
          <w:del w:id="1515" w:author="Joel Karr" w:date="2026-03-15T17:22:00Z" w16du:dateUtc="2026-03-15T22:22:00Z"/>
        </w:rPr>
      </w:pPr>
      <w:del w:id="1516" w:author="Joel Karr" w:date="2026-03-15T17:22:00Z" w16du:dateUtc="2026-03-15T22:22:00Z">
        <w:r w:rsidDel="001E0EEC">
          <w:delText>Ask them what unknowns they're currently trying to solve. Help them by taking some off the table with either assumptions or acceptable ranges. Sometimes just saying "Let's assume it's over ten thousand and move on" is enough to get someone unstuck.</w:delText>
        </w:r>
      </w:del>
    </w:p>
    <w:p w14:paraId="7D1A0D42" w14:textId="3BF857E6" w:rsidR="00E16E2E" w:rsidRPr="00E16E2E" w:rsidDel="001E0EEC" w:rsidRDefault="00E16E2E" w:rsidP="00E16E2E">
      <w:pPr>
        <w:rPr>
          <w:del w:id="1517" w:author="Joel Karr" w:date="2026-03-15T17:22:00Z" w16du:dateUtc="2026-03-15T22:22:00Z"/>
        </w:rPr>
      </w:pPr>
      <w:del w:id="1518" w:author="Joel Karr" w:date="2026-03-15T17:22:00Z" w16du:dateUtc="2026-03-15T22:22:00Z">
        <w:r w:rsidDel="001E0EEC">
          <w:delText>The goal isn't to have all the answers. It's to keep the team moving when the natural response is to stop.</w:delText>
        </w:r>
      </w:del>
    </w:p>
    <w:p w14:paraId="6B7B97B5" w14:textId="0E154423" w:rsidR="00E16E2E" w:rsidRDefault="00E16E2E" w:rsidP="001E0EEC">
      <w:pPr>
        <w:rPr>
          <w:ins w:id="1519" w:author="Joel Karr" w:date="2026-03-15T17:22:00Z" w16du:dateUtc="2026-03-15T22:22:00Z"/>
        </w:rPr>
      </w:pPr>
    </w:p>
    <w:p w14:paraId="039790D8" w14:textId="77777777" w:rsidR="001E0EEC" w:rsidRPr="001E0EEC" w:rsidRDefault="001E0EEC" w:rsidP="001E0EEC">
      <w:pPr>
        <w:rPr>
          <w:ins w:id="1520" w:author="Joel Karr" w:date="2026-03-15T17:22:00Z"/>
        </w:rPr>
      </w:pPr>
      <w:ins w:id="1521" w:author="Joel Karr" w:date="2026-03-15T17:22:00Z">
        <w:r w:rsidRPr="001E0EEC">
          <w:t>The engineers who excelled during those outages weren't born with a superpower. They had learned, through training or a series of painful trial and error, how to respond quickly to changing information. It's a skill anyone can develop.</w:t>
        </w:r>
      </w:ins>
    </w:p>
    <w:p w14:paraId="689C6278" w14:textId="77777777" w:rsidR="001E0EEC" w:rsidRPr="001E0EEC" w:rsidRDefault="001E0EEC" w:rsidP="001E0EEC">
      <w:pPr>
        <w:rPr>
          <w:ins w:id="1522" w:author="Joel Karr" w:date="2026-03-15T17:22:00Z"/>
        </w:rPr>
      </w:pPr>
      <w:ins w:id="1523" w:author="Joel Karr" w:date="2026-03-15T17:22:00Z">
        <w:r w:rsidRPr="001E0EEC">
          <w:lastRenderedPageBreak/>
          <w:t xml:space="preserve">The first move is to bound the </w:t>
        </w:r>
        <w:proofErr w:type="gramStart"/>
        <w:r w:rsidRPr="001E0EEC">
          <w:t>unknowns</w:t>
        </w:r>
        <w:proofErr w:type="gramEnd"/>
        <w:r w:rsidRPr="001E0EEC">
          <w:t xml:space="preserve"> rather than chase them. You don't need exact answers. You need enough confidence that you're directionally correct to decide what to do next. The question </w:t>
        </w:r>
        <w:r w:rsidRPr="001E0EEC">
          <w:rPr>
            <w:i/>
            <w:iCs/>
          </w:rPr>
          <w:t>"Do we have enough confidence that it's over ten thousand?"</w:t>
        </w:r>
        <w:r w:rsidRPr="001E0EEC">
          <w:t xml:space="preserve"> wasn't asking for precision. It was asking whether we knew enough to act. That's a different question, and it's the one that matters during an incident.</w:t>
        </w:r>
      </w:ins>
    </w:p>
    <w:p w14:paraId="527A71AE" w14:textId="2A6E694E" w:rsidR="001E0EEC" w:rsidRPr="001E0EEC" w:rsidRDefault="001E0EEC" w:rsidP="001E0EEC">
      <w:pPr>
        <w:rPr>
          <w:ins w:id="1524" w:author="Joel Karr" w:date="2026-03-15T17:22:00Z"/>
        </w:rPr>
      </w:pPr>
      <w:ins w:id="1525" w:author="Joel Karr" w:date="2026-03-15T17:22:00Z">
        <w:r w:rsidRPr="001E0EEC">
          <w:t xml:space="preserve">The second move is to constrain the scope. Not every problem </w:t>
        </w:r>
        <w:proofErr w:type="gramStart"/>
        <w:r w:rsidRPr="001E0EEC">
          <w:t>needs</w:t>
        </w:r>
        <w:proofErr w:type="gramEnd"/>
        <w:r w:rsidRPr="001E0EEC">
          <w:t xml:space="preserve"> solving right now. During that outage, we didn't try to find the root cause while the system was down</w:t>
        </w:r>
      </w:ins>
      <w:ins w:id="1526" w:author="Joel Karr" w:date="2026-03-15T17:25:00Z" w16du:dateUtc="2026-03-15T22:25:00Z">
        <w:r w:rsidR="007257BE">
          <w:t>. W</w:t>
        </w:r>
      </w:ins>
      <w:ins w:id="1527" w:author="Joel Karr" w:date="2026-03-15T17:22:00Z">
        <w:r w:rsidRPr="001E0EEC">
          <w:t>e focused on getting new messages flowing again. Root cause analysis could wait until we had stopped the bleeding. Trying to solve everything at once is how people freeze.</w:t>
        </w:r>
      </w:ins>
    </w:p>
    <w:p w14:paraId="3E68031E" w14:textId="51E73C56" w:rsidR="001E0EEC" w:rsidRPr="001E0EEC" w:rsidRDefault="001E0EEC" w:rsidP="001E0EEC">
      <w:pPr>
        <w:rPr>
          <w:ins w:id="1528" w:author="Joel Karr" w:date="2026-03-15T17:22:00Z"/>
        </w:rPr>
      </w:pPr>
      <w:ins w:id="1529" w:author="Joel Karr" w:date="2026-03-15T17:22:00Z">
        <w:r w:rsidRPr="001E0EEC">
          <w:t>The third move is to trust the runbook. When pressure mounts, don't improvise if you don't have to. The runbook exists precisely for moments when your brain is already overloaded</w:t>
        </w:r>
      </w:ins>
      <w:ins w:id="1530" w:author="Joel Karr" w:date="2026-03-15T17:26:00Z" w16du:dateUtc="2026-03-15T22:26:00Z">
        <w:r w:rsidR="007257BE">
          <w:t xml:space="preserve">. </w:t>
        </w:r>
      </w:ins>
      <w:ins w:id="1531" w:author="Joel Karr" w:date="2026-03-15T17:22:00Z">
        <w:r w:rsidRPr="001E0EEC">
          <w:t xml:space="preserve"> </w:t>
        </w:r>
      </w:ins>
      <w:ins w:id="1532" w:author="Joel Karr" w:date="2026-03-15T17:26:00Z" w16du:dateUtc="2026-03-15T22:26:00Z">
        <w:r w:rsidR="007257BE">
          <w:t>I</w:t>
        </w:r>
      </w:ins>
      <w:ins w:id="1533" w:author="Joel Karr" w:date="2026-03-15T17:22:00Z">
        <w:r w:rsidRPr="001E0EEC">
          <w:t xml:space="preserve">t's the process your team </w:t>
        </w:r>
      </w:ins>
      <w:ins w:id="1534" w:author="Joel Karr" w:date="2026-03-15T17:26:00Z" w16du:dateUtc="2026-03-15T22:26:00Z">
        <w:r w:rsidR="002E1E0E" w:rsidRPr="001E0EEC">
          <w:t>builds</w:t>
        </w:r>
      </w:ins>
      <w:ins w:id="1535" w:author="Joel Karr" w:date="2026-03-15T17:22:00Z">
        <w:r w:rsidRPr="001E0EEC">
          <w:t xml:space="preserve"> when they </w:t>
        </w:r>
      </w:ins>
      <w:ins w:id="1536" w:author="Joel Karr" w:date="2026-03-15T17:26:00Z" w16du:dateUtc="2026-03-15T22:26:00Z">
        <w:r w:rsidR="002E1E0E" w:rsidRPr="001E0EEC">
          <w:t>aren’t</w:t>
        </w:r>
      </w:ins>
      <w:ins w:id="1537" w:author="Joel Karr" w:date="2026-03-15T17:22:00Z">
        <w:r w:rsidRPr="001E0EEC">
          <w:t xml:space="preserve"> under pressure. If you don't have one, that's the first thing to fix after the incident is over.</w:t>
        </w:r>
      </w:ins>
    </w:p>
    <w:p w14:paraId="374C66BF" w14:textId="77777777" w:rsidR="001E0EEC" w:rsidRPr="001E0EEC" w:rsidRDefault="001E0EEC" w:rsidP="001E0EEC">
      <w:pPr>
        <w:rPr>
          <w:ins w:id="1538" w:author="Joel Karr" w:date="2026-03-15T17:22:00Z"/>
        </w:rPr>
      </w:pPr>
      <w:ins w:id="1539" w:author="Joel Karr" w:date="2026-03-15T17:22:00Z">
        <w:r w:rsidRPr="001E0EEC">
          <w:t xml:space="preserve">The last move is the one that's easiest to forget: unfreeze your teammates. When someone goes quiet, they're not checked out. Their working memory is </w:t>
        </w:r>
        <w:proofErr w:type="gramStart"/>
        <w:r w:rsidRPr="001E0EEC">
          <w:t>full</w:t>
        </w:r>
        <w:proofErr w:type="gramEnd"/>
        <w:r w:rsidRPr="001E0EEC">
          <w:t xml:space="preserve"> and they don't have a clear next step. Ask them what unknowns they're trying to solve. Help them take some off the table with assumptions or acceptable ranges. Sometimes just saying </w:t>
        </w:r>
        <w:r w:rsidRPr="001E0EEC">
          <w:rPr>
            <w:i/>
            <w:iCs/>
          </w:rPr>
          <w:t>"Let's assume it's over ten thousand and move on"</w:t>
        </w:r>
        <w:r w:rsidRPr="001E0EEC">
          <w:t xml:space="preserve"> is enough to get someone unstuck. The goal isn't to have all the answers. It's to keep the team moving when the natural response is to stop.</w:t>
        </w:r>
      </w:ins>
    </w:p>
    <w:p w14:paraId="56E04381" w14:textId="77777777" w:rsidR="001E0EEC" w:rsidRPr="00E16E2E" w:rsidRDefault="001E0EEC" w:rsidP="001E0EEC"/>
    <w:p w14:paraId="7F77E8F8" w14:textId="77777777" w:rsidR="00E16E2E" w:rsidRPr="00E16E2E" w:rsidRDefault="00E16E2E" w:rsidP="00E16E2E">
      <w:pPr>
        <w:pStyle w:val="Heading3"/>
      </w:pPr>
      <w:bookmarkStart w:id="1540" w:name="_Toc224480621"/>
      <w:commentRangeStart w:id="1541"/>
      <w:r>
        <w:t>After the Outage</w:t>
      </w:r>
      <w:commentRangeEnd w:id="1541"/>
      <w:r>
        <w:rPr>
          <w:rStyle w:val="CommentReference"/>
          <w:sz w:val="28"/>
          <w:szCs w:val="28"/>
        </w:rPr>
        <w:commentReference w:id="1541"/>
      </w:r>
      <w:bookmarkEnd w:id="1540"/>
    </w:p>
    <w:p w14:paraId="363179CA" w14:textId="77777777" w:rsidR="00E16E2E" w:rsidRPr="00E16E2E" w:rsidRDefault="00E16E2E" w:rsidP="00E16E2E">
      <w:r>
        <w:t>The outages didn't stop that day. They went on for weeks before we had fully stabilized the system. But our conversations about becoming pressure players shifted how the team operated.</w:t>
      </w:r>
    </w:p>
    <w:p w14:paraId="231A126D" w14:textId="77777777" w:rsidR="00E16E2E" w:rsidRPr="00E16E2E" w:rsidRDefault="00E16E2E" w:rsidP="00E16E2E">
      <w:r>
        <w:t>Engineers who had frozen in early incidents started asking others how to take unknowns off the table. The team started stating their assumptions out loud. If no one had a reason to disprove the assumption, they all moved forward.</w:t>
      </w:r>
    </w:p>
    <w:p w14:paraId="3A41A37C" w14:textId="77777777" w:rsidR="00E16E2E" w:rsidRPr="00E16E2E" w:rsidRDefault="00E16E2E" w:rsidP="00E16E2E">
      <w:r>
        <w:t>The conference room that had felt paralyzed during those first outages started to feel different. Not calm exactly—the pressure was still real. But directed. People knew what to do with the pressure instead of being crushed by it.</w:t>
      </w:r>
    </w:p>
    <w:p w14:paraId="03299541" w14:textId="77777777" w:rsidR="00E16E2E" w:rsidRPr="00E16E2E" w:rsidRDefault="00E16E2E" w:rsidP="00E16E2E">
      <w:r>
        <w:t xml:space="preserve">I never forgot that phone call with Chris. The panic I heard in his voice wasn't about the system being down. It was about not knowing what was happening or when it would end. The moment I could tell him where we were in the process—even without a timeline—the </w:t>
      </w:r>
      <w:r>
        <w:lastRenderedPageBreak/>
        <w:t>tone changed. He had something to work with. He could take that information back to his team and help them focus on what mattered most.</w:t>
      </w:r>
    </w:p>
    <w:p w14:paraId="6D4FA3D8" w14:textId="77777777" w:rsidR="00E16E2E" w:rsidRPr="00E16E2E" w:rsidRDefault="00E16E2E" w:rsidP="00E16E2E">
      <w:r>
        <w:t>That's what pressure players do. They don't eliminate uncertainty. They shrink it enough to act. They give themselves and the people around them something to work with.</w:t>
      </w:r>
    </w:p>
    <w:p w14:paraId="234D8F62" w14:textId="77777777" w:rsidR="00E16E2E" w:rsidRPr="00E16E2E" w:rsidRDefault="00E16E2E" w:rsidP="00E16E2E">
      <w:r>
        <w:t>The system eventually got rebuilt. The architecture caught up to the scale. The weekly outages became monthly, then rare, then almost unheard of.</w:t>
      </w:r>
    </w:p>
    <w:p w14:paraId="71825B05" w14:textId="77777777" w:rsidR="00E16E2E" w:rsidRPr="00E16E2E" w:rsidRDefault="00E16E2E" w:rsidP="00E16E2E">
      <w:r>
        <w:t>But the lessons stayed with the team long after the incidents stopped. How to bound unknowns. How to constrain scope. How to unfreeze a teammate who's gone quiet.</w:t>
      </w:r>
    </w:p>
    <w:p w14:paraId="30EAC667" w14:textId="685F8BD5" w:rsidR="00E16E2E" w:rsidRPr="00E16E2E" w:rsidDel="00283071" w:rsidRDefault="00E16E2E" w:rsidP="00E16E2E">
      <w:pPr>
        <w:rPr>
          <w:del w:id="1542" w:author="Joel Karr" w:date="2026-03-08T18:01:00Z" w16du:dateUtc="2026-03-08T23:01:00Z"/>
        </w:rPr>
      </w:pPr>
      <w:del w:id="1543" w:author="Joel Karr" w:date="2026-03-08T18:01:00Z" w16du:dateUtc="2026-03-08T23:01:00Z">
        <w:r w:rsidDel="00283071">
          <w:delText>Those aren't skills you're born with. They're skills you build. And once you have them, pressure stops being something that happens to you.</w:delText>
        </w:r>
      </w:del>
    </w:p>
    <w:p w14:paraId="39CA335D" w14:textId="29D30E5F" w:rsidR="00E16E2E" w:rsidDel="00283071" w:rsidRDefault="00E16E2E" w:rsidP="00E16E2E">
      <w:pPr>
        <w:rPr>
          <w:del w:id="1544" w:author="Joel Karr" w:date="2026-03-08T18:02:00Z" w16du:dateUtc="2026-03-08T23:02:00Z"/>
        </w:rPr>
      </w:pPr>
      <w:del w:id="1545" w:author="Joel Karr" w:date="2026-03-08T18:02:00Z" w16du:dateUtc="2026-03-08T23:02:00Z">
        <w:r w:rsidDel="00283071">
          <w:delText>It becomes something you know how to work through.</w:delText>
        </w:r>
      </w:del>
    </w:p>
    <w:p w14:paraId="61B6EF7A" w14:textId="6E2058BD" w:rsidR="000B6764" w:rsidRDefault="000B6764">
      <w:r>
        <w:br w:type="page"/>
      </w:r>
    </w:p>
    <w:p w14:paraId="29603F82" w14:textId="053279A4" w:rsidR="00163F82" w:rsidRDefault="00163F82" w:rsidP="00FA36F3">
      <w:pPr>
        <w:pStyle w:val="Heading2"/>
      </w:pPr>
      <w:bookmarkStart w:id="1546" w:name="_Toc224480622"/>
      <w:del w:id="1547" w:author="Joel Karr" w:date="2026-03-08T16:49:00Z" w16du:dateUtc="2026-03-08T21:49:00Z">
        <w:r w:rsidDel="002F3D49">
          <w:lastRenderedPageBreak/>
          <w:delText>Fourteen</w:delText>
        </w:r>
      </w:del>
      <w:ins w:id="1548" w:author="Joel Karr" w:date="2026-03-08T16:49:00Z" w16du:dateUtc="2026-03-08T21:49:00Z">
        <w:r w:rsidR="002F3D49">
          <w:t>Twelve</w:t>
        </w:r>
      </w:ins>
      <w:bookmarkEnd w:id="1546"/>
    </w:p>
    <w:p w14:paraId="75A52C48" w14:textId="6C713225" w:rsidR="00DA4BE3" w:rsidRDefault="00DA4BE3" w:rsidP="00FA36F3">
      <w:pPr>
        <w:pStyle w:val="Heading2"/>
      </w:pPr>
      <w:bookmarkStart w:id="1549" w:name="_Toc224480623"/>
      <w:commentRangeStart w:id="1550"/>
      <w:r>
        <w:t>Reducing Uncertainty</w:t>
      </w:r>
      <w:r>
        <w:br/>
      </w:r>
      <w:commentRangeEnd w:id="1550"/>
      <w:r>
        <w:rPr>
          <w:rStyle w:val="CommentReference"/>
          <w:sz w:val="32"/>
          <w:szCs w:val="32"/>
        </w:rPr>
        <w:commentReference w:id="1550"/>
      </w:r>
      <w:bookmarkEnd w:id="1549"/>
    </w:p>
    <w:p w14:paraId="212C200F" w14:textId="25F04201" w:rsidR="00F0521B" w:rsidRPr="00F0521B" w:rsidDel="006E326E" w:rsidRDefault="00F0521B" w:rsidP="00F0521B">
      <w:pPr>
        <w:rPr>
          <w:del w:id="1551" w:author="Joel Karr" w:date="2026-03-08T18:14:00Z" w16du:dateUtc="2026-03-08T23:14:00Z"/>
        </w:rPr>
      </w:pPr>
      <w:del w:id="1552" w:author="Joel Karr" w:date="2026-03-08T18:14:00Z" w16du:dateUtc="2026-03-08T23:14:00Z">
        <w:r w:rsidDel="006E326E">
          <w:delText>To get to the CEO's office at Restaurant.com, I had to walk past the cloud room.</w:delText>
        </w:r>
      </w:del>
    </w:p>
    <w:p w14:paraId="34D69F70" w14:textId="5BD09D43" w:rsidR="00F0521B" w:rsidRPr="00F0521B" w:rsidDel="006E326E" w:rsidRDefault="00F0521B" w:rsidP="00F0521B">
      <w:pPr>
        <w:rPr>
          <w:del w:id="1553" w:author="Joel Karr" w:date="2026-03-08T18:14:00Z" w16du:dateUtc="2026-03-08T23:14:00Z"/>
        </w:rPr>
      </w:pPr>
      <w:del w:id="1554" w:author="Joel Karr" w:date="2026-03-08T18:14:00Z" w16du:dateUtc="2026-03-08T23:14:00Z">
        <w:r w:rsidDel="006E326E">
          <w:delText>The cloud room was where I had made my reputation. It was the conference room with walls painted to look like clouds, where a small team had rebuilt the entire e-commerce platform from scratch. We worked at folding tables covered in network cables and power strips, rewriting a decade of legacy code using frameworks none of us had used professionally before. When the original timeline collapsed to two weeks, I was the one who read thousands of lines of legacy code, held the system in my head, and delivered the search engine rewrite in a single weekend. Technical excellence had gotten me promoted rapidly through the engineering organization.</w:delText>
        </w:r>
      </w:del>
    </w:p>
    <w:p w14:paraId="28AF6A2C" w14:textId="19D362A4" w:rsidR="00F0521B" w:rsidDel="006E326E" w:rsidRDefault="00F0521B" w:rsidP="00F0521B">
      <w:pPr>
        <w:rPr>
          <w:del w:id="1555" w:author="Joel Karr" w:date="2026-03-08T18:14:00Z" w16du:dateUtc="2026-03-08T23:14:00Z"/>
        </w:rPr>
      </w:pPr>
      <w:del w:id="1556" w:author="Joel Karr" w:date="2026-03-08T18:14:00Z" w16du:dateUtc="2026-03-08T23:14:00Z">
        <w:r w:rsidDel="006E326E">
          <w:delText>Now I was reporting directly to the CEO. Same building. Same walk past the cloud room. Different game entirely.</w:delText>
        </w:r>
      </w:del>
    </w:p>
    <w:p w14:paraId="1C685E1E" w14:textId="65C7947B" w:rsidR="006E326E" w:rsidRPr="006E326E" w:rsidRDefault="006E326E" w:rsidP="006E326E">
      <w:pPr>
        <w:rPr>
          <w:ins w:id="1557" w:author="Joel Karr" w:date="2026-03-08T18:14:00Z"/>
        </w:rPr>
      </w:pPr>
      <w:ins w:id="1558" w:author="Joel Karr" w:date="2026-03-08T18:14:00Z">
        <w:r w:rsidRPr="006E326E">
          <w:t>I had been promoted to report directly to the CEO of Restaurant.com</w:t>
        </w:r>
      </w:ins>
      <w:ins w:id="1559" w:author="Joel Karr" w:date="2026-03-08T18:14:00Z" w16du:dateUtc="2026-03-08T23:14:00Z">
        <w:r>
          <w:t>,</w:t>
        </w:r>
      </w:ins>
      <w:ins w:id="1560" w:author="Joel Karr" w:date="2026-03-08T18:14:00Z">
        <w:r w:rsidRPr="006E326E">
          <w:t xml:space="preserve"> the same company where I’d rebuilt the search engine in the cloud room. Technical excellence </w:t>
        </w:r>
        <w:proofErr w:type="gramStart"/>
        <w:r w:rsidRPr="006E326E">
          <w:t>had</w:t>
        </w:r>
        <w:proofErr w:type="gramEnd"/>
        <w:r w:rsidRPr="006E326E">
          <w:t xml:space="preserve"> </w:t>
        </w:r>
      </w:ins>
      <w:ins w:id="1561" w:author="Joel Karr" w:date="2026-03-08T18:15:00Z" w16du:dateUtc="2026-03-08T23:15:00Z">
        <w:r>
          <w:t>advanced my career fast</w:t>
        </w:r>
      </w:ins>
      <w:ins w:id="1562" w:author="Joel Karr" w:date="2026-03-08T18:14:00Z">
        <w:r w:rsidRPr="006E326E">
          <w:t>.</w:t>
        </w:r>
      </w:ins>
    </w:p>
    <w:p w14:paraId="0510644E" w14:textId="79CBE447" w:rsidR="006E326E" w:rsidRPr="00F0521B" w:rsidRDefault="00A55DED" w:rsidP="00F0521B">
      <w:pPr>
        <w:rPr>
          <w:ins w:id="1563" w:author="Joel Karr" w:date="2026-03-08T18:14:00Z" w16du:dateUtc="2026-03-08T23:14:00Z"/>
        </w:rPr>
      </w:pPr>
      <w:ins w:id="1564" w:author="Joel Karr" w:date="2026-03-08T18:15:00Z" w16du:dateUtc="2026-03-08T23:15:00Z">
        <w:r>
          <w:t>It was my first experience reporting to a non-t</w:t>
        </w:r>
      </w:ins>
      <w:ins w:id="1565" w:author="Joel Karr" w:date="2026-03-08T18:16:00Z" w16du:dateUtc="2026-03-08T23:16:00Z">
        <w:r>
          <w:t xml:space="preserve">echnical </w:t>
        </w:r>
        <w:r w:rsidR="009235B4">
          <w:t>boss. I would walk past the cloud room to get to his office, but the walk down the hallway felt very different.</w:t>
        </w:r>
      </w:ins>
    </w:p>
    <w:p w14:paraId="6C88F5B2" w14:textId="20CDEE06" w:rsidR="00F0521B" w:rsidRPr="00F0521B" w:rsidRDefault="00F0521B" w:rsidP="00F0521B">
      <w:r>
        <w:t xml:space="preserve">I spent days preparing for one of my first one-on-ones with him. </w:t>
      </w:r>
      <w:del w:id="1566" w:author="Joel Karr" w:date="2026-03-13T19:45:00Z" w16du:dateUtc="2026-03-14T00:45:00Z">
        <w:r w:rsidDel="001C0DA3">
          <w:delText xml:space="preserve">The topic </w:delText>
        </w:r>
      </w:del>
      <w:r>
        <w:t xml:space="preserve">I wanted to </w:t>
      </w:r>
      <w:del w:id="1567" w:author="Joel Karr" w:date="2026-03-13T19:45:00Z" w16du:dateUtc="2026-03-14T00:45:00Z">
        <w:r w:rsidDel="001C0DA3">
          <w:delText>address was why</w:delText>
        </w:r>
      </w:del>
      <w:ins w:id="1568" w:author="Joel Karr" w:date="2026-03-13T19:45:00Z" w16du:dateUtc="2026-03-14T00:45:00Z">
        <w:r w:rsidR="001C0DA3">
          <w:t>talk about why</w:t>
        </w:r>
      </w:ins>
      <w:r>
        <w:t xml:space="preserve"> some features took so much longer than others. We were running a hybrid system</w:t>
      </w:r>
      <w:ins w:id="1569" w:author="Joel Karr" w:date="2026-03-08T18:16:00Z" w16du:dateUtc="2026-03-08T23:16:00Z">
        <w:r w:rsidR="009235B4">
          <w:t xml:space="preserve">, </w:t>
        </w:r>
      </w:ins>
      <w:del w:id="1570" w:author="Joel Karr" w:date="2026-03-08T18:16:00Z" w16du:dateUtc="2026-03-08T23:16:00Z">
        <w:r w:rsidDel="009235B4">
          <w:delText>—</w:delText>
        </w:r>
      </w:del>
      <w:r>
        <w:t>part cloud, part on-premise</w:t>
      </w:r>
      <w:ins w:id="1571" w:author="Joel Karr" w:date="2026-03-08T18:16:00Z" w16du:dateUtc="2026-03-08T23:16:00Z">
        <w:r w:rsidR="009235B4">
          <w:t xml:space="preserve">, </w:t>
        </w:r>
      </w:ins>
      <w:del w:id="1572" w:author="Joel Karr" w:date="2026-03-08T18:16:00Z" w16du:dateUtc="2026-03-08T23:16:00Z">
        <w:r w:rsidDel="009235B4">
          <w:delText>—</w:delText>
        </w:r>
      </w:del>
      <w:r>
        <w:t xml:space="preserve">and anytime a feature needed data from both parts, complexity </w:t>
      </w:r>
      <w:proofErr w:type="spellStart"/>
      <w:r>
        <w:t>multiplied</w:t>
      </w:r>
      <w:del w:id="1573" w:author="Joel Karr" w:date="2026-03-08T18:17:00Z" w16du:dateUtc="2026-03-08T23:17:00Z">
        <w:r w:rsidDel="00F06B85">
          <w:delText>. Synchronization issues</w:delText>
        </w:r>
      </w:del>
      <w:del w:id="1574" w:author="Joel Karr" w:date="2026-03-08T18:16:00Z" w16du:dateUtc="2026-03-08T23:16:00Z">
        <w:r w:rsidDel="00C50379">
          <w:delText>. L</w:delText>
        </w:r>
      </w:del>
      <w:del w:id="1575" w:author="Joel Karr" w:date="2026-03-08T18:17:00Z" w16du:dateUtc="2026-03-08T23:17:00Z">
        <w:r w:rsidDel="00F06B85">
          <w:delText>atency problems</w:delText>
        </w:r>
        <w:r w:rsidDel="00675AD8">
          <w:delText>. Edge</w:delText>
        </w:r>
        <w:r w:rsidDel="00F06B85">
          <w:delText xml:space="preserve"> cases </w:delText>
        </w:r>
        <w:r w:rsidDel="00675AD8">
          <w:delText>that only appeared when the systems had to talk to each othe</w:delText>
        </w:r>
        <w:r w:rsidDel="00F06B85">
          <w:delText xml:space="preserve">r. </w:delText>
        </w:r>
      </w:del>
      <w:r>
        <w:t>A</w:t>
      </w:r>
      <w:proofErr w:type="spellEnd"/>
      <w:r>
        <w:t xml:space="preserve"> feature that seemed simple from the outside could require weeks of careful work to avoid breaking the fragile connections between the two environments.</w:t>
      </w:r>
    </w:p>
    <w:p w14:paraId="5D469417" w14:textId="77777777" w:rsidR="00F0521B" w:rsidRPr="00F0521B" w:rsidRDefault="00F0521B" w:rsidP="00F0521B">
      <w:r>
        <w:t>I thought carefully about how to explain this. I mapped out the architecture in my head, rehearsed the key points, anticipated follow-up questions. My logic was simple: if the CEO understood why certain work was hard, he would see more value in the engineering team. He would understand why we needed more people. The complexity itself was the justification for more headcount. I just needed to help him see what I saw.</w:t>
      </w:r>
    </w:p>
    <w:p w14:paraId="77AC1BE1" w14:textId="77777777" w:rsidR="00F0521B" w:rsidRPr="00F0521B" w:rsidRDefault="00F0521B" w:rsidP="00F0521B">
      <w:r>
        <w:t>I walked into his office ready to make him understand.</w:t>
      </w:r>
    </w:p>
    <w:p w14:paraId="20B68BAA" w14:textId="002ABF6E" w:rsidR="00F0521B" w:rsidRPr="00F0521B" w:rsidDel="00F06B85" w:rsidRDefault="00F0521B" w:rsidP="00F0521B">
      <w:pPr>
        <w:rPr>
          <w:del w:id="1576" w:author="Joel Karr" w:date="2026-03-08T18:18:00Z" w16du:dateUtc="2026-03-08T23:18:00Z"/>
        </w:rPr>
      </w:pPr>
      <w:del w:id="1577" w:author="Joel Karr" w:date="2026-03-08T18:18:00Z" w16du:dateUtc="2026-03-08T23:18:00Z">
        <w:r w:rsidDel="00F06B85">
          <w:lastRenderedPageBreak/>
          <w:delText>The CEO was a founder who had built the company from a handful of people to a few hundred over ten years. He had grown it through sheer force of will and relentless focus. He ran meetings with rapid-fire questions, cutting through anything that felt like filler to get to what mattered.</w:delText>
        </w:r>
      </w:del>
    </w:p>
    <w:p w14:paraId="1618B53A" w14:textId="508BF8F8" w:rsidR="00F0521B" w:rsidDel="00F06B85" w:rsidRDefault="00F0521B" w:rsidP="00F0521B">
      <w:pPr>
        <w:rPr>
          <w:del w:id="1578" w:author="Joel Karr" w:date="2026-03-08T18:18:00Z" w16du:dateUtc="2026-03-08T23:18:00Z"/>
        </w:rPr>
      </w:pPr>
      <w:del w:id="1579" w:author="Joel Karr" w:date="2026-03-08T18:18:00Z" w16du:dateUtc="2026-03-08T23:18:00Z">
        <w:r w:rsidDel="00F06B85">
          <w:delText>I started explaining the hybrid architecture. The on-premise systems. The cloud migration that was only partially complete. The synchronization layer that created bottlenecks. He listened at first, drilling into the details I was sharing with the quick, probing questions I had expected.</w:delText>
        </w:r>
      </w:del>
    </w:p>
    <w:p w14:paraId="4CED3BF3" w14:textId="3CE3323A" w:rsidR="00F0521B" w:rsidRPr="00F0521B" w:rsidRDefault="00F06B85" w:rsidP="00F0521B">
      <w:ins w:id="1580" w:author="Joel Karr" w:date="2026-03-08T18:18:00Z" w16du:dateUtc="2026-03-08T23:18:00Z">
        <w:r>
          <w:t>I started explaining the hybrid architecture and he ask</w:t>
        </w:r>
      </w:ins>
      <w:ins w:id="1581" w:author="Joel Karr" w:date="2026-03-08T18:19:00Z" w16du:dateUtc="2026-03-08T23:19:00Z">
        <w:r>
          <w:t>ed</w:t>
        </w:r>
      </w:ins>
      <w:ins w:id="1582" w:author="Joel Karr" w:date="2026-03-08T18:18:00Z" w16du:dateUtc="2026-03-08T23:18:00Z">
        <w:r>
          <w:t xml:space="preserve"> </w:t>
        </w:r>
      </w:ins>
      <w:ins w:id="1583" w:author="Joel Karr" w:date="2026-03-08T18:19:00Z" w16du:dateUtc="2026-03-08T23:19:00Z">
        <w:r>
          <w:t xml:space="preserve">some clarifying questions. </w:t>
        </w:r>
      </w:ins>
      <w:r w:rsidR="00F0521B">
        <w:t>But within a few minutes, something shifted. I could see him losing interest. His questions changed direction. Instead of asking about the technical challenges, he started asking why we had so many engineers already. Why couldn't any of them solve these problems? If the work was this complicated, were we even structured correctly? What were all these people doing if basic features were taking this long?</w:t>
      </w:r>
    </w:p>
    <w:p w14:paraId="4421B6DD" w14:textId="77777777" w:rsidR="00F0521B" w:rsidRPr="00F0521B" w:rsidRDefault="00F0521B" w:rsidP="00F0521B">
      <w:r>
        <w:t>The opposite of my goal was happening. I had come to demonstrate value. Instead, I was creating doubt.</w:t>
      </w:r>
    </w:p>
    <w:p w14:paraId="5C71111A" w14:textId="47109BA3" w:rsidR="00F0521B" w:rsidRPr="00F0521B" w:rsidRDefault="00F0521B" w:rsidP="00F0521B">
      <w:r>
        <w:t>The meeting ended</w:t>
      </w:r>
      <w:ins w:id="1584" w:author="Joel Karr" w:date="2026-03-08T18:19:00Z" w16du:dateUtc="2026-03-08T23:19:00Z">
        <w:r w:rsidR="00F06B85">
          <w:t xml:space="preserve"> and </w:t>
        </w:r>
      </w:ins>
      <w:del w:id="1585" w:author="Joel Karr" w:date="2026-03-08T18:19:00Z" w16du:dateUtc="2026-03-08T23:19:00Z">
        <w:r w:rsidDel="00F06B85">
          <w:delText xml:space="preserve">. </w:delText>
        </w:r>
      </w:del>
      <w:r>
        <w:t xml:space="preserve">I walked out past the cloud room, defeated. </w:t>
      </w:r>
      <w:del w:id="1586" w:author="Joel Karr" w:date="2026-03-08T18:19:00Z" w16du:dateUtc="2026-03-08T23:19:00Z">
        <w:r w:rsidDel="00F06B85">
          <w:delText>The same room where technical depth had been enough. The same hallway. But something had changed, and I didn't yet understand what.</w:delText>
        </w:r>
      </w:del>
    </w:p>
    <w:p w14:paraId="78AA03F5" w14:textId="6BC33F76" w:rsidR="00F0521B" w:rsidRPr="00F0521B" w:rsidRDefault="00F0521B" w:rsidP="00F0521B"/>
    <w:p w14:paraId="2D66D553" w14:textId="77777777" w:rsidR="00F0521B" w:rsidRPr="00F0521B" w:rsidRDefault="00F0521B" w:rsidP="00F0521B">
      <w:pPr>
        <w:pStyle w:val="Heading3"/>
      </w:pPr>
      <w:bookmarkStart w:id="1587" w:name="_Toc224480624"/>
      <w:r>
        <w:t>A Different Kind of Marketing</w:t>
      </w:r>
      <w:bookmarkEnd w:id="1587"/>
    </w:p>
    <w:p w14:paraId="5D12ACCA" w14:textId="1BB8D9B2" w:rsidR="00F0521B" w:rsidRPr="00F0521B" w:rsidRDefault="00F0521B" w:rsidP="00F0521B">
      <w:r>
        <w:t>After the failed meeting, I went to talk to the COO. He had become a mentor to me</w:t>
      </w:r>
      <w:del w:id="1588" w:author="Joel Karr" w:date="2026-03-08T18:21:00Z" w16du:dateUtc="2026-03-08T23:21:00Z">
        <w:r w:rsidDel="005E624E">
          <w:delText>—</w:delText>
        </w:r>
      </w:del>
      <w:ins w:id="1589" w:author="Joel Karr" w:date="2026-03-08T18:21:00Z" w16du:dateUtc="2026-03-08T23:21:00Z">
        <w:r w:rsidR="005E624E">
          <w:t xml:space="preserve">, </w:t>
        </w:r>
      </w:ins>
      <w:r>
        <w:t xml:space="preserve">someone who had seen </w:t>
      </w:r>
      <w:del w:id="1590" w:author="Joel Karr" w:date="2026-03-08T18:21:00Z" w16du:dateUtc="2026-03-08T23:21:00Z">
        <w:r w:rsidDel="009304E0">
          <w:delText>dozens of</w:delText>
        </w:r>
      </w:del>
      <w:r>
        <w:t xml:space="preserve"> technical leaders struggle with the same transition I was facing. Outside of his operating role, he taught graduate classes at the University of Chicago Booth School of Business. He understood how executives thought in ways I was only beginning to grasp.</w:t>
      </w:r>
    </w:p>
    <w:p w14:paraId="307BA0D8" w14:textId="77777777" w:rsidR="00F0521B" w:rsidRPr="00F0521B" w:rsidRDefault="00F0521B" w:rsidP="00F0521B">
      <w:r>
        <w:t>He introduced a concept that initially felt wrong: internal marketing.</w:t>
      </w:r>
    </w:p>
    <w:p w14:paraId="11D641AF" w14:textId="77777777" w:rsidR="00F0521B" w:rsidRPr="00F0521B" w:rsidRDefault="00F0521B" w:rsidP="00F0521B">
      <w:r>
        <w:t>Marketing? That sounded like spin. Like making things look better than they were. I was an engineer. My job was to be accurate, to convey the full picture, to help people understand the real complexity of the problems we faced.</w:t>
      </w:r>
    </w:p>
    <w:p w14:paraId="63A2876D" w14:textId="00B44C4E" w:rsidR="00F0521B" w:rsidRPr="00F0521B" w:rsidRDefault="00F0521B" w:rsidP="00F0521B">
      <w:r>
        <w:t xml:space="preserve">But he meant something different. Marketing isn't about misleading people. It's about simplifying complex ideas so people can make decisions. The CEO didn't need to understand why </w:t>
      </w:r>
      <w:proofErr w:type="gramStart"/>
      <w:r>
        <w:t>the hybrid</w:t>
      </w:r>
      <w:proofErr w:type="gramEnd"/>
      <w:r>
        <w:t xml:space="preserve"> architecture created complexity. He couldn't evaluate whether I </w:t>
      </w:r>
      <w:r>
        <w:lastRenderedPageBreak/>
        <w:t>was technically strong</w:t>
      </w:r>
      <w:del w:id="1591" w:author="Joel Karr" w:date="2026-03-08T18:21:00Z" w16du:dateUtc="2026-03-08T23:21:00Z">
        <w:r w:rsidDel="009304E0">
          <w:delText>—</w:delText>
        </w:r>
      </w:del>
      <w:ins w:id="1592" w:author="Joel Karr" w:date="2026-03-08T18:21:00Z" w16du:dateUtc="2026-03-08T23:21:00Z">
        <w:r w:rsidR="009304E0">
          <w:t xml:space="preserve">, </w:t>
        </w:r>
      </w:ins>
      <w:r>
        <w:t xml:space="preserve">that wasn't his expertise, and it wasn't his job. What he </w:t>
      </w:r>
      <w:proofErr w:type="gramStart"/>
      <w:r>
        <w:t>actually needed</w:t>
      </w:r>
      <w:proofErr w:type="gramEnd"/>
      <w:r>
        <w:t xml:space="preserve"> was much simpler: What are we going to do? When are we going to do it? W</w:t>
      </w:r>
      <w:ins w:id="1593" w:author="Joel Karr" w:date="2026-03-08T18:22:00Z" w16du:dateUtc="2026-03-08T23:22:00Z">
        <w:r w:rsidR="00E50636">
          <w:t>hat</w:t>
        </w:r>
      </w:ins>
      <w:del w:id="1594" w:author="Joel Karr" w:date="2026-03-08T18:22:00Z" w16du:dateUtc="2026-03-08T23:22:00Z">
        <w:r w:rsidDel="00E50636">
          <w:delText>here</w:delText>
        </w:r>
      </w:del>
      <w:r>
        <w:t xml:space="preserve"> </w:t>
      </w:r>
      <w:del w:id="1595" w:author="Joel Karr" w:date="2026-03-08T18:22:00Z" w16du:dateUtc="2026-03-08T23:22:00Z">
        <w:r w:rsidDel="00E50636">
          <w:delText xml:space="preserve">is </w:delText>
        </w:r>
      </w:del>
      <w:r>
        <w:t xml:space="preserve">risk that the company should </w:t>
      </w:r>
      <w:del w:id="1596" w:author="Joel Karr" w:date="2026-03-08T18:22:00Z" w16du:dateUtc="2026-03-08T23:22:00Z">
        <w:r w:rsidDel="00E50636">
          <w:delText>hedge against</w:delText>
        </w:r>
      </w:del>
      <w:ins w:id="1597" w:author="Joel Karr" w:date="2026-03-08T18:22:00Z" w16du:dateUtc="2026-03-08T23:22:00Z">
        <w:r w:rsidR="00E50636">
          <w:t>prepare for</w:t>
        </w:r>
      </w:ins>
      <w:r>
        <w:t>?</w:t>
      </w:r>
    </w:p>
    <w:p w14:paraId="6D324AEB" w14:textId="77777777" w:rsidR="00F0521B" w:rsidRPr="00F0521B" w:rsidRDefault="00F0521B" w:rsidP="00F0521B">
      <w:r>
        <w:t>My job wasn't to transfer my technical knowledge to him. My job was to reduce his uncertainty so he could run the company.</w:t>
      </w:r>
    </w:p>
    <w:p w14:paraId="3D710FE8" w14:textId="065FD4A5" w:rsidR="00F0521B" w:rsidRPr="00F0521B" w:rsidDel="00C30D2B" w:rsidRDefault="00F0521B" w:rsidP="00F0521B">
      <w:pPr>
        <w:rPr>
          <w:del w:id="1598" w:author="Joel Karr" w:date="2026-03-08T18:23:00Z" w16du:dateUtc="2026-03-08T23:23:00Z"/>
        </w:rPr>
      </w:pPr>
      <w:del w:id="1599" w:author="Joel Karr" w:date="2026-03-08T18:23:00Z" w16du:dateUtc="2026-03-08T23:23:00Z">
        <w:r w:rsidDel="00C30D2B">
          <w:delText>That reframed everything. I had walked into that meeting trying to demonstrate how hard the problems were. But difficulty wasn't what he was buying. He was buying confidence that the problems would get solved, clarity on when, and awareness of what might go wrong.</w:delText>
        </w:r>
      </w:del>
    </w:p>
    <w:p w14:paraId="357C1EE8" w14:textId="5DCBD4C0" w:rsidR="00F0521B" w:rsidRPr="00F0521B" w:rsidRDefault="00F0521B" w:rsidP="00F0521B">
      <w:r>
        <w:t>Internal marketing, I realized, wasn't deceptive at all. It was how different departments in a company work together effectively. When everyone feels like they're going in the same direction</w:t>
      </w:r>
      <w:ins w:id="1600" w:author="Joel Karr" w:date="2026-03-08T18:23:00Z" w16du:dateUtc="2026-03-08T23:23:00Z">
        <w:r w:rsidR="00C30D2B">
          <w:t xml:space="preserve">, </w:t>
        </w:r>
      </w:ins>
      <w:del w:id="1601" w:author="Joel Karr" w:date="2026-03-08T18:23:00Z" w16du:dateUtc="2026-03-08T23:23:00Z">
        <w:r w:rsidDel="00C30D2B">
          <w:delText>—</w:delText>
        </w:r>
      </w:del>
      <w:r>
        <w:t>even if they understand that direction in very different ways</w:t>
      </w:r>
      <w:ins w:id="1602" w:author="Joel Karr" w:date="2026-03-08T18:23:00Z" w16du:dateUtc="2026-03-08T23:23:00Z">
        <w:r w:rsidR="00C30D2B">
          <w:t xml:space="preserve">, </w:t>
        </w:r>
      </w:ins>
      <w:del w:id="1603" w:author="Joel Karr" w:date="2026-03-08T18:23:00Z" w16du:dateUtc="2026-03-08T23:23:00Z">
        <w:r w:rsidDel="00C30D2B">
          <w:delText>—</w:delText>
        </w:r>
      </w:del>
      <w:r>
        <w:t>the whole organization moves better. Simplifying complexity isn't dumbing it down. It's translating it into something people can act on.</w:t>
      </w:r>
    </w:p>
    <w:p w14:paraId="75BA8C22" w14:textId="7636CA95" w:rsidR="00F0521B" w:rsidRPr="00F0521B" w:rsidRDefault="00F0521B" w:rsidP="00F0521B"/>
    <w:p w14:paraId="109EFD19" w14:textId="77777777" w:rsidR="00F0521B" w:rsidRPr="00F0521B" w:rsidRDefault="00F0521B" w:rsidP="00F0521B">
      <w:pPr>
        <w:pStyle w:val="Heading3"/>
      </w:pPr>
      <w:bookmarkStart w:id="1604" w:name="_Toc224480625"/>
      <w:commentRangeStart w:id="1605"/>
      <w:r>
        <w:t>The Real Career Shift</w:t>
      </w:r>
      <w:bookmarkEnd w:id="1604"/>
    </w:p>
    <w:p w14:paraId="3E606E97" w14:textId="77777777" w:rsidR="00F0521B" w:rsidRPr="00F0521B" w:rsidRDefault="00F0521B" w:rsidP="00F0521B">
      <w:r>
        <w:t>The failed meeting forced me to see something I had been missing throughout my rapid climb.</w:t>
      </w:r>
    </w:p>
    <w:p w14:paraId="147F6DC6" w14:textId="77777777" w:rsidR="00F0521B" w:rsidRPr="00F0521B" w:rsidRDefault="00F0521B" w:rsidP="00F0521B">
      <w:r>
        <w:t xml:space="preserve">Early in an engineering career, the question is straightforward: How fast can you build features? You're measured on output. Ship code, close tickets, deliver functionality. Technical </w:t>
      </w:r>
      <w:proofErr w:type="gramStart"/>
      <w:r>
        <w:t>skill is</w:t>
      </w:r>
      <w:proofErr w:type="gramEnd"/>
      <w:r>
        <w:t xml:space="preserve"> visible and rewarded. The engineers who build faster and solve harder problems get promoted.</w:t>
      </w:r>
    </w:p>
    <w:p w14:paraId="77A31360" w14:textId="77777777" w:rsidR="00F0521B" w:rsidRPr="00F0521B" w:rsidRDefault="00F0521B" w:rsidP="00F0521B">
      <w:r>
        <w:t>But as you advance, the question changes. It becomes: How effective are you at controlling noise?</w:t>
      </w:r>
    </w:p>
    <w:p w14:paraId="462B50E5" w14:textId="23B5A3D4" w:rsidR="00F0521B" w:rsidRPr="00F0521B" w:rsidRDefault="00F0521B" w:rsidP="00F0521B">
      <w:r>
        <w:t>Noise comes from two sources. The first is unexpected outcomes</w:t>
      </w:r>
      <w:ins w:id="1606" w:author="Joel Karr" w:date="2026-03-08T20:00:00Z" w16du:dateUtc="2026-03-09T01:00:00Z">
        <w:r w:rsidR="000B0B6F">
          <w:t xml:space="preserve">, </w:t>
        </w:r>
      </w:ins>
      <w:del w:id="1607" w:author="Joel Karr" w:date="2026-03-08T20:00:00Z" w16du:dateUtc="2026-03-09T01:00:00Z">
        <w:r w:rsidDel="000B0B6F">
          <w:delText>—</w:delText>
        </w:r>
      </w:del>
      <w:r>
        <w:t>things breaking in production, requirements changing mid-project, dependencies failing, launches going sideways. The second is poor communication</w:t>
      </w:r>
      <w:ins w:id="1608" w:author="Joel Karr" w:date="2026-03-08T20:00:00Z" w16du:dateUtc="2026-03-09T01:00:00Z">
        <w:r w:rsidR="00AE7653">
          <w:t xml:space="preserve">, </w:t>
        </w:r>
      </w:ins>
      <w:del w:id="1609" w:author="Joel Karr" w:date="2026-03-08T20:00:00Z" w16du:dateUtc="2026-03-09T01:00:00Z">
        <w:r w:rsidDel="00AE7653">
          <w:delText>—</w:delText>
        </w:r>
      </w:del>
      <w:r>
        <w:t>misaligned expectations, unclear decisions, assumptions that don't surface until too late, conversations where people walk away with different understandings of what was agreed.</w:t>
      </w:r>
      <w:commentRangeEnd w:id="1605"/>
      <w:r>
        <w:rPr>
          <w:rStyle w:val="CommentReference"/>
          <w:sz w:val="24"/>
          <w:szCs w:val="24"/>
        </w:rPr>
        <w:commentReference w:id="1605"/>
      </w:r>
    </w:p>
    <w:p w14:paraId="06CB4753" w14:textId="77777777" w:rsidR="00F0521B" w:rsidRPr="00F0521B" w:rsidRDefault="00F0521B" w:rsidP="00F0521B">
      <w:r>
        <w:t xml:space="preserve">The engineers who become technical leaders aren't necessarily the fastest builders. They're the ones who reduce noise for everyone around them. Fewer surprises. Fewer misunderstandings. </w:t>
      </w:r>
      <w:proofErr w:type="gramStart"/>
      <w:r>
        <w:t>Fewer</w:t>
      </w:r>
      <w:proofErr w:type="gramEnd"/>
      <w:r>
        <w:t xml:space="preserve"> moments where someone says, "Wait, I thought we agreed on something different."</w:t>
      </w:r>
    </w:p>
    <w:p w14:paraId="3F7BDE5E" w14:textId="77777777" w:rsidR="00F0521B" w:rsidRPr="00F0521B" w:rsidRDefault="00F0521B" w:rsidP="00F0521B">
      <w:r>
        <w:lastRenderedPageBreak/>
        <w:t xml:space="preserve">A week of certainty is worth more than a month of chaos. Organizations would rather move slower with confidence than faster with risk. The CEO didn't need me to explain why things were complex. He needed me to make his job simpler—to give him clarity he could rely on, so he could make decisions and communicate to the board and </w:t>
      </w:r>
      <w:proofErr w:type="gramStart"/>
      <w:r>
        <w:t>plan for the future</w:t>
      </w:r>
      <w:proofErr w:type="gramEnd"/>
      <w:r>
        <w:t xml:space="preserve"> without constantly hedging against uncertainty from engineering.</w:t>
      </w:r>
    </w:p>
    <w:p w14:paraId="0E0EA43A" w14:textId="77777777" w:rsidR="00F0521B" w:rsidRPr="00F0521B" w:rsidRDefault="00F0521B" w:rsidP="00F0521B">
      <w:r>
        <w:t>This shift—from feature velocity to noise control—is the defining transition of a senior engineering career. And almost no one tells you it's coming.</w:t>
      </w:r>
    </w:p>
    <w:p w14:paraId="62BF0402" w14:textId="4E798701" w:rsidR="00F0521B" w:rsidRPr="00F0521B" w:rsidRDefault="00F0521B" w:rsidP="00F0521B"/>
    <w:p w14:paraId="5509B0BE" w14:textId="77777777" w:rsidR="00F0521B" w:rsidRPr="00F0521B" w:rsidRDefault="00F0521B" w:rsidP="00F0521B">
      <w:pPr>
        <w:pStyle w:val="Heading3"/>
      </w:pPr>
      <w:bookmarkStart w:id="1610" w:name="_Toc224480626"/>
      <w:r>
        <w:t>The Transparency Trap</w:t>
      </w:r>
      <w:bookmarkEnd w:id="1610"/>
    </w:p>
    <w:p w14:paraId="6FCE5811" w14:textId="77777777" w:rsidR="00F0521B" w:rsidRPr="00F0521B" w:rsidRDefault="00F0521B" w:rsidP="00F0521B">
      <w:r>
        <w:t>There's a pattern I've seen at nearly every company I've worked at.</w:t>
      </w:r>
    </w:p>
    <w:p w14:paraId="5A15655B" w14:textId="3D612E08" w:rsidR="00F0521B" w:rsidRPr="00F0521B" w:rsidRDefault="00F0521B" w:rsidP="00F0521B">
      <w:r>
        <w:t xml:space="preserve">At one large publicly traded company, I was responsible for multiple large teams. It was like watching the same storyline play out at different times across different groups. Things </w:t>
      </w:r>
      <w:proofErr w:type="gramStart"/>
      <w:r>
        <w:t>would be going</w:t>
      </w:r>
      <w:proofErr w:type="gramEnd"/>
      <w:r>
        <w:t xml:space="preserve"> well. Everyone was happy. Then something would derail a team</w:t>
      </w:r>
      <w:ins w:id="1611" w:author="Joel Karr" w:date="2026-03-08T20:00:00Z" w16du:dateUtc="2026-03-09T01:00:00Z">
        <w:r w:rsidR="00AE7653">
          <w:t xml:space="preserve">, </w:t>
        </w:r>
      </w:ins>
      <w:del w:id="1612" w:author="Joel Karr" w:date="2026-03-08T20:00:00Z" w16du:dateUtc="2026-03-09T01:00:00Z">
        <w:r w:rsidDel="00AE7653">
          <w:delText>—</w:delText>
        </w:r>
      </w:del>
      <w:r>
        <w:t>a shift in the industry, an unexpected technical challenge, a dependency that failed. The disruption would create frustration downstream for people who had been making their own plans. Plans for headcount. Plans for training. Plans for process changes that assumed certain capabilities would exist by certain dates.</w:t>
      </w:r>
    </w:p>
    <w:p w14:paraId="01DE4488" w14:textId="77777777" w:rsidR="00F0521B" w:rsidRPr="00F0521B" w:rsidRDefault="00F0521B" w:rsidP="00F0521B">
      <w:r>
        <w:t>The frustration grew like a snowball. The further downstream it rolled, the bigger it got. And the universal response, every single time, was to ask for more transparency.</w:t>
      </w:r>
    </w:p>
    <w:p w14:paraId="46F7BB2C" w14:textId="3C6ACAD5" w:rsidR="00F0521B" w:rsidRPr="00F0521B" w:rsidRDefault="00F0521B" w:rsidP="00F0521B">
      <w:r>
        <w:t>When people outside of engineering feel frustrated</w:t>
      </w:r>
      <w:ins w:id="1613" w:author="Joel Karr" w:date="2026-03-08T20:01:00Z" w16du:dateUtc="2026-03-09T01:01:00Z">
        <w:r w:rsidR="007A52EF">
          <w:t xml:space="preserve">, </w:t>
        </w:r>
      </w:ins>
      <w:del w:id="1614" w:author="Joel Karr" w:date="2026-03-08T20:01:00Z" w16du:dateUtc="2026-03-09T01:01:00Z">
        <w:r w:rsidDel="007A52EF">
          <w:delText>—</w:delText>
        </w:r>
      </w:del>
      <w:r>
        <w:t>when they feel like they don't know what's happening or when things will be delivered</w:t>
      </w:r>
      <w:ins w:id="1615" w:author="Joel Karr" w:date="2026-03-08T20:01:00Z" w16du:dateUtc="2026-03-09T01:01:00Z">
        <w:r w:rsidR="007A52EF">
          <w:t xml:space="preserve">, </w:t>
        </w:r>
      </w:ins>
      <w:del w:id="1616" w:author="Joel Karr" w:date="2026-03-08T20:01:00Z" w16du:dateUtc="2026-03-09T01:01:00Z">
        <w:r w:rsidDel="007A52EF">
          <w:delText>—</w:delText>
        </w:r>
      </w:del>
      <w:r>
        <w:t>they ask for visibility. More access to what the team is doing.</w:t>
      </w:r>
    </w:p>
    <w:p w14:paraId="28D44F72" w14:textId="77777777" w:rsidR="00F0521B" w:rsidRPr="00F0521B" w:rsidRDefault="00F0521B" w:rsidP="00F0521B">
      <w:r>
        <w:t>The natural response is to give them data. Backlog items. Sprint velocity. Bug counts. Deployment frequency. Dashboards with burndown charts and cycle time metrics. The instinct is reasonable: they asked for visibility, so we'll show them everything. We'll give them access to the project management tools. We'll send weekly reports with all the details.</w:t>
      </w:r>
    </w:p>
    <w:p w14:paraId="73F88554" w14:textId="77777777" w:rsidR="00F0521B" w:rsidRPr="00F0521B" w:rsidRDefault="00F0521B" w:rsidP="00F0521B">
      <w:r>
        <w:t>It never helps.</w:t>
      </w:r>
    </w:p>
    <w:p w14:paraId="201FDB35" w14:textId="47159474" w:rsidR="00F0521B" w:rsidRPr="00F0521B" w:rsidRDefault="00F0521B" w:rsidP="00F0521B">
      <w:r>
        <w:t>I've watched this cycle repeat across teams. A stakeholder complains they don't know what's happening. The engineering team responds by sharing more information</w:t>
      </w:r>
      <w:del w:id="1617" w:author="Joel Karr" w:date="2026-03-08T20:02:00Z" w16du:dateUtc="2026-03-09T01:02:00Z">
        <w:r w:rsidDel="00FD1DAA">
          <w:delText>—</w:delText>
        </w:r>
      </w:del>
      <w:ins w:id="1618" w:author="Joel Karr" w:date="2026-03-08T20:02:00Z" w16du:dateUtc="2026-03-09T01:02:00Z">
        <w:r w:rsidR="00FD1DAA">
          <w:t xml:space="preserve">, </w:t>
        </w:r>
      </w:ins>
      <w:r>
        <w:t>Jira boards, status updates</w:t>
      </w:r>
      <w:proofErr w:type="gramStart"/>
      <w:r>
        <w:t>, metrics</w:t>
      </w:r>
      <w:proofErr w:type="gramEnd"/>
      <w:r>
        <w:t xml:space="preserve"> dashboards. The stakeholder looks at the information, sees dozens of items in various states, statuses they don't fully understand, numbers without context. They can't tell what matters and what doesn't. They can't tell if things are </w:t>
      </w:r>
      <w:r>
        <w:lastRenderedPageBreak/>
        <w:t xml:space="preserve">on track or falling apart. They leave more anxious than before, </w:t>
      </w:r>
      <w:proofErr w:type="gramStart"/>
      <w:r>
        <w:t>and</w:t>
      </w:r>
      <w:proofErr w:type="gramEnd"/>
      <w:r>
        <w:t xml:space="preserve"> the next meeting, they ask for even more transparency.</w:t>
      </w:r>
    </w:p>
    <w:p w14:paraId="0129451E" w14:textId="77777777" w:rsidR="00F0521B" w:rsidRPr="00F0521B" w:rsidRDefault="00F0521B" w:rsidP="00F0521B">
      <w:r>
        <w:t xml:space="preserve">Research on information overload confirms what I've seen play out repeatedly. Beyond a certain threshold, more data </w:t>
      </w:r>
      <w:proofErr w:type="gramStart"/>
      <w:r>
        <w:t>actually reduces</w:t>
      </w:r>
      <w:proofErr w:type="gramEnd"/>
      <w:r>
        <w:t xml:space="preserve"> decision quality rather than improving it. Additional information creates confusion, slows decisions, and decreases confidence. The instinct to share more is well-intentioned but counterproductive.</w:t>
      </w:r>
    </w:p>
    <w:p w14:paraId="274D409B" w14:textId="77777777" w:rsidR="00F0521B" w:rsidRPr="00F0521B" w:rsidRDefault="00F0521B" w:rsidP="00F0521B">
      <w:r>
        <w:t>In the most extreme situation I experienced, I found myself on an early morning flight from Chicago to New York. We had multiple production issues for a fifteen-year-old software product, and I was going to present a roadmap to modernize and improve the product to one of our largest customers. They had asked for transparency to the point where they sent two of their directors to our office to shadow me for several days. That didn't satisfy their leadership. Now we were flying to meet with them directly.</w:t>
      </w:r>
    </w:p>
    <w:p w14:paraId="59B43055" w14:textId="77777777" w:rsidR="00F0521B" w:rsidRPr="00F0521B" w:rsidRDefault="00F0521B" w:rsidP="00F0521B">
      <w:r>
        <w:t xml:space="preserve">I </w:t>
      </w:r>
      <w:proofErr w:type="gramStart"/>
      <w:r>
        <w:t>had worked</w:t>
      </w:r>
      <w:proofErr w:type="gramEnd"/>
      <w:r>
        <w:t xml:space="preserve"> with our SVP of Sales on a detailed presentation. We had carefully worded everything, attempting to commit to what we had to while avoiding overcommitting. We had slides. We had timelines. We had feature descriptions and technical explanations.</w:t>
      </w:r>
    </w:p>
    <w:p w14:paraId="70AF10CB" w14:textId="77777777" w:rsidR="00F0521B" w:rsidRPr="00F0521B" w:rsidRDefault="00F0521B" w:rsidP="00F0521B">
      <w:r>
        <w:t>A senior member of the customer's company came into the room. Before our presentation even started, she opened the conversation.</w:t>
      </w:r>
    </w:p>
    <w:p w14:paraId="07243116" w14:textId="77777777" w:rsidR="00F0521B" w:rsidRPr="00F0521B" w:rsidRDefault="00F0521B" w:rsidP="00F0521B">
      <w:r>
        <w:t>"I'm responsible for an extremely large percentage of this company's revenue," she said. "</w:t>
      </w:r>
      <w:proofErr w:type="gramStart"/>
      <w:r>
        <w:t>So</w:t>
      </w:r>
      <w:proofErr w:type="gramEnd"/>
      <w:r>
        <w:t xml:space="preserve"> if I'm in this room, it means you have created an unexpected problem for us. All I want to know is when we can count on things being fixed so that we can build a process on our end to minimize the damage you have created."</w:t>
      </w:r>
    </w:p>
    <w:p w14:paraId="127BDDDB" w14:textId="77777777" w:rsidR="00F0521B" w:rsidRPr="00F0521B" w:rsidRDefault="00F0521B" w:rsidP="00F0521B">
      <w:r>
        <w:t>She didn't want to see the roadmap. She didn't want to understand the features we were building. She didn't care about our technical challenges or our architecture decisions. She wanted to know when her team could rely on us delivering what they needed. When she could make her own plans with confidence.</w:t>
      </w:r>
    </w:p>
    <w:p w14:paraId="34FACB43" w14:textId="77777777" w:rsidR="00F0521B" w:rsidRPr="00F0521B" w:rsidRDefault="00F0521B" w:rsidP="00F0521B">
      <w:r>
        <w:t xml:space="preserve">That's what people </w:t>
      </w:r>
      <w:proofErr w:type="gramStart"/>
      <w:r>
        <w:t>actually want</w:t>
      </w:r>
      <w:proofErr w:type="gramEnd"/>
      <w:r>
        <w:t xml:space="preserve"> when they ask for transparency. Not more information. Less uncertainty. They want to know what will happen next so they can do their own jobs.</w:t>
      </w:r>
    </w:p>
    <w:p w14:paraId="1454A5BB" w14:textId="77777777" w:rsidR="00F0521B" w:rsidRPr="00F0521B" w:rsidRDefault="00F0521B" w:rsidP="00F0521B">
      <w:r>
        <w:t>Dumping data on them achieves the opposite. It creates more noise, not less.</w:t>
      </w:r>
    </w:p>
    <w:p w14:paraId="0E66A8FD" w14:textId="77777777" w:rsidR="00F0521B" w:rsidRPr="00F0521B" w:rsidRDefault="00F0521B" w:rsidP="00F0521B">
      <w:r>
        <w:t xml:space="preserve">The solution isn't more information. It's clearer information. Simplified to the point where it </w:t>
      </w:r>
      <w:proofErr w:type="gramStart"/>
      <w:r>
        <w:t>actually reduces</w:t>
      </w:r>
      <w:proofErr w:type="gramEnd"/>
      <w:r>
        <w:t xml:space="preserve"> uncertainty rather than adding to it. Transparency isn't about volume. It's about clarity.</w:t>
      </w:r>
    </w:p>
    <w:p w14:paraId="136DB247" w14:textId="0261D0AA" w:rsidR="00F0521B" w:rsidRPr="00F0521B" w:rsidRDefault="00F0521B" w:rsidP="00F0521B"/>
    <w:p w14:paraId="725D0264" w14:textId="77777777" w:rsidR="00F0521B" w:rsidRPr="00F0521B" w:rsidRDefault="00F0521B" w:rsidP="00F0521B">
      <w:pPr>
        <w:pStyle w:val="Heading3"/>
      </w:pPr>
      <w:bookmarkStart w:id="1619" w:name="_Toc224480627"/>
      <w:r>
        <w:lastRenderedPageBreak/>
        <w:t>Controlling Noise</w:t>
      </w:r>
      <w:bookmarkEnd w:id="1619"/>
    </w:p>
    <w:p w14:paraId="7531A3CC" w14:textId="77777777" w:rsidR="00F0521B" w:rsidRPr="00F0521B" w:rsidRDefault="00F0521B" w:rsidP="00F0521B">
      <w:r>
        <w:t xml:space="preserve">What do engineers who are great at reducing uncertainty </w:t>
      </w:r>
      <w:proofErr w:type="gramStart"/>
      <w:r>
        <w:t>actually do</w:t>
      </w:r>
      <w:proofErr w:type="gramEnd"/>
      <w:r>
        <w:t>?</w:t>
      </w:r>
    </w:p>
    <w:p w14:paraId="0C65B17D" w14:textId="77777777" w:rsidR="00F0521B" w:rsidRPr="00F0521B" w:rsidRDefault="00F0521B" w:rsidP="00F0521B">
      <w:r>
        <w:t xml:space="preserve">They simplify complex things into simple ideas. They find language that can travel—phrases and concepts that work in a technical deep-dive with engineers </w:t>
      </w:r>
      <w:proofErr w:type="gramStart"/>
      <w:r>
        <w:t>and also</w:t>
      </w:r>
      <w:proofErr w:type="gramEnd"/>
      <w:r>
        <w:t xml:space="preserve"> in a status update with executives. They create shared vocabulary that lets people at different levels of detail feel like they're talking about the same thing.</w:t>
      </w:r>
    </w:p>
    <w:p w14:paraId="3456BCF0" w14:textId="77777777" w:rsidR="00F0521B" w:rsidRPr="00F0521B" w:rsidRDefault="00F0521B" w:rsidP="00F0521B">
      <w:r>
        <w:t>This isn't dumbing things down. It's building a translation layer between the technical reality and the organizational reality. Both are real. Both matter. The skill is connecting them.</w:t>
      </w:r>
    </w:p>
    <w:p w14:paraId="7E9B0353" w14:textId="77777777" w:rsidR="00F0521B" w:rsidRPr="00F0521B" w:rsidRDefault="00F0521B" w:rsidP="00F0521B">
      <w:r>
        <w:t xml:space="preserve">Start by identifying key terms. Find the language that captures what matters in a way everyone can understand. These become the anchors for every conversation—simple </w:t>
      </w:r>
      <w:proofErr w:type="gramStart"/>
      <w:r>
        <w:t>phrases</w:t>
      </w:r>
      <w:proofErr w:type="gramEnd"/>
      <w:r>
        <w:t xml:space="preserve"> that executives, product managers, and engineers can all use, even if they understand them at different levels of depth. The terms might be project names, phase descriptions, or capability labels. What matters is that they're memorable, specific enough to be meaningful, and usable by anyone in the organization.</w:t>
      </w:r>
    </w:p>
    <w:p w14:paraId="1BDB7393" w14:textId="77777777" w:rsidR="00F0521B" w:rsidRPr="00F0521B" w:rsidRDefault="00F0521B" w:rsidP="00F0521B">
      <w:r>
        <w:t xml:space="preserve">From those terms, create a high-level plan. The plan should be understandable at the highest level by someone who doesn't know the technical details. It should answer three questions: What are we doing? In what order? Roughly when? This isn't a detailed project plan. It's a </w:t>
      </w:r>
      <w:proofErr w:type="gramStart"/>
      <w:r>
        <w:t>narrative—a</w:t>
      </w:r>
      <w:proofErr w:type="gramEnd"/>
      <w:r>
        <w:t xml:space="preserve"> story of what's happening that people can hold in their heads and repeat to others.</w:t>
      </w:r>
    </w:p>
    <w:p w14:paraId="4CEDA1F2" w14:textId="77777777" w:rsidR="00F0521B" w:rsidRPr="00F0521B" w:rsidRDefault="00F0521B" w:rsidP="00F0521B">
      <w:r>
        <w:t xml:space="preserve">The engineering team still needs all the complexity and specificity required to </w:t>
      </w:r>
      <w:proofErr w:type="gramStart"/>
      <w:r>
        <w:t>actually build</w:t>
      </w:r>
      <w:proofErr w:type="gramEnd"/>
      <w:r>
        <w:t xml:space="preserve"> things—task breakdowns, technical decisions</w:t>
      </w:r>
      <w:proofErr w:type="gramStart"/>
      <w:r>
        <w:t>, implementation</w:t>
      </w:r>
      <w:proofErr w:type="gramEnd"/>
      <w:r>
        <w:t xml:space="preserve"> details. But that complexity should </w:t>
      </w:r>
      <w:proofErr w:type="gramStart"/>
      <w:r>
        <w:t>map</w:t>
      </w:r>
      <w:proofErr w:type="gramEnd"/>
      <w:r>
        <w:t xml:space="preserve"> back to the key terms, so anyone can connect the detailed work to the big picture. When an executive asks about progress, you can answer in key terms. When an engineer asks about implementation, you can drill into the details. Same structure, different altitude. The connection between levels is what makes the whole system work.</w:t>
      </w:r>
    </w:p>
    <w:p w14:paraId="536AAF0F" w14:textId="77777777" w:rsidR="00F0521B" w:rsidRPr="00F0521B" w:rsidRDefault="00F0521B" w:rsidP="00F0521B">
      <w:r>
        <w:t xml:space="preserve">Throughout all of this, identify and call out unknowns. Name the risks explicitly, early, and repeatedly. Don't bury them in documents or mention them once and assume people will remember. Make them part of the regular conversation. When something unexpected happens later—and something always </w:t>
      </w:r>
      <w:proofErr w:type="gramStart"/>
      <w:r>
        <w:t>does—</w:t>
      </w:r>
      <w:proofErr w:type="gramEnd"/>
      <w:r>
        <w:t>the conversation is completely different if you can point back to a previous discussion. "This is the risk we flagged in week two" is a collaborative problem-solving conversation. "This came out of nowhere" is a trust-destroying crisis. The difference is whether you named the uncertainty before it materialized.</w:t>
      </w:r>
    </w:p>
    <w:p w14:paraId="3ECAACBD" w14:textId="77777777" w:rsidR="00F0521B" w:rsidRPr="00F0521B" w:rsidRDefault="00F0521B" w:rsidP="00F0521B">
      <w:r>
        <w:lastRenderedPageBreak/>
        <w:t xml:space="preserve">When you do this consistently, other leaders can make their own plans. The head of marketing can commit to launch dates. The sales team can </w:t>
      </w:r>
      <w:proofErr w:type="gramStart"/>
      <w:r>
        <w:t>set</w:t>
      </w:r>
      <w:proofErr w:type="gramEnd"/>
      <w:r>
        <w:t xml:space="preserve"> customer expectations. The finance team can forecast accurately. If you're reliable in what you're going to deliver and when, then the people who depend on you can be reliable to their own teams. If you're unpredictable, their unpredictability cascades. Noise multiplies across the organization.</w:t>
      </w:r>
    </w:p>
    <w:p w14:paraId="0051A3C8" w14:textId="77777777" w:rsidR="00F0521B" w:rsidRPr="00F0521B" w:rsidRDefault="00F0521B" w:rsidP="00F0521B">
      <w:r>
        <w:t>Controlling your own uncertainty is how you prevent noise from spreading everywhere else.</w:t>
      </w:r>
    </w:p>
    <w:p w14:paraId="5704F051" w14:textId="4A645CD6" w:rsidR="00F0521B" w:rsidRPr="00F0521B" w:rsidRDefault="00F0521B" w:rsidP="00F0521B"/>
    <w:p w14:paraId="73844A43" w14:textId="77777777" w:rsidR="00F0521B" w:rsidRPr="00F0521B" w:rsidRDefault="00F0521B" w:rsidP="00F0521B">
      <w:pPr>
        <w:pStyle w:val="Heading3"/>
      </w:pPr>
      <w:bookmarkStart w:id="1620" w:name="_Toc224480628"/>
      <w:r>
        <w:t>A Different Walk</w:t>
      </w:r>
      <w:bookmarkEnd w:id="1620"/>
    </w:p>
    <w:p w14:paraId="3521D7B7" w14:textId="77777777" w:rsidR="00F0521B" w:rsidRPr="00F0521B" w:rsidRDefault="00F0521B" w:rsidP="00F0521B">
      <w:r>
        <w:t>After the conversation with the COO, I changed how I approached the CEO one-on-ones.</w:t>
      </w:r>
    </w:p>
    <w:p w14:paraId="6E5D4631" w14:textId="77777777" w:rsidR="00F0521B" w:rsidRPr="00F0521B" w:rsidRDefault="00F0521B" w:rsidP="00F0521B">
      <w:r>
        <w:t>I stopped trying to explain complexity. I stopped preparing presentations that would help him understand why things were hard. Instead, I prepared answers to three questions: What are we going to do? When are we going to do it? Where should the company hedge against risk?</w:t>
      </w:r>
    </w:p>
    <w:p w14:paraId="0B5AC748" w14:textId="77777777" w:rsidR="00F0521B" w:rsidRPr="00F0521B" w:rsidRDefault="00F0521B" w:rsidP="00F0521B">
      <w:r>
        <w:t xml:space="preserve">When I didn't know something, I said </w:t>
      </w:r>
      <w:proofErr w:type="gramStart"/>
      <w:r>
        <w:t>so—and</w:t>
      </w:r>
      <w:proofErr w:type="gramEnd"/>
      <w:r>
        <w:t xml:space="preserve"> told him when I would know. When there was risk, I named it explicitly rather than hoping it wouldn't come up. When priorities shifted, I explained what that meant for timelines without relitigating the technical details.</w:t>
      </w:r>
    </w:p>
    <w:p w14:paraId="349BC3D6" w14:textId="77777777" w:rsidR="00F0521B" w:rsidRPr="00F0521B" w:rsidRDefault="00F0521B" w:rsidP="00F0521B">
      <w:r>
        <w:t xml:space="preserve">The meetings got shorter. The CEO's questions got more focused. Instead of probing for problems, he started asking how he could help clear obstacles. He still couldn't tell whether I was technically strong. But he could tell that I reduced his uncertainty. And that was what he </w:t>
      </w:r>
      <w:proofErr w:type="gramStart"/>
      <w:r>
        <w:t>actually needed</w:t>
      </w:r>
      <w:proofErr w:type="gramEnd"/>
      <w:r>
        <w:t xml:space="preserve"> from me.</w:t>
      </w:r>
    </w:p>
    <w:p w14:paraId="56B4C8CD" w14:textId="77777777" w:rsidR="00F0521B" w:rsidRPr="00F0521B" w:rsidRDefault="00F0521B" w:rsidP="00F0521B">
      <w:r>
        <w:t xml:space="preserve">I still walked past the cloud room to get to his office. The same conference room where I had rebuilt a search engine </w:t>
      </w:r>
      <w:proofErr w:type="gramStart"/>
      <w:r>
        <w:t>in</w:t>
      </w:r>
      <w:proofErr w:type="gramEnd"/>
      <w:r>
        <w:t xml:space="preserve"> a weekend, where technical excellence had been the whole game. I was proud of what I had done in that room.</w:t>
      </w:r>
    </w:p>
    <w:p w14:paraId="70883510" w14:textId="77777777" w:rsidR="00F0521B" w:rsidRPr="00F0521B" w:rsidRDefault="00F0521B" w:rsidP="00F0521B">
      <w:r>
        <w:t>But I wasn't that engineer anymore. The skills that had gotten me there weren't the skills that would carry me forward.</w:t>
      </w:r>
    </w:p>
    <w:p w14:paraId="3468A9CA" w14:textId="77777777" w:rsidR="00F0521B" w:rsidRPr="00F0521B" w:rsidRDefault="00F0521B" w:rsidP="00F0521B">
      <w:commentRangeStart w:id="1621"/>
      <w:r>
        <w:t xml:space="preserve">The cloud room was where I learned to build. The walk </w:t>
      </w:r>
      <w:proofErr w:type="gramStart"/>
      <w:r>
        <w:t>past it</w:t>
      </w:r>
      <w:proofErr w:type="gramEnd"/>
      <w:r>
        <w:t xml:space="preserve"> was where I learned to lead.</w:t>
      </w:r>
      <w:commentRangeEnd w:id="1621"/>
      <w:r>
        <w:rPr>
          <w:rStyle w:val="CommentReference"/>
          <w:sz w:val="24"/>
          <w:szCs w:val="24"/>
        </w:rPr>
        <w:commentReference w:id="1621"/>
      </w:r>
    </w:p>
    <w:p w14:paraId="78434CF1" w14:textId="6FA558C4" w:rsidR="000B6764" w:rsidRDefault="000B6764">
      <w:r>
        <w:br w:type="page"/>
      </w:r>
    </w:p>
    <w:p w14:paraId="354B4B6B" w14:textId="77777777" w:rsidR="00DA4BE3" w:rsidRDefault="00DA4BE3" w:rsidP="00DA4BE3"/>
    <w:p w14:paraId="7BA43856" w14:textId="0EE637A7" w:rsidR="00DD7DAA" w:rsidRDefault="00DD7DAA" w:rsidP="00FA36F3">
      <w:pPr>
        <w:pStyle w:val="Heading2"/>
      </w:pPr>
      <w:bookmarkStart w:id="1622" w:name="_Toc224480629"/>
      <w:del w:id="1623" w:author="Joel Karr" w:date="2026-03-08T16:49:00Z" w16du:dateUtc="2026-03-08T21:49:00Z">
        <w:r w:rsidDel="002F3D49">
          <w:delText>Fifteen</w:delText>
        </w:r>
      </w:del>
      <w:ins w:id="1624" w:author="Joel Karr" w:date="2026-03-08T16:49:00Z" w16du:dateUtc="2026-03-08T21:49:00Z">
        <w:r w:rsidR="002F3D49">
          <w:t>Thirteen</w:t>
        </w:r>
      </w:ins>
      <w:bookmarkEnd w:id="1622"/>
    </w:p>
    <w:p w14:paraId="0335B69A" w14:textId="66124615" w:rsidR="009C2F49" w:rsidRDefault="009C2F49" w:rsidP="00FA36F3">
      <w:pPr>
        <w:pStyle w:val="Heading2"/>
      </w:pPr>
      <w:bookmarkStart w:id="1625" w:name="_Toc224480630"/>
      <w:r>
        <w:t>Why Big Bang Rewrites Usually Fail</w:t>
      </w:r>
      <w:bookmarkEnd w:id="1625"/>
      <w:r>
        <w:br/>
      </w:r>
    </w:p>
    <w:p w14:paraId="54887AE1" w14:textId="213A47BB" w:rsidR="009C2F49" w:rsidDel="009C00B1" w:rsidRDefault="009C2F49" w:rsidP="009C2F49">
      <w:pPr>
        <w:rPr>
          <w:del w:id="1626" w:author="Joel Karr" w:date="2026-03-15T17:38:00Z" w16du:dateUtc="2026-03-15T22:38:00Z"/>
        </w:rPr>
      </w:pPr>
      <w:del w:id="1627" w:author="Joel Karr" w:date="2026-03-15T17:38:00Z" w16du:dateUtc="2026-03-15T22:38:00Z">
        <w:r w:rsidDel="00522D9C">
          <w:delText>There is another lesson to learn from the cloud room at Restaurant.com.</w:delText>
        </w:r>
      </w:del>
    </w:p>
    <w:p w14:paraId="4E835908" w14:textId="15A845E6" w:rsidR="009C00B1" w:rsidRPr="009C2F49" w:rsidRDefault="009C00B1" w:rsidP="009C2F49">
      <w:pPr>
        <w:rPr>
          <w:ins w:id="1628" w:author="Joel Karr" w:date="2026-03-15T17:39:00Z" w16du:dateUtc="2026-03-15T22:39:00Z"/>
        </w:rPr>
      </w:pPr>
      <w:ins w:id="1629" w:author="Joel Karr" w:date="2026-03-15T17:39:00Z">
        <w:r w:rsidRPr="009C00B1">
          <w:t>Four months into the rewrite</w:t>
        </w:r>
      </w:ins>
      <w:ins w:id="1630" w:author="Joel Karr" w:date="2026-03-15T17:41:00Z" w16du:dateUtc="2026-03-15T22:41:00Z">
        <w:r w:rsidR="004B339F">
          <w:t xml:space="preserve"> in the cloud room</w:t>
        </w:r>
      </w:ins>
      <w:ins w:id="1631" w:author="Joel Karr" w:date="2026-03-15T17:39:00Z">
        <w:r w:rsidRPr="009C00B1">
          <w:t xml:space="preserve">, the daily </w:t>
        </w:r>
        <w:proofErr w:type="gramStart"/>
        <w:r w:rsidRPr="009C00B1">
          <w:t>standups</w:t>
        </w:r>
        <w:proofErr w:type="gramEnd"/>
        <w:r w:rsidRPr="009C00B1">
          <w:t xml:space="preserve"> started changing tone.</w:t>
        </w:r>
      </w:ins>
    </w:p>
    <w:p w14:paraId="12DEFB1C" w14:textId="378D1E20" w:rsidR="009C2F49" w:rsidRPr="009C2F49" w:rsidDel="004B339F" w:rsidRDefault="009C2F49" w:rsidP="009C2F49">
      <w:pPr>
        <w:rPr>
          <w:del w:id="1632" w:author="Joel Karr" w:date="2026-03-15T17:41:00Z" w16du:dateUtc="2026-03-15T22:41:00Z"/>
        </w:rPr>
      </w:pPr>
      <w:del w:id="1633" w:author="Joel Karr" w:date="2026-03-15T17:41:00Z" w16du:dateUtc="2026-03-15T22:41:00Z">
        <w:r w:rsidDel="004B339F">
          <w:delText>Inside the conference room painted with clouds on the walls, filled with energy and ambition, our team had set up to do a full rewrite of a legacy system that had become brittle and couldn't handle the amount of traffic.</w:delText>
        </w:r>
      </w:del>
    </w:p>
    <w:p w14:paraId="0F540DD5" w14:textId="77777777" w:rsidR="009C2F49" w:rsidRPr="009C2F49" w:rsidRDefault="009C2F49" w:rsidP="009C2F49">
      <w:r>
        <w:t xml:space="preserve">What I </w:t>
      </w:r>
      <w:proofErr w:type="gramStart"/>
      <w:r>
        <w:t>left out</w:t>
      </w:r>
      <w:proofErr w:type="gramEnd"/>
      <w:r>
        <w:t xml:space="preserve"> before was just how close we came to failing entirely.</w:t>
      </w:r>
    </w:p>
    <w:p w14:paraId="26A361BF" w14:textId="77777777" w:rsidR="009C2F49" w:rsidRPr="009C2F49" w:rsidRDefault="009C2F49" w:rsidP="009C2F49">
      <w:r>
        <w:t xml:space="preserve">The executive team had asked for the latest and greatest of everything, and the software team took it literally. We jumped on </w:t>
      </w:r>
      <w:proofErr w:type="gramStart"/>
      <w:r>
        <w:t>all of</w:t>
      </w:r>
      <w:proofErr w:type="gramEnd"/>
      <w:r>
        <w:t xml:space="preserve"> the newest frameworks and best practices. We weren't just one of the first companies moving to Azure cloud—we were also adopting domain-driven design, test-driven development, agile methodology, ASP.NET MVC, and a whole host of other frameworks none of us had worked with before.</w:t>
      </w:r>
    </w:p>
    <w:p w14:paraId="64E9AD28" w14:textId="77777777" w:rsidR="009C2F49" w:rsidRPr="009C2F49" w:rsidRDefault="009C2F49" w:rsidP="009C2F49">
      <w:r>
        <w:t>We had been working with a top consultant from Microsoft on how we could move the entire application to Azure for a few months and thought we had a strong plan laid out. We had some of the best software engineers in Chicago and everyone was energized.</w:t>
      </w:r>
    </w:p>
    <w:p w14:paraId="73A4D063" w14:textId="77777777" w:rsidR="009C2F49" w:rsidRPr="009C2F49" w:rsidRDefault="009C2F49" w:rsidP="009C2F49">
      <w:r>
        <w:t xml:space="preserve">The legacy system was a decade of patched-together Classic ASP, maintained by dozens of different software engineers throughout the years. It worked under normal traffic but couldn't scale, and every time someone touched </w:t>
      </w:r>
      <w:proofErr w:type="gramStart"/>
      <w:r>
        <w:t>it</w:t>
      </w:r>
      <w:proofErr w:type="gramEnd"/>
      <w:r>
        <w:t xml:space="preserve"> they broke something unexpected.</w:t>
      </w:r>
    </w:p>
    <w:p w14:paraId="14DB65A5" w14:textId="2E0D85EE" w:rsidR="009C2F49" w:rsidRPr="009C2F49" w:rsidRDefault="009C2F49" w:rsidP="009C2F49">
      <w:r>
        <w:t xml:space="preserve">The plan to build the new system had detailed milestones, segmented responsibilities, and </w:t>
      </w:r>
      <w:proofErr w:type="gramStart"/>
      <w:ins w:id="1634" w:author="Joel Karr" w:date="2026-03-15T17:42:00Z" w16du:dateUtc="2026-03-15T22:42:00Z">
        <w:r w:rsidR="00E84D9D">
          <w:t xml:space="preserve">had </w:t>
        </w:r>
      </w:ins>
      <w:r>
        <w:t>looked</w:t>
      </w:r>
      <w:proofErr w:type="gramEnd"/>
      <w:r>
        <w:t xml:space="preserve"> great on paper. </w:t>
      </w:r>
      <w:del w:id="1635" w:author="Joel Karr" w:date="2026-03-15T17:41:00Z" w16du:dateUtc="2026-03-15T22:41:00Z">
        <w:r w:rsidDel="00327C9C">
          <w:delText xml:space="preserve">Four months in, </w:delText>
        </w:r>
      </w:del>
      <w:ins w:id="1636" w:author="Joel Karr" w:date="2026-03-15T17:41:00Z" w16du:dateUtc="2026-03-15T22:41:00Z">
        <w:r w:rsidR="00E84D9D">
          <w:t xml:space="preserve">By then, </w:t>
        </w:r>
      </w:ins>
      <w:r>
        <w:t>hushed conversations concealed a rising level of uncertainty as it seemed to be getting more difficult to continue building out the new application rather than easier.</w:t>
      </w:r>
    </w:p>
    <w:p w14:paraId="3FD73233" w14:textId="77777777" w:rsidR="009C2F49" w:rsidRPr="009C2F49" w:rsidRDefault="009C2F49" w:rsidP="009C2F49">
      <w:r>
        <w:t xml:space="preserve">We weren't failing at </w:t>
      </w:r>
      <w:proofErr w:type="gramStart"/>
      <w:r>
        <w:t>any one thing</w:t>
      </w:r>
      <w:proofErr w:type="gramEnd"/>
      <w:r>
        <w:t>. We were failing at trying to do everything.</w:t>
      </w:r>
    </w:p>
    <w:p w14:paraId="3DAD9E67" w14:textId="4316A15F" w:rsidR="009C2F49" w:rsidRPr="009C2F49" w:rsidRDefault="009C2F49" w:rsidP="009C2F49"/>
    <w:p w14:paraId="48A2A105" w14:textId="77777777" w:rsidR="009C2F49" w:rsidRPr="009C2F49" w:rsidRDefault="009C2F49" w:rsidP="009C2F49">
      <w:pPr>
        <w:pStyle w:val="Heading3"/>
      </w:pPr>
      <w:bookmarkStart w:id="1637" w:name="_Toc224480631"/>
      <w:r>
        <w:t>The Unraveling</w:t>
      </w:r>
      <w:bookmarkEnd w:id="1637"/>
    </w:p>
    <w:p w14:paraId="22082139" w14:textId="77777777" w:rsidR="009C2F49" w:rsidRPr="009C2F49" w:rsidRDefault="009C2F49" w:rsidP="009C2F49">
      <w:r>
        <w:t>Our daily standups were a mix of people talking about how they needed to rewrite certain parts to match the new design patterns as they learned more. People were debating core structural things like naming conventions and unit test coverage.</w:t>
      </w:r>
    </w:p>
    <w:p w14:paraId="2CEF4A78" w14:textId="77777777" w:rsidR="009C2F49" w:rsidRPr="009C2F49" w:rsidRDefault="009C2F49" w:rsidP="009C2F49">
      <w:r>
        <w:lastRenderedPageBreak/>
        <w:t>What had started as great progress every two weeks as we demoed had slowed drastically. On top of everything we were doing to modernize our application, we had started testing the new application. The results felt like we were lined up in boats next to each other—every time we threw a bucket of water out of one boat, it landed in another.</w:t>
      </w:r>
    </w:p>
    <w:p w14:paraId="7308B15C" w14:textId="77777777" w:rsidR="009C2F49" w:rsidRPr="009C2F49" w:rsidRDefault="009C2F49" w:rsidP="009C2F49">
      <w:r>
        <w:t xml:space="preserve">We </w:t>
      </w:r>
      <w:proofErr w:type="gramStart"/>
      <w:r>
        <w:t>had underestimated</w:t>
      </w:r>
      <w:proofErr w:type="gramEnd"/>
      <w:r>
        <w:t xml:space="preserve"> the value of the old brittle code. It had been running for years and handled what had grown over time into a complex system of partner attribution, pricing management, and external API integrations. The logic had been built incrementally and had been hardened. Edge cases had been discovered and fixes had been applied. There were behaviors that customers and partners had come to depend on, even though no one remembered why it worked the way it did.</w:t>
      </w:r>
    </w:p>
    <w:p w14:paraId="2F891979" w14:textId="77777777" w:rsidR="009C2F49" w:rsidRPr="009C2F49" w:rsidRDefault="009C2F49" w:rsidP="009C2F49">
      <w:r>
        <w:t>There were thousands of partners who would send us customers through web links. There were contracts in place about how they would be paid, including things like how long they would get credit for a new customer. Although many contracts were the same, over the years special deals had been made. The custom logic lived wherever a software engineer at the time had put it. It could be on a landing page or in the add-to-cart functionality or post-checkout.</w:t>
      </w:r>
    </w:p>
    <w:p w14:paraId="39A304F5" w14:textId="77777777" w:rsidR="009C2F49" w:rsidRPr="009C2F49" w:rsidRDefault="009C2F49" w:rsidP="009C2F49">
      <w:r>
        <w:t xml:space="preserve">The legacy system handled all of this without anyone having any way to validate what it should be. It wasn't elegant or modern, but it worked. Occasionally a partner might notice an </w:t>
      </w:r>
      <w:proofErr w:type="gramStart"/>
      <w:r>
        <w:t>anomaly</w:t>
      </w:r>
      <w:proofErr w:type="gramEnd"/>
      <w:r>
        <w:t xml:space="preserve"> and it would be tested and updated, but there was no formal audit process or detailed test plan.</w:t>
      </w:r>
    </w:p>
    <w:p w14:paraId="3E020837" w14:textId="77777777" w:rsidR="009C2F49" w:rsidRPr="009C2F49" w:rsidRDefault="009C2F49" w:rsidP="009C2F49">
      <w:r>
        <w:t>We were testing behavior compared to the current website and kept discovering new pockets of business logic hidden in unexpected functions. It felt wrong to reproduce the original logic, but we were moving too many pieces at once to try and redesign the architecture into a dedicated partner attribution utility.</w:t>
      </w:r>
    </w:p>
    <w:p w14:paraId="6F01FE52" w14:textId="37ABE4F1" w:rsidR="009C2F49" w:rsidRPr="009C2F49" w:rsidRDefault="009C2F49" w:rsidP="009C2F49"/>
    <w:p w14:paraId="3A866F8C" w14:textId="77777777" w:rsidR="009C2F49" w:rsidRPr="009C2F49" w:rsidRDefault="009C2F49" w:rsidP="009C2F49">
      <w:pPr>
        <w:pStyle w:val="Heading3"/>
      </w:pPr>
      <w:bookmarkStart w:id="1638" w:name="_Toc224480632"/>
      <w:proofErr w:type="spellStart"/>
      <w:r>
        <w:t>Spolsky's</w:t>
      </w:r>
      <w:proofErr w:type="spellEnd"/>
      <w:r>
        <w:t xml:space="preserve"> Warning</w:t>
      </w:r>
      <w:bookmarkEnd w:id="1638"/>
    </w:p>
    <w:p w14:paraId="52722D18" w14:textId="77777777" w:rsidR="009C2F49" w:rsidRPr="009C2F49" w:rsidRDefault="009C2F49" w:rsidP="009C2F49">
      <w:r>
        <w:t>Joel Spolsky had written about a very similar challenge in his blog called "Joel on Software" in the early 2000s. His blog had become required reading for software engineers who were passionate about learning. He wrote essays that were practical, opinionated, and often sparked debate. When a new blog post came out, we would rush to form our own opinion before someone else on the team asked us if we had read it.</w:t>
      </w:r>
    </w:p>
    <w:p w14:paraId="0138C664" w14:textId="77777777" w:rsidR="009C2F49" w:rsidRPr="009C2F49" w:rsidRDefault="009C2F49" w:rsidP="009C2F49">
      <w:commentRangeStart w:id="1639"/>
      <w:proofErr w:type="spellStart"/>
      <w:r>
        <w:t>Spolsky</w:t>
      </w:r>
      <w:proofErr w:type="spellEnd"/>
      <w:r>
        <w:t xml:space="preserve"> wasn't just a blogger. He co-founded Fog Creek Software, which later created Trello. He also co-founded Stack Overflow with Jeff Atwood. The guy had credibility.</w:t>
      </w:r>
      <w:commentRangeEnd w:id="1639"/>
      <w:r>
        <w:rPr>
          <w:rStyle w:val="CommentReference"/>
          <w:sz w:val="24"/>
          <w:szCs w:val="24"/>
        </w:rPr>
        <w:commentReference w:id="1639"/>
      </w:r>
    </w:p>
    <w:p w14:paraId="7A1FA78B" w14:textId="77777777" w:rsidR="009C2F49" w:rsidRPr="009C2F49" w:rsidRDefault="009C2F49" w:rsidP="009C2F49">
      <w:r>
        <w:lastRenderedPageBreak/>
        <w:t xml:space="preserve">I often referenced </w:t>
      </w:r>
      <w:proofErr w:type="spellStart"/>
      <w:r>
        <w:t>Spolsky's</w:t>
      </w:r>
      <w:proofErr w:type="spellEnd"/>
      <w:r>
        <w:t xml:space="preserve"> blog posts in our technical conversations, and one of our team </w:t>
      </w:r>
      <w:proofErr w:type="gramStart"/>
      <w:r>
        <w:t>leads</w:t>
      </w:r>
      <w:proofErr w:type="gramEnd"/>
      <w:r>
        <w:t xml:space="preserve"> named Bill started calling me </w:t>
      </w:r>
      <w:proofErr w:type="spellStart"/>
      <w:r>
        <w:t>Spolsky</w:t>
      </w:r>
      <w:proofErr w:type="spellEnd"/>
      <w:r>
        <w:t xml:space="preserve"> since my name was also Joel. I wore the nickname as a badge of honor and took to reading every blog post he had ever written.</w:t>
      </w:r>
    </w:p>
    <w:p w14:paraId="2B6B68B3" w14:textId="77777777" w:rsidR="009C2F49" w:rsidRPr="009C2F49" w:rsidRDefault="009C2F49" w:rsidP="009C2F49">
      <w:r>
        <w:t xml:space="preserve">I came across a blog post he had written over ten years earlier entitled "Things You Should Never Do, Part I." He argued that the single worst strategic mistake a software company can make is deciding to rewrite their code from scratch. Old code may be messy, but it contains years of bug fixes and hard-won knowledge about what </w:t>
      </w:r>
      <w:proofErr w:type="gramStart"/>
      <w:r>
        <w:t>actually works</w:t>
      </w:r>
      <w:proofErr w:type="gramEnd"/>
      <w:r>
        <w:t xml:space="preserve"> in production. When you rewrite from scratch, you throw all of that away and </w:t>
      </w:r>
      <w:proofErr w:type="gramStart"/>
      <w:r>
        <w:t>have to</w:t>
      </w:r>
      <w:proofErr w:type="gramEnd"/>
      <w:r>
        <w:t xml:space="preserve"> rediscover those lessons in an </w:t>
      </w:r>
      <w:proofErr w:type="gramStart"/>
      <w:r>
        <w:t>often painful</w:t>
      </w:r>
      <w:proofErr w:type="gramEnd"/>
      <w:r>
        <w:t xml:space="preserve"> way.</w:t>
      </w:r>
    </w:p>
    <w:p w14:paraId="529C5AF1" w14:textId="77777777" w:rsidR="009C2F49" w:rsidRPr="009C2F49" w:rsidRDefault="009C2F49" w:rsidP="009C2F49">
      <w:proofErr w:type="spellStart"/>
      <w:r>
        <w:t>Spolsky</w:t>
      </w:r>
      <w:proofErr w:type="spellEnd"/>
      <w:r>
        <w:t xml:space="preserve"> argued that Netscape took three years trying to rewrite their browser from scratch, and it gave Microsoft the opportunity to catch up. The cautions he talked about felt eerily familiar to our own massive rewrite.</w:t>
      </w:r>
    </w:p>
    <w:p w14:paraId="5359A711" w14:textId="77777777" w:rsidR="009C2F49" w:rsidRPr="009C2F49" w:rsidRDefault="009C2F49" w:rsidP="009C2F49">
      <w:r>
        <w:t xml:space="preserve">We hadn't seriously considered an iterative approach until we found </w:t>
      </w:r>
      <w:proofErr w:type="gramStart"/>
      <w:r>
        <w:t>ourselves being</w:t>
      </w:r>
      <w:proofErr w:type="gramEnd"/>
      <w:r>
        <w:t xml:space="preserve"> increasingly weighed down by unplanned scenarios dragging us backwards. The original plan to rewrite everything to be cloud native just felt right. The old system couldn't scale and was too fragile to be repaired entirely. A full rewrite felt like an opportunity to drop years of baggage and catapult us into the next era of the company's growth.</w:t>
      </w:r>
    </w:p>
    <w:p w14:paraId="316B1703" w14:textId="77777777" w:rsidR="009C2F49" w:rsidRPr="009C2F49" w:rsidRDefault="009C2F49" w:rsidP="009C2F49">
      <w:r>
        <w:t>But reality was setting in.</w:t>
      </w:r>
    </w:p>
    <w:p w14:paraId="745E8DC7" w14:textId="2FA233D0" w:rsidR="009C2F49" w:rsidRPr="009C2F49" w:rsidRDefault="009C2F49" w:rsidP="009C2F49"/>
    <w:p w14:paraId="6A71F444" w14:textId="77777777" w:rsidR="009C2F49" w:rsidRPr="009C2F49" w:rsidRDefault="009C2F49" w:rsidP="009C2F49">
      <w:pPr>
        <w:pStyle w:val="Heading3"/>
      </w:pPr>
      <w:bookmarkStart w:id="1640" w:name="_Toc224480633"/>
      <w:r>
        <w:t>The Pivot</w:t>
      </w:r>
      <w:bookmarkEnd w:id="1640"/>
    </w:p>
    <w:p w14:paraId="30B4C0FA" w14:textId="77777777" w:rsidR="009C2F49" w:rsidRPr="009C2F49" w:rsidRDefault="009C2F49" w:rsidP="009C2F49">
      <w:r>
        <w:t>I suggested we try something different. What if we hosted a new website in Azure and could use URL redirects to move between the current web application and the new one? Both systems could run simultaneously, and we would need to manage some backend data syncs.</w:t>
      </w:r>
    </w:p>
    <w:p w14:paraId="215BFC5B" w14:textId="77777777" w:rsidR="009C2F49" w:rsidRPr="009C2F49" w:rsidRDefault="009C2F49" w:rsidP="009C2F49">
      <w:r>
        <w:t>The first page would be the listing page, which pulled data entirely from a Lucene search engine. It already had an isolated data source that was updated by a background job. The existing landing pages would still manage the complex partner attribution logic, and the add-to-cart button on the listing page could redirect back to the current site.</w:t>
      </w:r>
    </w:p>
    <w:p w14:paraId="60ECF81D" w14:textId="77777777" w:rsidR="009C2F49" w:rsidRPr="009C2F49" w:rsidRDefault="009C2F49" w:rsidP="009C2F49">
      <w:r>
        <w:t>Although this plan seemed to greatly improve our chance of moving forward, there was one immediate and very noticeable drawback. The team had been planning a new rebrand alongside the new technology. We had a new logo, brand colors, and full look and feel designed. If the old system and new system coexisted, then they needed to match. We talked with the business team and came to an agreement: the rebrand would need to wait until everything else had been modernized.</w:t>
      </w:r>
    </w:p>
    <w:p w14:paraId="7DF74E31" w14:textId="77777777" w:rsidR="009C2F49" w:rsidRPr="009C2F49" w:rsidRDefault="009C2F49" w:rsidP="009C2F49">
      <w:r>
        <w:lastRenderedPageBreak/>
        <w:t xml:space="preserve">It took almost two years before we finally launched the new look. By then, the entire site had been modernized and moved to Azure. Along the way we </w:t>
      </w:r>
      <w:proofErr w:type="gramStart"/>
      <w:r>
        <w:t>had also added</w:t>
      </w:r>
      <w:proofErr w:type="gramEnd"/>
      <w:r>
        <w:t xml:space="preserve"> a lot of new functionality that delivered real business value. Looking back, everyone agreed we had made the right decision. Launching an entire new site all at once would have plummeted us into firefighting mode that would have overwhelmed us—there were so many unknowns we discovered along the way of our iterative modernization.</w:t>
      </w:r>
    </w:p>
    <w:p w14:paraId="137FAFF4" w14:textId="68182F4C" w:rsidR="009C2F49" w:rsidRPr="009C2F49" w:rsidRDefault="009C2F49" w:rsidP="009C2F49"/>
    <w:p w14:paraId="248DEAC0" w14:textId="77777777" w:rsidR="009C2F49" w:rsidRPr="009C2F49" w:rsidRDefault="009C2F49" w:rsidP="009C2F49">
      <w:pPr>
        <w:pStyle w:val="Heading3"/>
      </w:pPr>
      <w:bookmarkStart w:id="1641" w:name="_Toc224480634"/>
      <w:commentRangeStart w:id="1642"/>
      <w:r>
        <w:t>The Strangler Fig</w:t>
      </w:r>
      <w:commentRangeEnd w:id="1642"/>
      <w:r>
        <w:rPr>
          <w:rStyle w:val="CommentReference"/>
          <w:sz w:val="28"/>
          <w:szCs w:val="28"/>
        </w:rPr>
        <w:commentReference w:id="1642"/>
      </w:r>
      <w:bookmarkEnd w:id="1641"/>
    </w:p>
    <w:p w14:paraId="737389AF" w14:textId="4356AA9D" w:rsidR="009C2F49" w:rsidRPr="009C2F49" w:rsidRDefault="00957C96" w:rsidP="009C2F49">
      <w:r>
        <w:t>British software developer and author Martin Fowler wrote about a time when he was on vacation and saw strangler figs, which reminded him of the iterative process of building new components and eventually replacing an entire system. The blog post took on a life of its own and has been used as a more formal design approach often referred to as the Strangler Fig Pattern.</w:t>
      </w:r>
    </w:p>
    <w:p w14:paraId="3275F8C9" w14:textId="77777777" w:rsidR="009C2F49" w:rsidRPr="009C2F49" w:rsidRDefault="009C2F49" w:rsidP="009C2F49">
      <w:r>
        <w:t>A strangler fig starts growing high in a tree's canopy and takes nutrients from the tree until its roots can reach the ground and become self-sustaining. It gradually envelops the entire host tree. Over time, the host tree dies and decomposes, leaving only the fig standing in its place.</w:t>
      </w:r>
    </w:p>
    <w:p w14:paraId="72D5F462" w14:textId="77777777" w:rsidR="009C2F49" w:rsidRPr="009C2F49" w:rsidRDefault="009C2F49" w:rsidP="009C2F49">
      <w:r>
        <w:t>That's exactly what we did at Restaurant.com. We wrapped new functionality around the old system, piece by piece, until eventually the old system was gone entirely.</w:t>
      </w:r>
    </w:p>
    <w:p w14:paraId="150D4ABE" w14:textId="77777777" w:rsidR="009C2F49" w:rsidRPr="009C2F49" w:rsidRDefault="009C2F49" w:rsidP="009C2F49">
      <w:r>
        <w:t>The hardest part of this iterative process isn't the technical decisions. It's maintaining focus.</w:t>
      </w:r>
    </w:p>
    <w:p w14:paraId="39F9074F" w14:textId="77777777" w:rsidR="009C2F49" w:rsidRPr="009C2F49" w:rsidRDefault="009C2F49" w:rsidP="009C2F49">
      <w:r>
        <w:t>As you replace a single component, you identify dependencies on another component. The initial reaction is to also modernize that component. Each decision in isolation sounds reasonable, but they add up into the quagmire of uncertainty that we set out to avoid.</w:t>
      </w:r>
    </w:p>
    <w:p w14:paraId="219A2297" w14:textId="3BA55261" w:rsidR="009C2F49" w:rsidRPr="009C2F49" w:rsidRDefault="009C2F49" w:rsidP="009C2F49"/>
    <w:p w14:paraId="312DB9DF" w14:textId="77777777" w:rsidR="009C2F49" w:rsidRPr="009C2F49" w:rsidRDefault="009C2F49" w:rsidP="009C2F49">
      <w:pPr>
        <w:pStyle w:val="Heading3"/>
      </w:pPr>
      <w:bookmarkStart w:id="1643" w:name="_Toc224480635"/>
      <w:r>
        <w:t>Protecting Focus</w:t>
      </w:r>
      <w:bookmarkEnd w:id="1643"/>
    </w:p>
    <w:p w14:paraId="424070A2" w14:textId="77777777" w:rsidR="009C2F49" w:rsidRPr="009C2F49" w:rsidRDefault="009C2F49" w:rsidP="009C2F49">
      <w:r>
        <w:t>Choosing what to modernize first requires identifying what can provide the most business value with the least amount of entanglement to the rest of the system.</w:t>
      </w:r>
    </w:p>
    <w:p w14:paraId="3D2DE1C6" w14:textId="77777777" w:rsidR="009C2F49" w:rsidRPr="009C2F49" w:rsidRDefault="009C2F49" w:rsidP="009C2F49">
      <w:r>
        <w:t xml:space="preserve">The listing page worked for us because it was high traffic and central to </w:t>
      </w:r>
      <w:proofErr w:type="gramStart"/>
      <w:r>
        <w:t>the customer</w:t>
      </w:r>
      <w:proofErr w:type="gramEnd"/>
      <w:r>
        <w:t xml:space="preserve"> experience, yet had an isolated data store. In the overall process, it had a clean interface with landing pages and the checkout process. We could replace it without touching the complex partner attribution logic or the payment flow.</w:t>
      </w:r>
    </w:p>
    <w:p w14:paraId="243B4A7D" w14:textId="77777777" w:rsidR="009C2F49" w:rsidRPr="009C2F49" w:rsidRDefault="009C2F49" w:rsidP="009C2F49">
      <w:r>
        <w:lastRenderedPageBreak/>
        <w:t xml:space="preserve">Once you've chosen a scope, define the boundaries explicitly before you start. Write them somewhere easily accessible and visible to the entire team. When someone suggests </w:t>
      </w:r>
      <w:proofErr w:type="gramStart"/>
      <w:r>
        <w:t>expanding—which someone always will—</w:t>
      </w:r>
      <w:proofErr w:type="gramEnd"/>
      <w:r>
        <w:t>the team should have a serious conversation about whether it's truly required or potentially the first step down a slippery slope.</w:t>
      </w:r>
    </w:p>
    <w:p w14:paraId="11A563EC" w14:textId="77777777" w:rsidR="009C2F49" w:rsidRPr="009C2F49" w:rsidRDefault="009C2F49" w:rsidP="009C2F49">
      <w:r>
        <w:t xml:space="preserve">The goal is to provide enough friction that you overcome the natural tendency to just add one </w:t>
      </w:r>
      <w:proofErr w:type="gramStart"/>
      <w:r>
        <w:t>more small</w:t>
      </w:r>
      <w:proofErr w:type="gramEnd"/>
      <w:r>
        <w:t xml:space="preserve"> piece. Without that friction, scope expands until you're back to changing everything at once. The teams that succeed at iterative migration are the ones that protect their focus relentlessly. The ones that fail let scope expand until they've recreated the exact problem they were trying to avoid.</w:t>
      </w:r>
    </w:p>
    <w:p w14:paraId="10F7054B" w14:textId="77777777" w:rsidR="009C2F49" w:rsidRPr="009C2F49" w:rsidRDefault="009C2F49" w:rsidP="009C2F49">
      <w:r>
        <w:t>When we turned off the final virtual machine in the data center, almost no one noticed. There was no giant celebration. Customers didn't buy more the next day. The system worked the same as it had the day before.</w:t>
      </w:r>
    </w:p>
    <w:p w14:paraId="6F92B655" w14:textId="77777777" w:rsidR="009C2F49" w:rsidRPr="009C2F49" w:rsidRDefault="009C2F49" w:rsidP="009C2F49">
      <w:r>
        <w:t>But our original tree had been fully replaced by our strangler fig.</w:t>
      </w:r>
    </w:p>
    <w:p w14:paraId="6A69BB89" w14:textId="77777777" w:rsidR="009C2F49" w:rsidRPr="009C2F49" w:rsidRDefault="009C2F49" w:rsidP="009C2F49">
      <w:r>
        <w:t>The executives who had asked for the latest and greatest got what they wanted, even if it took longer than they hoped. We would have spent far more than two years trying to launch and stabilize a full rewrite. It would have been painful and caused issues that would have lost us customers.</w:t>
      </w:r>
    </w:p>
    <w:p w14:paraId="754C5CE5" w14:textId="77777777" w:rsidR="009C2F49" w:rsidRPr="009C2F49" w:rsidRDefault="009C2F49" w:rsidP="009C2F49">
      <w:r>
        <w:t>The cloud room taught me how to build under pressure. The years that followed taught me something harder: how to resist the temptation to rebuild everything at once.</w:t>
      </w:r>
    </w:p>
    <w:p w14:paraId="525DC8FA" w14:textId="24991739" w:rsidR="000B6764" w:rsidRDefault="000B6764">
      <w:r>
        <w:br w:type="page"/>
      </w:r>
    </w:p>
    <w:p w14:paraId="201CA6E6" w14:textId="77777777" w:rsidR="009C2F49" w:rsidRDefault="009C2F49" w:rsidP="00DA4BE3"/>
    <w:p w14:paraId="59FF5CCB" w14:textId="0BFF2236" w:rsidR="00DD7DAA" w:rsidRDefault="00DD7DAA" w:rsidP="00FA36F3">
      <w:pPr>
        <w:pStyle w:val="Heading2"/>
      </w:pPr>
      <w:bookmarkStart w:id="1644" w:name="_Toc224480636"/>
      <w:del w:id="1645" w:author="Joel Karr" w:date="2026-03-08T16:49:00Z" w16du:dateUtc="2026-03-08T21:49:00Z">
        <w:r w:rsidDel="002F3D49">
          <w:delText>Sixteen</w:delText>
        </w:r>
      </w:del>
      <w:ins w:id="1646" w:author="Joel Karr" w:date="2026-03-08T16:49:00Z" w16du:dateUtc="2026-03-08T21:49:00Z">
        <w:r w:rsidR="002F3D49">
          <w:t>Fourteen</w:t>
        </w:r>
      </w:ins>
      <w:bookmarkEnd w:id="1644"/>
    </w:p>
    <w:p w14:paraId="07D79F16" w14:textId="48E37B56" w:rsidR="005A3E72" w:rsidRDefault="005A3E72" w:rsidP="00FA36F3">
      <w:pPr>
        <w:pStyle w:val="Heading2"/>
      </w:pPr>
      <w:bookmarkStart w:id="1647" w:name="_Toc224480637"/>
      <w:r>
        <w:t xml:space="preserve">Turning Around Struggling </w:t>
      </w:r>
      <w:commentRangeStart w:id="1648"/>
      <w:r>
        <w:t>Teams</w:t>
      </w:r>
      <w:commentRangeEnd w:id="1648"/>
      <w:r>
        <w:rPr>
          <w:rStyle w:val="CommentReference"/>
          <w:sz w:val="32"/>
          <w:szCs w:val="32"/>
        </w:rPr>
        <w:commentReference w:id="1648"/>
      </w:r>
      <w:bookmarkEnd w:id="1647"/>
    </w:p>
    <w:p w14:paraId="5BA7BA31" w14:textId="77777777" w:rsidR="005A3E72" w:rsidRDefault="005A3E72" w:rsidP="00DA4BE3"/>
    <w:p w14:paraId="2002891B" w14:textId="3EEB1AF5" w:rsidR="005A3E72" w:rsidRPr="005A3E72" w:rsidRDefault="005A3E72" w:rsidP="005A3E72">
      <w:r>
        <w:t xml:space="preserve">The coffee shop was one of those trendy places in Charlotte that looked like a remodeled warehouse and converted into a large bar at night. I had flown in for an interview for a </w:t>
      </w:r>
      <w:del w:id="1649" w:author="Joel Karr" w:date="2026-03-15T17:09:00Z" w16du:dateUtc="2026-03-15T22:09:00Z">
        <w:r w:rsidDel="00AF27FB">
          <w:delText xml:space="preserve">Y </w:delText>
        </w:r>
      </w:del>
      <w:ins w:id="1650" w:author="Joel Karr" w:date="2026-03-15T17:09:00Z" w16du:dateUtc="2026-03-15T22:09:00Z">
        <w:r w:rsidR="00AF27FB">
          <w:t xml:space="preserve">CTO </w:t>
        </w:r>
      </w:ins>
      <w:r>
        <w:t>position at a</w:t>
      </w:r>
      <w:ins w:id="1651" w:author="Joel Karr" w:date="2026-03-15T17:09:00Z" w16du:dateUtc="2026-03-15T22:09:00Z">
        <w:r w:rsidR="00AF27FB">
          <w:t xml:space="preserve"> logistics startup company</w:t>
        </w:r>
      </w:ins>
      <w:del w:id="1652" w:author="Joel Karr" w:date="2026-03-15T17:09:00Z" w16du:dateUtc="2026-03-15T22:09:00Z">
        <w:r w:rsidDel="00AF27FB">
          <w:delText>n X kind of company</w:delText>
        </w:r>
      </w:del>
      <w:r>
        <w:t xml:space="preserve">, but instead of meeting in the office, the founder had picked me up at the hotel in his </w:t>
      </w:r>
      <w:commentRangeStart w:id="1653"/>
      <w:del w:id="1654" w:author="Joel Karr" w:date="2026-03-15T17:11:00Z" w16du:dateUtc="2026-03-15T22:11:00Z">
        <w:r w:rsidDel="008B4519">
          <w:delText>retro truck</w:delText>
        </w:r>
      </w:del>
      <w:ins w:id="1655" w:author="Joel Karr" w:date="2026-03-15T17:11:00Z" w16du:dateUtc="2026-03-15T22:11:00Z">
        <w:r w:rsidR="008B4519">
          <w:t>refurbished 1995 Ford Bronco</w:t>
        </w:r>
      </w:ins>
      <w:r>
        <w:t xml:space="preserve"> </w:t>
      </w:r>
      <w:commentRangeEnd w:id="1653"/>
      <w:r>
        <w:rPr>
          <w:rStyle w:val="CommentReference"/>
          <w:sz w:val="24"/>
          <w:szCs w:val="24"/>
        </w:rPr>
        <w:commentReference w:id="1653"/>
      </w:r>
      <w:r>
        <w:t>and suggested we grab coffee first.</w:t>
      </w:r>
    </w:p>
    <w:p w14:paraId="1C529585" w14:textId="77777777" w:rsidR="005A3E72" w:rsidRPr="005A3E72" w:rsidRDefault="005A3E72" w:rsidP="005A3E72">
      <w:r>
        <w:t>As we started to walk through the front door, my anxiety started to rise. I have always avoided coffee in part because I thought beverages should always be cold, and in part because of my fear of getting reliant on the caffeine. To compound it all, I wasn't familiar with all the different terms and options.</w:t>
      </w:r>
    </w:p>
    <w:p w14:paraId="273ED873" w14:textId="77777777" w:rsidR="005A3E72" w:rsidRPr="005A3E72" w:rsidRDefault="005A3E72" w:rsidP="005A3E72">
      <w:commentRangeStart w:id="1656"/>
      <w:r>
        <w:t xml:space="preserve">I stared at the menu, trying to make sense of it. Queen City Cortado, Smoked Maple Cold Brew, Uptown Afterburner. </w:t>
      </w:r>
      <w:proofErr w:type="gramStart"/>
      <w:r>
        <w:t>Typically</w:t>
      </w:r>
      <w:proofErr w:type="gramEnd"/>
      <w:r>
        <w:t xml:space="preserve"> I'm able to find something that isn't coffee to order, but on this </w:t>
      </w:r>
      <w:proofErr w:type="gramStart"/>
      <w:r>
        <w:t>menu</w:t>
      </w:r>
      <w:proofErr w:type="gramEnd"/>
      <w:r>
        <w:t xml:space="preserve"> I had no idea what any of it was. The Midwestern politeness I had grown up with wouldn't let me simply say I didn't need a drink. He might apologize and offer to take me somewhere else, and I didn't want to start off in an awkward conversation.</w:t>
      </w:r>
      <w:commentRangeEnd w:id="1656"/>
      <w:r>
        <w:rPr>
          <w:rStyle w:val="CommentReference"/>
          <w:sz w:val="24"/>
          <w:szCs w:val="24"/>
        </w:rPr>
        <w:commentReference w:id="1656"/>
      </w:r>
    </w:p>
    <w:p w14:paraId="3102720B" w14:textId="05F10977" w:rsidR="005A3E72" w:rsidRPr="005A3E72" w:rsidRDefault="005A3E72" w:rsidP="005A3E72">
      <w:r>
        <w:t xml:space="preserve">I went with the Smoked Maple Cold Brew. I liked smoked maple old </w:t>
      </w:r>
      <w:proofErr w:type="gramStart"/>
      <w:r>
        <w:t>fashioneds</w:t>
      </w:r>
      <w:proofErr w:type="gramEnd"/>
      <w:r>
        <w:t>, so maybe this was similar? Little did I know that it had one of the highest caffeine amounts on the list.</w:t>
      </w:r>
    </w:p>
    <w:p w14:paraId="45DDE7AA" w14:textId="77777777" w:rsidR="005A3E72" w:rsidRPr="005A3E72" w:rsidRDefault="005A3E72" w:rsidP="005A3E72">
      <w:r>
        <w:t>He started talking while we waited for our drinks. He told me how he'd spent the last two years working with a software consulting company to build out a new logistics platform. They had several game-changing customers at the final stage of sales. They were poised to scale rapidly and were gaining momentum.</w:t>
      </w:r>
    </w:p>
    <w:p w14:paraId="6D0D2C29" w14:textId="77777777" w:rsidR="005A3E72" w:rsidRPr="005A3E72" w:rsidRDefault="005A3E72" w:rsidP="005A3E72">
      <w:r>
        <w:t>Then his tone shifted.</w:t>
      </w:r>
    </w:p>
    <w:p w14:paraId="2D642512" w14:textId="186A2D1E" w:rsidR="005A3E72" w:rsidRPr="005A3E72" w:rsidRDefault="005A3E72" w:rsidP="005A3E72">
      <w:r>
        <w:t>The relationship with the consulting company</w:t>
      </w:r>
      <w:ins w:id="1657" w:author="Joel Karr" w:date="2026-03-15T17:14:00Z" w16du:dateUtc="2026-03-15T22:14:00Z">
        <w:r w:rsidR="00D04834">
          <w:t xml:space="preserve"> who had built the software product</w:t>
        </w:r>
      </w:ins>
      <w:r>
        <w:t xml:space="preserve"> </w:t>
      </w:r>
      <w:proofErr w:type="gramStart"/>
      <w:r>
        <w:t>had</w:t>
      </w:r>
      <w:proofErr w:type="gramEnd"/>
      <w:r>
        <w:t xml:space="preserve"> soured. Buried in the fine print of the contract, he'd discovered that he didn't </w:t>
      </w:r>
      <w:proofErr w:type="gramStart"/>
      <w:r>
        <w:t>actually own</w:t>
      </w:r>
      <w:proofErr w:type="gramEnd"/>
      <w:r>
        <w:t xml:space="preserve"> the source code. The platform he had worked with them to painstakingly design, the one his entire business was dependent on, belonged to them. If he fired the consultants, he would also be left without a platform.</w:t>
      </w:r>
    </w:p>
    <w:p w14:paraId="75EEE6E6" w14:textId="77777777" w:rsidR="005A3E72" w:rsidRPr="005A3E72" w:rsidRDefault="005A3E72" w:rsidP="005A3E72">
      <w:r>
        <w:t xml:space="preserve">He had hired some software engineers to start building a replacement, but they seemed stuck. They were working hard and seemed to be having a positive impact, but it didn't </w:t>
      </w:r>
      <w:r>
        <w:lastRenderedPageBreak/>
        <w:t>seem like they were making progress toward the goal of having a replacement in time for when the consulting contract expired. Renewing it would cost hundreds of thousands of dollars.</w:t>
      </w:r>
    </w:p>
    <w:p w14:paraId="691CEAB5" w14:textId="413FC0F4" w:rsidR="005A3E72" w:rsidRPr="005A3E72" w:rsidRDefault="005A3E72" w:rsidP="005A3E72">
      <w:r>
        <w:t>He needed help, and he needed it fast.</w:t>
      </w:r>
    </w:p>
    <w:p w14:paraId="156503FD" w14:textId="4185AA0E" w:rsidR="005A3E72" w:rsidRPr="005A3E72" w:rsidRDefault="005A3E72" w:rsidP="005A3E72">
      <w:r>
        <w:t>I’d taken a few tentative sips of my mystery drink as he talked, and I wasn't sure if it was from the burst of caffeine or the conversation, but my pulse was noticeably quicker. He looked at me and said, "How about we decide on comp right here and you can start today?"</w:t>
      </w:r>
    </w:p>
    <w:p w14:paraId="5F56B968" w14:textId="77777777" w:rsidR="005A3E72" w:rsidRPr="005A3E72" w:rsidRDefault="005A3E72" w:rsidP="005A3E72">
      <w:commentRangeStart w:id="1658"/>
      <w:r>
        <w:t xml:space="preserve">What had been a plan to interview and weigh my options had turned into an on-the-spot job offer while I was hopped up on artisanal coffee. </w:t>
      </w:r>
      <w:commentRangeEnd w:id="1658"/>
      <w:r>
        <w:rPr>
          <w:rStyle w:val="CommentReference"/>
          <w:sz w:val="24"/>
          <w:szCs w:val="24"/>
        </w:rPr>
        <w:commentReference w:id="1658"/>
      </w:r>
      <w:r>
        <w:t>There were a hundred different questions I could ask, but I had worked with enough struggling teams that I was confident I could help them move in the right direction. I accepted the offer.</w:t>
      </w:r>
    </w:p>
    <w:p w14:paraId="1D13A2F9" w14:textId="77777777" w:rsidR="005A3E72" w:rsidRPr="005A3E72" w:rsidRDefault="005A3E72" w:rsidP="005A3E72">
      <w:r>
        <w:t>An hour later, I was standing in front of a forty-person company at an all-hands meeting in a warehouse-style office, being introduced as the new head of technology.</w:t>
      </w:r>
    </w:p>
    <w:p w14:paraId="155FFC48" w14:textId="56F30437" w:rsidR="005A3E72" w:rsidRPr="005A3E72" w:rsidRDefault="005A3E72" w:rsidP="005A3E72"/>
    <w:p w14:paraId="1E5E171F" w14:textId="77777777" w:rsidR="005A3E72" w:rsidRPr="005A3E72" w:rsidRDefault="005A3E72" w:rsidP="005A3E72">
      <w:pPr>
        <w:pStyle w:val="Heading3"/>
      </w:pPr>
      <w:bookmarkStart w:id="1659" w:name="_Toc224480638"/>
      <w:r>
        <w:t>The Drowning Leader</w:t>
      </w:r>
      <w:bookmarkEnd w:id="1659"/>
    </w:p>
    <w:p w14:paraId="1AA9C63F" w14:textId="2B8819B8" w:rsidR="005A3E72" w:rsidRPr="005A3E72" w:rsidRDefault="005A3E72" w:rsidP="005A3E72">
      <w:r>
        <w:t>The afternoon that followed made the situation clearer. I met with each team and listened to what they were facing. Each department talked about how they had current issues that they were reliant on the technology team to manually resolve, while also being uncertain when they could start using new functionality</w:t>
      </w:r>
      <w:ins w:id="1660" w:author="Joel Karr" w:date="2026-03-15T17:15:00Z" w16du:dateUtc="2026-03-15T22:15:00Z">
        <w:r w:rsidR="00506D08">
          <w:t>,</w:t>
        </w:r>
      </w:ins>
      <w:r>
        <w:t xml:space="preserve"> so they didn't know how to make their own plans.</w:t>
      </w:r>
    </w:p>
    <w:p w14:paraId="7E272B63" w14:textId="77777777" w:rsidR="005A3E72" w:rsidRPr="005A3E72" w:rsidRDefault="005A3E72" w:rsidP="005A3E72">
      <w:r>
        <w:t>The engineering team was responsible for two things at once: supporting the current business and building the new platform. This is a common challenge for all software engineering teams, but how they reacted to it was what made them struggle. Every time they had to choose between the two, the current business item won. It didn't matter how small the support issue was—there was someone standing at their desk asking for help, so that jumped to the front of the line.</w:t>
      </w:r>
    </w:p>
    <w:p w14:paraId="3FB86043" w14:textId="77777777" w:rsidR="005A3E72" w:rsidRPr="005A3E72" w:rsidRDefault="005A3E72" w:rsidP="005A3E72">
      <w:r>
        <w:t>The deadline was months away and they had already missed several major milestones from their original plan. They knew they were behind</w:t>
      </w:r>
      <w:del w:id="1661" w:author="Joel Karr" w:date="2026-03-15T17:15:00Z" w16du:dateUtc="2026-03-15T22:15:00Z">
        <w:r w:rsidDel="00506D08">
          <w:delText>,</w:delText>
        </w:r>
      </w:del>
      <w:r>
        <w:t xml:space="preserve"> but didn't have a clear picture of how far.</w:t>
      </w:r>
    </w:p>
    <w:p w14:paraId="1F51C861" w14:textId="77777777" w:rsidR="005A3E72" w:rsidRPr="005A3E72" w:rsidRDefault="005A3E72" w:rsidP="005A3E72">
      <w:r>
        <w:t>At the end of the first day, the software team gathered around me. They were waiting for me to tell them the secret. The thing that would tell them exactly what they needed to do to fix everything.</w:t>
      </w:r>
    </w:p>
    <w:p w14:paraId="1F80E325" w14:textId="77777777" w:rsidR="005A3E72" w:rsidRPr="005A3E72" w:rsidRDefault="005A3E72" w:rsidP="005A3E72">
      <w:r>
        <w:t>A few moments passed in silence.</w:t>
      </w:r>
    </w:p>
    <w:p w14:paraId="2E96B4DF" w14:textId="77777777" w:rsidR="005A3E72" w:rsidRPr="005A3E72" w:rsidRDefault="005A3E72" w:rsidP="005A3E72">
      <w:r>
        <w:lastRenderedPageBreak/>
        <w:t>The previous technical leader wasn't lazy or checked out. They were drowning.</w:t>
      </w:r>
    </w:p>
    <w:p w14:paraId="66A58BDA" w14:textId="5393D5CF" w:rsidR="005A3E72" w:rsidRPr="005A3E72" w:rsidRDefault="005A3E72" w:rsidP="005A3E72">
      <w:r>
        <w:t>Everything was a top priority, and everything was urgent. Without a clear sense of what the team should focus on, the tech leader did the only thing they could do—keep people moving.</w:t>
      </w:r>
    </w:p>
    <w:p w14:paraId="77F316EA" w14:textId="77777777" w:rsidR="005A3E72" w:rsidRPr="005A3E72" w:rsidRDefault="005A3E72" w:rsidP="005A3E72">
      <w:r>
        <w:t xml:space="preserve">Answer the next question. </w:t>
      </w:r>
      <w:proofErr w:type="gramStart"/>
      <w:r>
        <w:t>Respond</w:t>
      </w:r>
      <w:proofErr w:type="gramEnd"/>
      <w:r>
        <w:t xml:space="preserve"> to the next production issue. Assign the next task.</w:t>
      </w:r>
    </w:p>
    <w:p w14:paraId="43C2FE5A" w14:textId="77777777" w:rsidR="005A3E72" w:rsidRPr="005A3E72" w:rsidRDefault="005A3E72" w:rsidP="005A3E72">
      <w:r>
        <w:t xml:space="preserve">When someone finished something, the leader gave them something else as quickly as they could. Idle engineers can feel like </w:t>
      </w:r>
      <w:proofErr w:type="gramStart"/>
      <w:r>
        <w:t>a failure of leadership</w:t>
      </w:r>
      <w:proofErr w:type="gramEnd"/>
      <w:r>
        <w:t xml:space="preserve">. When someone got stuck, the leader jumped in to help, then jumped </w:t>
      </w:r>
      <w:proofErr w:type="gramStart"/>
      <w:r>
        <w:t>to</w:t>
      </w:r>
      <w:proofErr w:type="gramEnd"/>
      <w:r>
        <w:t xml:space="preserve"> the next person, and the next. They spent all their time bouncing between people all day long.</w:t>
      </w:r>
    </w:p>
    <w:p w14:paraId="2AA4998A" w14:textId="77777777" w:rsidR="005A3E72" w:rsidRPr="005A3E72" w:rsidRDefault="005A3E72" w:rsidP="005A3E72">
      <w:r>
        <w:t xml:space="preserve">The team was relatively new to the company, so they needed lots of </w:t>
      </w:r>
      <w:proofErr w:type="gramStart"/>
      <w:r>
        <w:t>direction</w:t>
      </w:r>
      <w:proofErr w:type="gramEnd"/>
      <w:r>
        <w:t xml:space="preserve">. The leader couldn't </w:t>
      </w:r>
      <w:proofErr w:type="gramStart"/>
      <w:r>
        <w:t>plan ahead</w:t>
      </w:r>
      <w:proofErr w:type="gramEnd"/>
      <w:r>
        <w:t xml:space="preserve"> because they were constantly trying to keep the team busy. The engineers were constantly </w:t>
      </w:r>
      <w:proofErr w:type="gramStart"/>
      <w:r>
        <w:t>context switching</w:t>
      </w:r>
      <w:proofErr w:type="gramEnd"/>
      <w:r>
        <w:t xml:space="preserve"> because a plan didn't yet exist. Most of what they focused on </w:t>
      </w:r>
      <w:proofErr w:type="gramStart"/>
      <w:r>
        <w:t>was jumping</w:t>
      </w:r>
      <w:proofErr w:type="gramEnd"/>
      <w:r>
        <w:t xml:space="preserve"> from one unrelated production issue to the next.</w:t>
      </w:r>
    </w:p>
    <w:p w14:paraId="07A30A9E" w14:textId="54438384" w:rsidR="005A3E72" w:rsidRPr="005A3E72" w:rsidRDefault="005A3E72" w:rsidP="005A3E72">
      <w:r>
        <w:t xml:space="preserve">The team was stuck because they had too much direction—delivered in a constant stream of small unrelated items that forced them to change direction </w:t>
      </w:r>
      <w:proofErr w:type="gramStart"/>
      <w:r>
        <w:t>over and over</w:t>
      </w:r>
      <w:proofErr w:type="gramEnd"/>
      <w:r>
        <w:t>.</w:t>
      </w:r>
    </w:p>
    <w:p w14:paraId="14DB0DD1" w14:textId="2B16BDFE" w:rsidR="005A3E72" w:rsidRPr="005A3E72" w:rsidRDefault="005A3E72" w:rsidP="005A3E72"/>
    <w:p w14:paraId="32ADCA2B" w14:textId="77777777" w:rsidR="005A3E72" w:rsidRPr="005A3E72" w:rsidRDefault="005A3E72" w:rsidP="005A3E72">
      <w:pPr>
        <w:pStyle w:val="Heading3"/>
      </w:pPr>
      <w:bookmarkStart w:id="1662" w:name="_Toc224480639"/>
      <w:r>
        <w:t>The Cost of Context Switching</w:t>
      </w:r>
      <w:bookmarkEnd w:id="1662"/>
    </w:p>
    <w:p w14:paraId="503192C9" w14:textId="77777777" w:rsidR="005A3E72" w:rsidRPr="005A3E72" w:rsidRDefault="005A3E72" w:rsidP="005A3E72">
      <w:r>
        <w:t>Gerald Weinberg started his career building the operating system for NASA's Project Mercury, which successfully put the first American in orbit. He spent the following decades consulting inside struggling software organizations. He kept seeing the same patterns: teams with talented engineers and adequate resources would grind to a halt.</w:t>
      </w:r>
    </w:p>
    <w:p w14:paraId="18D90795" w14:textId="77777777" w:rsidR="005A3E72" w:rsidRPr="005A3E72" w:rsidRDefault="005A3E72" w:rsidP="005A3E72">
      <w:r>
        <w:t xml:space="preserve">The teams that failed were the ones where everyone was busy all the time. Engineers juggled multiple projects and managers bounced between people trying to keep them all occupied. It looked like productivity, but nothing </w:t>
      </w:r>
      <w:proofErr w:type="gramStart"/>
      <w:r>
        <w:t>actually got</w:t>
      </w:r>
      <w:proofErr w:type="gramEnd"/>
      <w:r>
        <w:t xml:space="preserve"> finished.</w:t>
      </w:r>
    </w:p>
    <w:p w14:paraId="59049B72" w14:textId="77777777" w:rsidR="005A3E72" w:rsidRPr="005A3E72" w:rsidRDefault="005A3E72" w:rsidP="005A3E72">
      <w:r>
        <w:t xml:space="preserve">Weinberg started tracking what happened when people switched between projects. He found that if you're working on a single project, you have </w:t>
      </w:r>
      <w:proofErr w:type="gramStart"/>
      <w:r>
        <w:t>all of</w:t>
      </w:r>
      <w:proofErr w:type="gramEnd"/>
      <w:r>
        <w:t xml:space="preserve"> your productive time available for it. Add a second project and you lose about twenty percent of your productive time to switching overhead. By the time you're juggling five or more projects, you might only have around five percent left to be productive in any one of them.</w:t>
      </w:r>
    </w:p>
    <w:p w14:paraId="20CC46B9" w14:textId="77777777" w:rsidR="005A3E72" w:rsidRPr="005A3E72" w:rsidRDefault="005A3E72" w:rsidP="005A3E72">
      <w:r>
        <w:t>The loss wasn't linear. It was exponential. A team juggling five things at once wasn't making slower progress on five things in parallel—they were making almost no progress on anything.</w:t>
      </w:r>
    </w:p>
    <w:p w14:paraId="57C1E6AC" w14:textId="77777777" w:rsidR="005A3E72" w:rsidRPr="005A3E72" w:rsidRDefault="005A3E72" w:rsidP="005A3E72">
      <w:r>
        <w:lastRenderedPageBreak/>
        <w:t xml:space="preserve">The cost comes from what happens in your head when you switch. Complex software work requires holding a lot of information in memory at once. Every time you switch tasks, that mental model </w:t>
      </w:r>
      <w:proofErr w:type="gramStart"/>
      <w:r>
        <w:t>has to</w:t>
      </w:r>
      <w:proofErr w:type="gramEnd"/>
      <w:r>
        <w:t xml:space="preserve"> be rebuilt. Rearranging your thoughts takes time and is mentally exhausting.</w:t>
      </w:r>
    </w:p>
    <w:p w14:paraId="44BB288E" w14:textId="77777777" w:rsidR="005A3E72" w:rsidRPr="005A3E72" w:rsidRDefault="005A3E72" w:rsidP="005A3E72">
      <w:r>
        <w:t>This was exactly the trap my new team had found itself caught in.</w:t>
      </w:r>
    </w:p>
    <w:p w14:paraId="5B0FA1C8" w14:textId="77777777" w:rsidR="005A3E72" w:rsidRPr="005A3E72" w:rsidRDefault="005A3E72" w:rsidP="005A3E72">
      <w:r>
        <w:t xml:space="preserve">Context switching as a problem isn't a new concept. It comes up often in hallway conversations or as side notes in management books. Yet it's still remarkably common. If managers </w:t>
      </w:r>
      <w:proofErr w:type="gramStart"/>
      <w:r>
        <w:t>know</w:t>
      </w:r>
      <w:proofErr w:type="gramEnd"/>
      <w:r>
        <w:t xml:space="preserve"> to avoid it, why does it still happen so frequently?</w:t>
      </w:r>
    </w:p>
    <w:p w14:paraId="01BE5977" w14:textId="77777777" w:rsidR="005A3E72" w:rsidRPr="005A3E72" w:rsidRDefault="005A3E72" w:rsidP="005A3E72">
      <w:r>
        <w:t>Managers fall into this trap because when someone asks them what to do next, they feel the need to give them a task. From the outside, busy people look like they're working hard and reflecting good leadership.</w:t>
      </w:r>
    </w:p>
    <w:p w14:paraId="7E7ADB9B" w14:textId="77777777" w:rsidR="005A3E72" w:rsidRPr="005A3E72" w:rsidRDefault="005A3E72" w:rsidP="005A3E72">
      <w:r>
        <w:t>To fix this, managers need to break the cycle entirely. And to do that, the team needs to no longer require constant direction.</w:t>
      </w:r>
    </w:p>
    <w:p w14:paraId="4A47BE0D" w14:textId="04BC4080" w:rsidR="005A3E72" w:rsidRPr="005A3E72" w:rsidRDefault="005A3E72" w:rsidP="005A3E72"/>
    <w:p w14:paraId="3D52C320" w14:textId="77777777" w:rsidR="005A3E72" w:rsidRPr="005A3E72" w:rsidRDefault="005A3E72" w:rsidP="005A3E72">
      <w:pPr>
        <w:pStyle w:val="Heading3"/>
      </w:pPr>
      <w:bookmarkStart w:id="1663" w:name="_Toc224480640"/>
      <w:r>
        <w:t>Everyone Knows How to Sweep</w:t>
      </w:r>
      <w:bookmarkEnd w:id="1663"/>
    </w:p>
    <w:p w14:paraId="2B148AA1" w14:textId="77777777" w:rsidR="005A3E72" w:rsidRPr="005A3E72" w:rsidRDefault="005A3E72" w:rsidP="005A3E72">
      <w:commentRangeStart w:id="1664"/>
      <w:r>
        <w:t>My dad grew up in central Illinois, one of nineteen children. Nine brothers and nine sisters. They raised their own chickens, milked cows, and tended to what my grandma called a "small" garden that covered half an acre.</w:t>
      </w:r>
    </w:p>
    <w:p w14:paraId="4E16FA76" w14:textId="77777777" w:rsidR="005A3E72" w:rsidRPr="005A3E72" w:rsidRDefault="005A3E72" w:rsidP="005A3E72">
      <w:r>
        <w:t>With nineteen kids and only two parents, there was no way to direct everyone all the time. No one had time to assign tasks or check on progress or make sure people stayed busy. The farm worked because it had to, and it worked because everyone figured out how to contribute without being told.</w:t>
      </w:r>
      <w:commentRangeEnd w:id="1664"/>
      <w:r>
        <w:rPr>
          <w:rStyle w:val="CommentReference"/>
          <w:sz w:val="24"/>
          <w:szCs w:val="24"/>
        </w:rPr>
        <w:commentReference w:id="1664"/>
      </w:r>
    </w:p>
    <w:p w14:paraId="62934EA4" w14:textId="77777777" w:rsidR="005A3E72" w:rsidRPr="005A3E72" w:rsidRDefault="005A3E72" w:rsidP="005A3E72">
      <w:r>
        <w:t xml:space="preserve">I spent a lot of time on that farm as a kid, and I noticed something about my aunts and uncles. </w:t>
      </w:r>
      <w:commentRangeStart w:id="1665"/>
      <w:r>
        <w:t>Whenever any of them showed up, they never asked how they could help. They just started helping.</w:t>
      </w:r>
      <w:commentRangeEnd w:id="1665"/>
      <w:r>
        <w:rPr>
          <w:rStyle w:val="CommentReference"/>
          <w:sz w:val="24"/>
          <w:szCs w:val="24"/>
        </w:rPr>
        <w:commentReference w:id="1665"/>
      </w:r>
    </w:p>
    <w:p w14:paraId="483CD83F" w14:textId="77777777" w:rsidR="005A3E72" w:rsidRPr="005A3E72" w:rsidRDefault="005A3E72" w:rsidP="005A3E72">
      <w:r>
        <w:t>Each one had their own expertise. My different uncles covered every trade you'd need to build an entire house from scratch. One aunt was a master seamstress, another could fix any type of machine, and another was an accountant. But even when the job at hand was outside their expertise, they found something useful to do.</w:t>
      </w:r>
    </w:p>
    <w:p w14:paraId="6140CD97" w14:textId="77777777" w:rsidR="005A3E72" w:rsidRPr="005A3E72" w:rsidRDefault="005A3E72" w:rsidP="005A3E72">
      <w:commentRangeStart w:id="1666"/>
      <w:r>
        <w:t xml:space="preserve">I once asked my grandma how everyone knew what to do without having to interrupt other people to ask for </w:t>
      </w:r>
      <w:proofErr w:type="gramStart"/>
      <w:r>
        <w:t>direction</w:t>
      </w:r>
      <w:proofErr w:type="gramEnd"/>
      <w:r>
        <w:t xml:space="preserve">. She smiled at me in a way that seemed to reveal </w:t>
      </w:r>
      <w:proofErr w:type="gramStart"/>
      <w:r>
        <w:t>a wisdom</w:t>
      </w:r>
      <w:proofErr w:type="gramEnd"/>
      <w:r>
        <w:t xml:space="preserve"> gained from raising nineteen children and living </w:t>
      </w:r>
      <w:proofErr w:type="gramStart"/>
      <w:r>
        <w:t>to be</w:t>
      </w:r>
      <w:proofErr w:type="gramEnd"/>
      <w:r>
        <w:t xml:space="preserve"> ninety-six years old.</w:t>
      </w:r>
    </w:p>
    <w:p w14:paraId="0E1BF87E" w14:textId="77777777" w:rsidR="005A3E72" w:rsidRPr="005A3E72" w:rsidRDefault="005A3E72" w:rsidP="005A3E72">
      <w:r>
        <w:lastRenderedPageBreak/>
        <w:t>She said, "Everyone knows how to sweep."</w:t>
      </w:r>
      <w:commentRangeEnd w:id="1666"/>
      <w:r>
        <w:rPr>
          <w:rStyle w:val="CommentReference"/>
          <w:sz w:val="24"/>
          <w:szCs w:val="24"/>
        </w:rPr>
        <w:commentReference w:id="1666"/>
      </w:r>
    </w:p>
    <w:p w14:paraId="6218BD0F" w14:textId="77777777" w:rsidR="005A3E72" w:rsidRPr="005A3E72" w:rsidRDefault="005A3E72" w:rsidP="005A3E72">
      <w:r>
        <w:t xml:space="preserve">That unlocked a new perspective that changed how I watched my family work. When someone arrived, they found a simple task that needed to be done—sweeping or picking up tools. As the other workers completed what they were currently working on, they would engage with the newly arrived person and start to give </w:t>
      </w:r>
      <w:proofErr w:type="gramStart"/>
      <w:r>
        <w:t>direction</w:t>
      </w:r>
      <w:proofErr w:type="gramEnd"/>
      <w:r>
        <w:t xml:space="preserve"> on how else they could help.</w:t>
      </w:r>
    </w:p>
    <w:p w14:paraId="6A19C6A2" w14:textId="77777777" w:rsidR="005A3E72" w:rsidRPr="005A3E72" w:rsidRDefault="005A3E72" w:rsidP="005A3E72">
      <w:r>
        <w:t xml:space="preserve">They were subconsciously avoiding forcing other people to </w:t>
      </w:r>
      <w:proofErr w:type="gramStart"/>
      <w:r>
        <w:t>context switch</w:t>
      </w:r>
      <w:proofErr w:type="gramEnd"/>
      <w:r>
        <w:t xml:space="preserve"> in the middle of their tasks. This allowed the people leading the work to form a plan that was more durable and </w:t>
      </w:r>
      <w:proofErr w:type="gramStart"/>
      <w:r>
        <w:t>not</w:t>
      </w:r>
      <w:proofErr w:type="gramEnd"/>
      <w:r>
        <w:t xml:space="preserve"> feel the pressure of immediately making sure everyone was busy.</w:t>
      </w:r>
    </w:p>
    <w:p w14:paraId="79E61B0D" w14:textId="77777777" w:rsidR="005A3E72" w:rsidRPr="005A3E72" w:rsidRDefault="005A3E72" w:rsidP="005A3E72">
      <w:r>
        <w:t>The team staring at me didn't need to know how to work on a farm, but the principle was the same.</w:t>
      </w:r>
    </w:p>
    <w:p w14:paraId="0BA8B8A3" w14:textId="77777777" w:rsidR="005A3E72" w:rsidRPr="005A3E72" w:rsidRDefault="005A3E72" w:rsidP="005A3E72">
      <w:r>
        <w:t>In technology, sweeping the floor could mean testing things and isolating bugs. It could mean making sure that all code had proper unit test coverage. It could mean documenting endpoints or investigating items from a known technical debt list.</w:t>
      </w:r>
    </w:p>
    <w:p w14:paraId="62C002E1" w14:textId="77777777" w:rsidR="005A3E72" w:rsidRPr="005A3E72" w:rsidRDefault="005A3E72" w:rsidP="005A3E72">
      <w:r>
        <w:t xml:space="preserve">I told them the story about my grandma on the farm. I told them that when they didn't know what to work on, they should let the team know in a chat that they were available to help and then grab a broom and sweep. When someone was able to give them </w:t>
      </w:r>
      <w:proofErr w:type="gramStart"/>
      <w:r>
        <w:t>direction</w:t>
      </w:r>
      <w:proofErr w:type="gramEnd"/>
      <w:r>
        <w:t>, they would come to them.</w:t>
      </w:r>
    </w:p>
    <w:p w14:paraId="7B3B5E62" w14:textId="77777777" w:rsidR="005A3E72" w:rsidRPr="005A3E72" w:rsidRDefault="005A3E72" w:rsidP="005A3E72">
      <w:r>
        <w:t>"Grab a broom and sweep" was the thing that broke the cycle.</w:t>
      </w:r>
    </w:p>
    <w:p w14:paraId="2FA0BDFA" w14:textId="77777777" w:rsidR="005A3E72" w:rsidRPr="005A3E72" w:rsidRDefault="005A3E72" w:rsidP="005A3E72">
      <w:r>
        <w:t>When people have a default productive action, they stop asking what to do next. When they stop asking, the manager stops bouncing between people. And when the manager stops bouncing, the whole team stops context switching.</w:t>
      </w:r>
    </w:p>
    <w:p w14:paraId="44A4FAB5" w14:textId="2BC6DDF3" w:rsidR="005A3E72" w:rsidRPr="005A3E72" w:rsidRDefault="005A3E72" w:rsidP="005A3E72"/>
    <w:p w14:paraId="0832D842" w14:textId="77777777" w:rsidR="005A3E72" w:rsidRPr="005A3E72" w:rsidRDefault="005A3E72" w:rsidP="005A3E72">
      <w:pPr>
        <w:pStyle w:val="Heading3"/>
      </w:pPr>
      <w:bookmarkStart w:id="1667" w:name="_Toc224480641"/>
      <w:commentRangeStart w:id="1668"/>
      <w:r>
        <w:t>What Changed in Charlotte</w:t>
      </w:r>
      <w:bookmarkEnd w:id="1667"/>
    </w:p>
    <w:p w14:paraId="219F2209" w14:textId="77777777" w:rsidR="005A3E72" w:rsidRPr="005A3E72" w:rsidRDefault="005A3E72" w:rsidP="005A3E72">
      <w:r>
        <w:t>The next day, we identified three default tasks that anyone could pick up without asking: writing unit tests for untested code, documenting endpoints, and investigating items from a list of known technical debt. Each task required no approval to start, created value even if interrupted partway through, would never be fully "done," and didn't block anyone else's work.</w:t>
      </w:r>
      <w:commentRangeEnd w:id="1668"/>
      <w:r>
        <w:rPr>
          <w:rStyle w:val="CommentReference"/>
          <w:sz w:val="24"/>
          <w:szCs w:val="24"/>
        </w:rPr>
        <w:commentReference w:id="1668"/>
      </w:r>
    </w:p>
    <w:p w14:paraId="70E986BD" w14:textId="77777777" w:rsidR="005A3E72" w:rsidRPr="005A3E72" w:rsidRDefault="005A3E72" w:rsidP="005A3E72">
      <w:r>
        <w:t xml:space="preserve">The </w:t>
      </w:r>
      <w:proofErr w:type="gramStart"/>
      <w:r>
        <w:t>interrupts</w:t>
      </w:r>
      <w:proofErr w:type="gramEnd"/>
      <w:r>
        <w:t xml:space="preserve"> slowed almost immediately. Engineers stopped hovering around the tech lead's desk waiting to be told what to work on next. When they finished something, they grabbed a broom. The tech lead knew they were sweeping, so when he got a chance, he </w:t>
      </w:r>
      <w:r>
        <w:lastRenderedPageBreak/>
        <w:t>could give them a new task without feeling the pressure of immediately dropping what he was doing.</w:t>
      </w:r>
    </w:p>
    <w:p w14:paraId="49E2E7D6" w14:textId="77777777" w:rsidR="005A3E72" w:rsidRPr="005A3E72" w:rsidRDefault="005A3E72" w:rsidP="005A3E72">
      <w:r>
        <w:t>The effect on the tech lead was visible within days. For the first time in months, he had time to think beyond the immediate moment. He looked at the roadmap and worked with the operations team to nail down what really needed to be done before the deadline. He was able to group the work into logical buckets and sequence them to avoid unnecessary context switching.</w:t>
      </w:r>
    </w:p>
    <w:p w14:paraId="20E4DB3B" w14:textId="77777777" w:rsidR="005A3E72" w:rsidRPr="005A3E72" w:rsidRDefault="005A3E72" w:rsidP="005A3E72">
      <w:r>
        <w:t>With the breathing room, we built a triage process for production issues. Each morning, the tech lead met briefly with the operations team to review what had come in overnight. Together, they decided what was critical. The engineers working on the new platform stopped getting interrupted by problems that could wait.</w:t>
      </w:r>
    </w:p>
    <w:p w14:paraId="06BB1BC9" w14:textId="77777777" w:rsidR="005A3E72" w:rsidRPr="005A3E72" w:rsidRDefault="005A3E72" w:rsidP="005A3E72">
      <w:r>
        <w:t xml:space="preserve">The deadline that had seemed impossible when I walked into the coffee </w:t>
      </w:r>
      <w:proofErr w:type="gramStart"/>
      <w:r>
        <w:t>shop?</w:t>
      </w:r>
      <w:proofErr w:type="gramEnd"/>
      <w:r>
        <w:t xml:space="preserve"> They hit it. The consulting contract expired and the company was running on its own platform.</w:t>
      </w:r>
    </w:p>
    <w:p w14:paraId="5325AE15" w14:textId="1DC6C198" w:rsidR="005A3E72" w:rsidRPr="005A3E72" w:rsidRDefault="005A3E72" w:rsidP="005A3E72"/>
    <w:p w14:paraId="67944114" w14:textId="77777777" w:rsidR="005A3E72" w:rsidRPr="005A3E72" w:rsidRDefault="005A3E72" w:rsidP="005A3E72">
      <w:pPr>
        <w:pStyle w:val="Heading3"/>
      </w:pPr>
      <w:bookmarkStart w:id="1669" w:name="_Toc224480642"/>
      <w:r>
        <w:t>The Smoked Maple Cold Brew</w:t>
      </w:r>
      <w:bookmarkEnd w:id="1669"/>
    </w:p>
    <w:p w14:paraId="3D919A38" w14:textId="77777777" w:rsidR="005A3E72" w:rsidRPr="005A3E72" w:rsidRDefault="005A3E72" w:rsidP="005A3E72">
      <w:r>
        <w:t>I think about that coffee shop sometimes.</w:t>
      </w:r>
    </w:p>
    <w:p w14:paraId="15D63D26" w14:textId="77777777" w:rsidR="005A3E72" w:rsidRPr="005A3E72" w:rsidRDefault="005A3E72" w:rsidP="005A3E72">
      <w:r>
        <w:t xml:space="preserve">The founder had taken a chance </w:t>
      </w:r>
      <w:proofErr w:type="gramStart"/>
      <w:r>
        <w:t>on</w:t>
      </w:r>
      <w:proofErr w:type="gramEnd"/>
      <w:r>
        <w:t xml:space="preserve"> me that morning. I had taken a chance on him. Neither of us knew if the team could </w:t>
      </w:r>
      <w:proofErr w:type="gramStart"/>
      <w:r>
        <w:t>actually hit</w:t>
      </w:r>
      <w:proofErr w:type="gramEnd"/>
      <w:r>
        <w:t xml:space="preserve"> the deadline. All we knew was that something had to change.</w:t>
      </w:r>
    </w:p>
    <w:p w14:paraId="56F4965F" w14:textId="77777777" w:rsidR="005A3E72" w:rsidRPr="005A3E72" w:rsidRDefault="005A3E72" w:rsidP="005A3E72">
      <w:r>
        <w:t xml:space="preserve">The secret the team had been waiting for wasn't a new framework or </w:t>
      </w:r>
      <w:proofErr w:type="gramStart"/>
      <w:r>
        <w:t>a better</w:t>
      </w:r>
      <w:proofErr w:type="gramEnd"/>
      <w:r>
        <w:t xml:space="preserve"> architecture or a more detailed plan. It was a phrase borrowed from a ninety-six-year-old woman who had never written a line of code in her life.</w:t>
      </w:r>
    </w:p>
    <w:p w14:paraId="0039A3DD" w14:textId="77777777" w:rsidR="005A3E72" w:rsidRPr="005A3E72" w:rsidRDefault="005A3E72" w:rsidP="005A3E72">
      <w:r>
        <w:t>Grab a broom and sweep.</w:t>
      </w:r>
    </w:p>
    <w:p w14:paraId="3E501799" w14:textId="77777777" w:rsidR="005A3E72" w:rsidRPr="005A3E72" w:rsidRDefault="005A3E72" w:rsidP="005A3E72">
      <w:r>
        <w:t>The struggling teams I've worked with since Charlotte have had different problems on the surface. Different technologies, different deadlines, different organizational dysfunction. But underneath, many of them share the same pattern: too much direction delivered too constantly, forcing everyone to context switch until nothing gets finished.</w:t>
      </w:r>
    </w:p>
    <w:p w14:paraId="21A618E9" w14:textId="77777777" w:rsidR="005A3E72" w:rsidRPr="005A3E72" w:rsidRDefault="005A3E72" w:rsidP="005A3E72">
      <w:r>
        <w:t>The fix is almost always the same. Give people a default productive action. Break the cycle of constant interruption. Create breathing room for the people who need to plan.</w:t>
      </w:r>
    </w:p>
    <w:p w14:paraId="7C1659B7" w14:textId="77777777" w:rsidR="005A3E72" w:rsidRPr="005A3E72" w:rsidRDefault="005A3E72" w:rsidP="005A3E72">
      <w:r>
        <w:t xml:space="preserve">Every team needs a set of tasks that anyone can start without </w:t>
      </w:r>
      <w:proofErr w:type="gramStart"/>
      <w:r>
        <w:t>asking—work</w:t>
      </w:r>
      <w:proofErr w:type="gramEnd"/>
      <w:r>
        <w:t xml:space="preserve"> that creates value even if interrupted, that's never fully done, that doesn't block anyone else. Writing tests. Updating documentation. Reviewing pull requests. Investigating technical debt.</w:t>
      </w:r>
    </w:p>
    <w:p w14:paraId="007CAEBB" w14:textId="77777777" w:rsidR="005A3E72" w:rsidRPr="005A3E72" w:rsidRDefault="005A3E72" w:rsidP="005A3E72">
      <w:r>
        <w:lastRenderedPageBreak/>
        <w:t>The specific tasks matter less than having them. When people know what to do when they don't know what to do, the cycle breaks.</w:t>
      </w:r>
    </w:p>
    <w:p w14:paraId="4A47E91D" w14:textId="77777777" w:rsidR="005A3E72" w:rsidRPr="005A3E72" w:rsidRDefault="005A3E72" w:rsidP="005A3E72">
      <w:r>
        <w:t xml:space="preserve">I </w:t>
      </w:r>
      <w:proofErr w:type="gramStart"/>
      <w:r>
        <w:t>never did develop</w:t>
      </w:r>
      <w:proofErr w:type="gramEnd"/>
      <w:r>
        <w:t xml:space="preserve"> a taste for coffee. But I'm grateful for that Smoked Maple Cold Brew. The caffeine-fueled clarity that morning led to one of the most satisfying turnarounds of my career.</w:t>
      </w:r>
    </w:p>
    <w:p w14:paraId="69F93C19" w14:textId="77777777" w:rsidR="00E16E2E" w:rsidRDefault="00E16E2E" w:rsidP="00E16E2E"/>
    <w:p w14:paraId="36BD8AE1" w14:textId="1FB49951" w:rsidR="00AC078F" w:rsidRDefault="00AC078F" w:rsidP="00FA36F3">
      <w:pPr>
        <w:pStyle w:val="Heading2"/>
      </w:pPr>
      <w:bookmarkStart w:id="1670" w:name="_Toc224480643"/>
      <w:commentRangeStart w:id="1671"/>
      <w:del w:id="1672" w:author="Joel Karr" w:date="2026-03-08T16:49:00Z" w16du:dateUtc="2026-03-08T21:49:00Z">
        <w:r w:rsidDel="002F3D49">
          <w:delText>Thirteen</w:delText>
        </w:r>
      </w:del>
      <w:ins w:id="1673" w:author="Joel Karr" w:date="2026-03-08T16:49:00Z" w16du:dateUtc="2026-03-08T21:49:00Z">
        <w:r w:rsidR="002F3D49">
          <w:t>Fifteen</w:t>
        </w:r>
      </w:ins>
      <w:bookmarkEnd w:id="1670"/>
    </w:p>
    <w:p w14:paraId="2FFB2F9B" w14:textId="2085BD8C" w:rsidR="00E16E2E" w:rsidRPr="00E16E2E" w:rsidRDefault="00F41F5D" w:rsidP="00FA36F3">
      <w:pPr>
        <w:pStyle w:val="Heading2"/>
      </w:pPr>
      <w:bookmarkStart w:id="1674" w:name="_Toc224480644"/>
      <w:r>
        <w:t>Why Good Ideas Don’t Spread</w:t>
      </w:r>
      <w:commentRangeEnd w:id="1671"/>
      <w:r>
        <w:rPr>
          <w:rStyle w:val="CommentReference"/>
          <w:sz w:val="32"/>
          <w:szCs w:val="32"/>
        </w:rPr>
        <w:commentReference w:id="1671"/>
      </w:r>
      <w:bookmarkEnd w:id="1674"/>
      <w:r>
        <w:br/>
      </w:r>
    </w:p>
    <w:p w14:paraId="2EA96C6D" w14:textId="77777777" w:rsidR="00C71CFB" w:rsidRPr="00C71CFB" w:rsidRDefault="00C71CFB" w:rsidP="00C71CFB">
      <w:r>
        <w:t xml:space="preserve">Thirty engineers had just wrapped up a video call where I presented different approaches for using AI while writing code. They all heard the same </w:t>
      </w:r>
      <w:proofErr w:type="gramStart"/>
      <w:r>
        <w:t>insights</w:t>
      </w:r>
      <w:proofErr w:type="gramEnd"/>
      <w:r>
        <w:t xml:space="preserve"> and many were nodding along in agreement. Two days later, only one of them had changed his approach.</w:t>
      </w:r>
    </w:p>
    <w:p w14:paraId="34B16884" w14:textId="77777777" w:rsidR="00C71CFB" w:rsidRPr="00C71CFB" w:rsidRDefault="00C71CFB" w:rsidP="00C71CFB">
      <w:r>
        <w:t>The demonstration I had given wasn't complicated. It was early 2025 and most software engineers had already been experimenting with using AI to write code.</w:t>
      </w:r>
    </w:p>
    <w:p w14:paraId="15035E68" w14:textId="77777777" w:rsidR="00C71CFB" w:rsidRPr="00C71CFB" w:rsidRDefault="00C71CFB" w:rsidP="00C71CFB">
      <w:r>
        <w:t>The typical approach I had seen engineers take was to ask AI to write code. Give it a feature description, hope for working output, fix what came back. The results were inconsistent. Sometimes the generated code was close to usable. More often, it went in circles with the wrong library versions, misunderstood requirements, solutions that almost worked but required so much fixing that starting from scratch would have been faster.</w:t>
      </w:r>
    </w:p>
    <w:p w14:paraId="3D497613" w14:textId="77777777" w:rsidR="00C71CFB" w:rsidRPr="00C71CFB" w:rsidRDefault="00C71CFB" w:rsidP="00C71CFB">
      <w:r>
        <w:t>Conversations around how quickly different code generation models were improving dominated software engineering social media. The problem I had seen wasn't with the AI model. It was how we were communicating with it.</w:t>
      </w:r>
    </w:p>
    <w:p w14:paraId="46439CE1" w14:textId="77777777" w:rsidR="00C71CFB" w:rsidRPr="00C71CFB" w:rsidRDefault="00C71CFB" w:rsidP="00C71CFB">
      <w:r>
        <w:t>"Large language models are a different form of communication," I told the team. "We can talk in natural language and eventually get code syntax returned. But the conversation doesn't need to start with asking for code."</w:t>
      </w:r>
    </w:p>
    <w:p w14:paraId="2AE645BF" w14:textId="77777777" w:rsidR="00C71CFB" w:rsidRPr="00C71CFB" w:rsidRDefault="00C71CFB" w:rsidP="00C71CFB">
      <w:r>
        <w:t xml:space="preserve">I explained how AI could help break down features into tasks before writing a single line. How </w:t>
      </w:r>
      <w:proofErr w:type="gramStart"/>
      <w:r>
        <w:t>you could</w:t>
      </w:r>
      <w:proofErr w:type="gramEnd"/>
      <w:r>
        <w:t xml:space="preserve"> confirm the tasks were directionally correct before generating anything. </w:t>
      </w:r>
      <w:proofErr w:type="gramStart"/>
      <w:r>
        <w:t>How</w:t>
      </w:r>
      <w:proofErr w:type="gramEnd"/>
      <w:r>
        <w:t xml:space="preserve"> treating AI as a thinking partner rather than a code generator changed the entire dynamic.</w:t>
      </w:r>
    </w:p>
    <w:p w14:paraId="5F0E7A57" w14:textId="77777777" w:rsidR="00C71CFB" w:rsidRPr="00C71CFB" w:rsidRDefault="00C71CFB" w:rsidP="00C71CFB">
      <w:r>
        <w:t>The call ended with a few clarifying questions. It felt like the message had landed.</w:t>
      </w:r>
    </w:p>
    <w:p w14:paraId="49784029" w14:textId="77777777" w:rsidR="00C71CFB" w:rsidRPr="00C71CFB" w:rsidRDefault="00C71CFB" w:rsidP="00C71CFB">
      <w:r>
        <w:t>Two days later, Kyle messaged me.</w:t>
      </w:r>
    </w:p>
    <w:p w14:paraId="25423598" w14:textId="77777777" w:rsidR="00C71CFB" w:rsidRPr="00C71CFB" w:rsidRDefault="00C71CFB" w:rsidP="00C71CFB">
      <w:r>
        <w:lastRenderedPageBreak/>
        <w:t xml:space="preserve">Kyle was a team </w:t>
      </w:r>
      <w:proofErr w:type="gramStart"/>
      <w:r>
        <w:t>lead</w:t>
      </w:r>
      <w:proofErr w:type="gramEnd"/>
      <w:r>
        <w:t xml:space="preserve"> who had been fighting with AI for months. He was building a phone system based on Twilio, a feature that would allow user-created journeys to automatically queue actions. A user could define a sequence of steps, and the system would handle incoming calls, route them through the journey, and create tasks for agents at the appropriate moments. The requirements touched telephony, workflow orchestration, and task management simultaneously.</w:t>
      </w:r>
    </w:p>
    <w:p w14:paraId="780ED3BE" w14:textId="77777777" w:rsidR="00C71CFB" w:rsidRPr="00C71CFB" w:rsidRDefault="00C71CFB" w:rsidP="00C71CFB">
      <w:r>
        <w:t>Kyle had been asking AI to write large portions of this functionality at once. He would describe what he needed—call routing logic or the task creation triggers—and wait for code to come back.</w:t>
      </w:r>
    </w:p>
    <w:p w14:paraId="6BDE23D2" w14:textId="77777777" w:rsidR="00C71CFB" w:rsidRPr="00C71CFB" w:rsidRDefault="00C71CFB" w:rsidP="00C71CFB">
      <w:r>
        <w:t xml:space="preserve">The results kept breaking. The AI struggled with the latest version of the Twilio SDK, often </w:t>
      </w:r>
      <w:proofErr w:type="gramStart"/>
      <w:r>
        <w:t>referencing</w:t>
      </w:r>
      <w:proofErr w:type="gramEnd"/>
      <w:r>
        <w:t xml:space="preserve"> deprecated methods or outdated patterns. It produced code that seemed reasonable on first read but failed in subtle ways during testing. When Kyle tried to correct the issues through follow-up prompts, the AI would often go in circles. It would regenerate variations that had the same underlying </w:t>
      </w:r>
      <w:proofErr w:type="gramStart"/>
      <w:r>
        <w:t>problems, or</w:t>
      </w:r>
      <w:proofErr w:type="gramEnd"/>
      <w:r>
        <w:t xml:space="preserve"> fix one issue while introducing another.</w:t>
      </w:r>
    </w:p>
    <w:p w14:paraId="44111C9C" w14:textId="77777777" w:rsidR="00C71CFB" w:rsidRPr="00C71CFB" w:rsidRDefault="00C71CFB" w:rsidP="00C71CFB">
      <w:r>
        <w:t xml:space="preserve">Most engineers would have concluded that AI wasn't ready for real work. </w:t>
      </w:r>
      <w:proofErr w:type="gramStart"/>
      <w:r>
        <w:t>Useful</w:t>
      </w:r>
      <w:proofErr w:type="gramEnd"/>
      <w:r>
        <w:t xml:space="preserve"> for simple </w:t>
      </w:r>
      <w:proofErr w:type="gramStart"/>
      <w:r>
        <w:t>tasks maybe</w:t>
      </w:r>
      <w:proofErr w:type="gramEnd"/>
      <w:r>
        <w:t>, but not for anything complex. They would have filed away the experience and returned to writing code the way they always had.</w:t>
      </w:r>
    </w:p>
    <w:p w14:paraId="5F83671C" w14:textId="77777777" w:rsidR="00C71CFB" w:rsidRPr="00C71CFB" w:rsidRDefault="00C71CFB" w:rsidP="00C71CFB">
      <w:r>
        <w:t>Kyle didn't give up. Something kept him coming back. He stayed curious. He kept experimenting with different prompts, kept having conversations with the tool, kept looking for the approach that would make it work. But months passed without a clear breakthrough. The Twilio feature remained stuck in a frustrating cycle of partial progress and regression.</w:t>
      </w:r>
    </w:p>
    <w:p w14:paraId="4F17803A" w14:textId="77777777" w:rsidR="00C71CFB" w:rsidRPr="00C71CFB" w:rsidRDefault="00C71CFB" w:rsidP="00C71CFB">
      <w:r>
        <w:t>Then he heard what I said on that call. The conversation doesn't need to start with asking for code.</w:t>
      </w:r>
    </w:p>
    <w:p w14:paraId="539F0FDB" w14:textId="77777777" w:rsidR="00C71CFB" w:rsidRPr="00C71CFB" w:rsidRDefault="00C71CFB" w:rsidP="00C71CFB">
      <w:r>
        <w:t>Kyle tried something different. Instead of asking AI to build the Twilio feature, he asked it to break the feature into discrete tasks. He reviewed the task list, adjusted what didn't fit, and confirmed the breakdown was directionally correct. Then he asked AI to write code for each task one at a time. After each piece, he reviewed before moving on.</w:t>
      </w:r>
    </w:p>
    <w:p w14:paraId="183015C9" w14:textId="77777777" w:rsidR="00C71CFB" w:rsidRPr="00C71CFB" w:rsidRDefault="00C71CFB" w:rsidP="00C71CFB">
      <w:r>
        <w:t xml:space="preserve">Within a couple of days, Kyle reported a drastic improvement. The approach reduced the complexity he had to hold in his head all at once. He could review smaller chunks of generated code more effectively. He </w:t>
      </w:r>
      <w:proofErr w:type="gramStart"/>
      <w:r>
        <w:t>caught</w:t>
      </w:r>
      <w:proofErr w:type="gramEnd"/>
      <w:r>
        <w:t xml:space="preserve"> problems earlier. The same tool that had been failing him for months became a force multiplier.</w:t>
      </w:r>
    </w:p>
    <w:p w14:paraId="07C06F9A" w14:textId="77777777" w:rsidR="00C71CFB" w:rsidRPr="00C71CFB" w:rsidRDefault="00C71CFB" w:rsidP="00C71CFB">
      <w:r>
        <w:t>I was encouraged. If the insight worked for Kyle, surely others would follow.</w:t>
      </w:r>
    </w:p>
    <w:p w14:paraId="7C862788" w14:textId="77777777" w:rsidR="00C71CFB" w:rsidRPr="00C71CFB" w:rsidRDefault="00C71CFB" w:rsidP="00C71CFB">
      <w:r>
        <w:lastRenderedPageBreak/>
        <w:t>I checked in with other engineers from the call. Nothing had changed. A few mentioned they thought the demo was interesting but hadn't tried anything yet. Others said they were too focused on their current work to experiment with something new.</w:t>
      </w:r>
    </w:p>
    <w:p w14:paraId="41A77C46" w14:textId="77777777" w:rsidR="00C71CFB" w:rsidRPr="00C71CFB" w:rsidRDefault="00C71CFB" w:rsidP="00C71CFB">
      <w:r>
        <w:t>Thirty people heard the same thing. One changed behavior.</w:t>
      </w:r>
    </w:p>
    <w:p w14:paraId="51576A9C" w14:textId="186FDCFC" w:rsidR="00C71CFB" w:rsidRPr="00C71CFB" w:rsidRDefault="00C71CFB" w:rsidP="00C71CFB"/>
    <w:p w14:paraId="21A1D311" w14:textId="77777777" w:rsidR="00C71CFB" w:rsidRPr="00C71CFB" w:rsidRDefault="00C71CFB" w:rsidP="00C71CFB">
      <w:pPr>
        <w:pStyle w:val="Heading3"/>
      </w:pPr>
      <w:bookmarkStart w:id="1675" w:name="_Toc224480645"/>
      <w:r>
        <w:t>Why Kyle Was Different</w:t>
      </w:r>
      <w:bookmarkEnd w:id="1675"/>
    </w:p>
    <w:p w14:paraId="582AF855" w14:textId="77777777" w:rsidR="00C71CFB" w:rsidRPr="00C71CFB" w:rsidRDefault="00C71CFB" w:rsidP="00C71CFB">
      <w:r>
        <w:t xml:space="preserve">Kyle didn't need much guidance. One </w:t>
      </w:r>
      <w:proofErr w:type="gramStart"/>
      <w:r>
        <w:t>reframe</w:t>
      </w:r>
      <w:proofErr w:type="gramEnd"/>
      <w:r>
        <w:t xml:space="preserve"> during a video call and he was experimenting within hours.</w:t>
      </w:r>
    </w:p>
    <w:p w14:paraId="0385C7D3" w14:textId="77777777" w:rsidR="00C71CFB" w:rsidRPr="00C71CFB" w:rsidRDefault="00C71CFB" w:rsidP="00C71CFB">
      <w:r>
        <w:t>But Kyle was unusual. He had already spent months struggling with AI, accumulating failed experiments that most engineers would have abandoned. That struggle had built a readiness to receive new information and act on it immediately.</w:t>
      </w:r>
    </w:p>
    <w:p w14:paraId="3E4F8F31" w14:textId="77777777" w:rsidR="00C71CFB" w:rsidRPr="00C71CFB" w:rsidRDefault="00C71CFB" w:rsidP="00C71CFB">
      <w:r>
        <w:t>He was primed for the insight. He just needed someone to articulate what he'd been circling.</w:t>
      </w:r>
    </w:p>
    <w:p w14:paraId="0D3524B8" w14:textId="77777777" w:rsidR="00C71CFB" w:rsidRPr="00C71CFB" w:rsidRDefault="00C71CFB" w:rsidP="00C71CFB">
      <w:r>
        <w:t>Most people aren't in that position. They haven't spent months failing productively. They haven't developed the same curiosity through repeated frustration. When they hear a good idea, they recognize it as good. They agree with it. And then they return to their existing workflow because the effort required to change feels higher than the perceived benefit.</w:t>
      </w:r>
    </w:p>
    <w:p w14:paraId="4ACE591F" w14:textId="77777777" w:rsidR="00C71CFB" w:rsidRPr="00C71CFB" w:rsidRDefault="00C71CFB" w:rsidP="00C71CFB">
      <w:r>
        <w:t xml:space="preserve">The engineers who said they were too busy to experiment weren't making excuses. They were describing a real constraint. The ones who wanted formal training before trying anything </w:t>
      </w:r>
      <w:proofErr w:type="gramStart"/>
      <w:r>
        <w:t>weren't being</w:t>
      </w:r>
      <w:proofErr w:type="gramEnd"/>
      <w:r>
        <w:t xml:space="preserve"> difficult. They were asking for something that would lower the activation energy enough to </w:t>
      </w:r>
      <w:proofErr w:type="gramStart"/>
      <w:r>
        <w:t>actually begin</w:t>
      </w:r>
      <w:proofErr w:type="gramEnd"/>
      <w:r>
        <w:t>.</w:t>
      </w:r>
    </w:p>
    <w:p w14:paraId="693DCF87" w14:textId="77777777" w:rsidR="00C71CFB" w:rsidRPr="00C71CFB" w:rsidRDefault="00C71CFB" w:rsidP="00C71CFB">
      <w:r>
        <w:t>A demo creates awareness. But awareness doesn't change behavior. Habits form through repetition—doing the action enough times that it becomes automatic. If adoption requires repetition rather than understanding, then spreading good ideas isn't about more convincing presentations. It's about structured practice that gets people through those first difficult attempts.</w:t>
      </w:r>
    </w:p>
    <w:p w14:paraId="034F6303" w14:textId="6491C5B7" w:rsidR="00C71CFB" w:rsidRPr="00C71CFB" w:rsidRDefault="00C71CFB" w:rsidP="00C71CFB"/>
    <w:p w14:paraId="17960BF6" w14:textId="77777777" w:rsidR="00C71CFB" w:rsidRPr="00C71CFB" w:rsidRDefault="00C71CFB" w:rsidP="00C71CFB">
      <w:pPr>
        <w:pStyle w:val="Heading3"/>
      </w:pPr>
      <w:bookmarkStart w:id="1676" w:name="_Toc224480646"/>
      <w:r>
        <w:t>From Watching to Doing</w:t>
      </w:r>
      <w:bookmarkEnd w:id="1676"/>
    </w:p>
    <w:p w14:paraId="725593BD" w14:textId="77777777" w:rsidR="00C71CFB" w:rsidRPr="00C71CFB" w:rsidRDefault="00C71CFB" w:rsidP="00C71CFB">
      <w:r>
        <w:t>After the demo didn't produce the adoption I expected, I tried something different.</w:t>
      </w:r>
    </w:p>
    <w:p w14:paraId="5811B36B" w14:textId="77777777" w:rsidR="00C71CFB" w:rsidRPr="00C71CFB" w:rsidRDefault="00C71CFB" w:rsidP="00C71CFB">
      <w:r>
        <w:t xml:space="preserve">Instead of explaining how AI could help organize work, I scheduled a working session. Every engineer would use AI to create </w:t>
      </w:r>
      <w:proofErr w:type="gramStart"/>
      <w:r>
        <w:t>tasks—</w:t>
      </w:r>
      <w:proofErr w:type="gramEnd"/>
      <w:r>
        <w:t xml:space="preserve">tasks they would then use to organize their commits for a pull request. This wasn't a demonstration they would watch while someone </w:t>
      </w:r>
      <w:r>
        <w:lastRenderedPageBreak/>
        <w:t>else clicked through screens. It was an exercise they would do themselves, on their own machines, with support available in real time.</w:t>
      </w:r>
    </w:p>
    <w:p w14:paraId="3A1CF028" w14:textId="77777777" w:rsidR="00C71CFB" w:rsidRPr="00C71CFB" w:rsidRDefault="00C71CFB" w:rsidP="00C71CFB">
      <w:r>
        <w:t>The change was noticeable within minutes.</w:t>
      </w:r>
    </w:p>
    <w:p w14:paraId="0335F1AC" w14:textId="77777777" w:rsidR="00C71CFB" w:rsidRPr="00C71CFB" w:rsidRDefault="00C71CFB" w:rsidP="00C71CFB">
      <w:r>
        <w:t>Basic friction surfaced that I hadn't anticipated. Some engineers had permissions issues—their accounts weren't configured correctly to access the AI tools we were using. They had assumed everything was set up, and so had I. Others didn't know what buttons to click to start a conversation. The interface that felt intuitive to those of us who had been experimenting for months was genuinely confusing to someone seeing it for the first time.</w:t>
      </w:r>
    </w:p>
    <w:p w14:paraId="4784FD5F" w14:textId="77777777" w:rsidR="00C71CFB" w:rsidRPr="00C71CFB" w:rsidRDefault="00C71CFB" w:rsidP="00C71CFB">
      <w:r>
        <w:t>These were small obstacles. Trivial to fix once identified. But they were exactly the kind of thing that kills adoption when someone is trying alone. You sit down to experiment with a new tool, you hit a wall in the first thirty seconds, and you assume something is broken or that you're not set up correctly. You tell yourself you'll figure it out later. Later never comes.</w:t>
      </w:r>
    </w:p>
    <w:p w14:paraId="53F8ED98" w14:textId="77777777" w:rsidR="00C71CFB" w:rsidRPr="00C71CFB" w:rsidRDefault="00C71CFB" w:rsidP="00C71CFB">
      <w:r>
        <w:t>By going through the exercise together, we identified and solved these friction points in real time. An engineer would raise their hand or type in chat that something wasn't working. We would diagnose the issue on the spot—a missing permission, an incorrect setting, a button that wasn't where they expected it. Problems that would have silently ended someone's experimentation got resolved in minutes.</w:t>
      </w:r>
    </w:p>
    <w:p w14:paraId="0FBFC706" w14:textId="77777777" w:rsidR="00C71CFB" w:rsidRPr="00C71CFB" w:rsidRDefault="00C71CFB" w:rsidP="00C71CFB">
      <w:r>
        <w:t>Everyone completed their first successful attempt with support immediately available. They saw the output. They understood the flow. The activation energy dropped because no one was starting from zero alone.</w:t>
      </w:r>
    </w:p>
    <w:p w14:paraId="4B42ECBF" w14:textId="77777777" w:rsidR="00C71CFB" w:rsidRPr="00C71CFB" w:rsidRDefault="00C71CFB" w:rsidP="00C71CFB">
      <w:r>
        <w:t>But one working session doesn't form a habit. People need ongoing support as they apply the new approach to their actual work—not practice problems designed for a demo, but the real features they're responsible for delivering.</w:t>
      </w:r>
    </w:p>
    <w:p w14:paraId="618144BC" w14:textId="77777777" w:rsidR="00C71CFB" w:rsidRPr="00C71CFB" w:rsidRDefault="00C71CFB" w:rsidP="00C71CFB">
      <w:r>
        <w:t xml:space="preserve">Kyle became essential to this next stage. As a team </w:t>
      </w:r>
      <w:proofErr w:type="gramStart"/>
      <w:r>
        <w:t>lead</w:t>
      </w:r>
      <w:proofErr w:type="gramEnd"/>
      <w:r>
        <w:t>, he was already in regular contact with engineers on his team about their work. Now he started partnering with them more deliberately when they took on new features. When they sat down to plan their approach, Kyle would be there—not to do the work for them, but to guide them through the process of breaking the feature into tasks using AI.</w:t>
      </w:r>
    </w:p>
    <w:p w14:paraId="3736C8F9" w14:textId="77777777" w:rsidR="00C71CFB" w:rsidRPr="00C71CFB" w:rsidRDefault="00C71CFB" w:rsidP="00C71CFB">
      <w:r>
        <w:t>When they hit friction, he could help. When they weren't sure how to phrase a prompt or how to evaluate whether the task breakdown made sense, he could show them what he would do in the same situation. When the AI produced something unexpected, he could help them decide whether to refine the prompt or adjust manually.</w:t>
      </w:r>
    </w:p>
    <w:p w14:paraId="4BC8C8C8" w14:textId="77777777" w:rsidR="00C71CFB" w:rsidRPr="00C71CFB" w:rsidRDefault="00C71CFB" w:rsidP="00C71CFB">
      <w:r>
        <w:lastRenderedPageBreak/>
        <w:t xml:space="preserve">This wasn't formal training with scheduled sessions and slide decks. It was </w:t>
      </w:r>
      <w:proofErr w:type="gramStart"/>
      <w:r>
        <w:t>embedded</w:t>
      </w:r>
      <w:proofErr w:type="gramEnd"/>
      <w:r>
        <w:t xml:space="preserve"> coaching. The early adopter working alongside the person still learning, on actual problems, where the stakes felt real and the wins felt meaningful.</w:t>
      </w:r>
    </w:p>
    <w:p w14:paraId="70CB6FB4" w14:textId="77777777" w:rsidR="00C71CFB" w:rsidRPr="00C71CFB" w:rsidRDefault="00C71CFB" w:rsidP="00C71CFB">
      <w:r>
        <w:t>The engineers Kyle partnered with could see firsthand that the approach produced better results. They could ask questions when confusion arose rather than getting stuck alone. They built their own intuition faster because they weren't learning in the abstract—they were learning while shipping real features that mattered to the team.</w:t>
      </w:r>
    </w:p>
    <w:p w14:paraId="47893E6E" w14:textId="5CC1E3CA" w:rsidR="00C71CFB" w:rsidRPr="00C71CFB" w:rsidRDefault="00C71CFB" w:rsidP="00C71CFB"/>
    <w:p w14:paraId="772CED7B" w14:textId="77777777" w:rsidR="00C71CFB" w:rsidRPr="00C71CFB" w:rsidRDefault="00C71CFB" w:rsidP="00C71CFB">
      <w:pPr>
        <w:pStyle w:val="Heading3"/>
      </w:pPr>
      <w:bookmarkStart w:id="1677" w:name="_Toc224480647"/>
      <w:r>
        <w:t>Creating Space for the Slowdown</w:t>
      </w:r>
      <w:bookmarkEnd w:id="1677"/>
    </w:p>
    <w:p w14:paraId="119F7AA0" w14:textId="77777777" w:rsidR="00C71CFB" w:rsidRPr="00C71CFB" w:rsidRDefault="00C71CFB" w:rsidP="00C71CFB">
      <w:r>
        <w:t>There was one more obstacle that had to be addressed directly.</w:t>
      </w:r>
    </w:p>
    <w:p w14:paraId="2E30182E" w14:textId="77777777" w:rsidR="00C71CFB" w:rsidRPr="00C71CFB" w:rsidRDefault="00C71CFB" w:rsidP="00C71CFB">
      <w:r>
        <w:t xml:space="preserve">New habits feel slower at first. Engineers know this. </w:t>
      </w:r>
      <w:proofErr w:type="gramStart"/>
      <w:r>
        <w:t>Learning</w:t>
      </w:r>
      <w:proofErr w:type="gramEnd"/>
      <w:r>
        <w:t xml:space="preserve"> any new approach means temporarily losing the efficiency you had with the old one. When you're under pressure to deliver, defaulting to what's familiar feels </w:t>
      </w:r>
      <w:proofErr w:type="gramStart"/>
      <w:r>
        <w:t>safer—</w:t>
      </w:r>
      <w:proofErr w:type="gramEnd"/>
      <w:r>
        <w:t>even when you know a better method exists.</w:t>
      </w:r>
    </w:p>
    <w:p w14:paraId="061C5E34" w14:textId="77777777" w:rsidR="00C71CFB" w:rsidRPr="00C71CFB" w:rsidRDefault="00C71CFB" w:rsidP="00C71CFB">
      <w:r>
        <w:t>If the environment punishes that temporary slowdown, adoption dies. People revert to old habits the moment deadlines get tight, and the new approach never gets enough repetitions to stick.</w:t>
      </w:r>
    </w:p>
    <w:p w14:paraId="09569AEE" w14:textId="77777777" w:rsidR="00C71CFB" w:rsidRPr="00C71CFB" w:rsidRDefault="00C71CFB" w:rsidP="00C71CFB">
      <w:r>
        <w:t>I set an explicit expectation with the team: the initial use of AI for task breakdown might feel slower, but we were confident it would make the overall process faster within a short period. I said it directly, more than once, so people knew they had permission to be temporarily less efficient.</w:t>
      </w:r>
    </w:p>
    <w:p w14:paraId="5A824C1D" w14:textId="77777777" w:rsidR="00C71CFB" w:rsidRPr="00C71CFB" w:rsidRDefault="00C71CFB" w:rsidP="00C71CFB">
      <w:r>
        <w:t>Without that permission, the implicit pressure to maintain velocity would have overridden any enthusiasm from the demo or working session.</w:t>
      </w:r>
    </w:p>
    <w:p w14:paraId="53AEE274" w14:textId="77777777" w:rsidR="00C71CFB" w:rsidRPr="00C71CFB" w:rsidRDefault="00C71CFB" w:rsidP="00C71CFB">
      <w:r>
        <w:t xml:space="preserve">We also needed visibility into how adoption was progressing—not for surveillance, but to identify who was struggling before they gave up entirely. During </w:t>
      </w:r>
      <w:proofErr w:type="gramStart"/>
      <w:r>
        <w:t>standups</w:t>
      </w:r>
      <w:proofErr w:type="gramEnd"/>
      <w:r>
        <w:t>, we asked how things were going with the new approach. We could see aggregate AI usage data through GitHub Copilot, which gave a rough signal of who was engaging with the tools and who wasn't.</w:t>
      </w:r>
    </w:p>
    <w:p w14:paraId="773267E2" w14:textId="77777777" w:rsidR="00C71CFB" w:rsidRPr="00C71CFB" w:rsidRDefault="00C71CFB" w:rsidP="00C71CFB">
      <w:r>
        <w:t>When someone wasn't adopting, the response wasn't another pitch about why they should. It was pairing them with someone who could walk through the steps the next time they had a real task. Course correction through action, not persuasion.</w:t>
      </w:r>
    </w:p>
    <w:p w14:paraId="63C850F2" w14:textId="77777777" w:rsidR="00C71CFB" w:rsidRPr="00C71CFB" w:rsidRDefault="00C71CFB" w:rsidP="00C71CFB">
      <w:r>
        <w:t>Over time, the dynamic started to shift.</w:t>
      </w:r>
    </w:p>
    <w:p w14:paraId="16D639E5" w14:textId="77777777" w:rsidR="00C71CFB" w:rsidRPr="00C71CFB" w:rsidRDefault="00C71CFB" w:rsidP="00C71CFB">
      <w:r>
        <w:lastRenderedPageBreak/>
        <w:t>As the engineers who had adopted started moving faster—producing better-organized pull requests, reducing the cognitive load they had been carrying, taking on complex features with more confidence—others noticed. The benefits became visible. Social proof started working.</w:t>
      </w:r>
    </w:p>
    <w:p w14:paraId="3377C1D6" w14:textId="77777777" w:rsidR="00C71CFB" w:rsidRPr="00C71CFB" w:rsidRDefault="00C71CFB" w:rsidP="00C71CFB">
      <w:r>
        <w:t>The adoption that had stalled after the initial demo began accelerating. People didn't adopt because I convinced them with better arguments. They adopted because they could see their peers succeeding.</w:t>
      </w:r>
    </w:p>
    <w:p w14:paraId="1453F8B3" w14:textId="2A540CA2" w:rsidR="00C71CFB" w:rsidRPr="00C71CFB" w:rsidRDefault="00C71CFB" w:rsidP="00C71CFB"/>
    <w:p w14:paraId="7478A937" w14:textId="77777777" w:rsidR="00C71CFB" w:rsidRPr="00C71CFB" w:rsidRDefault="00C71CFB" w:rsidP="00C71CFB">
      <w:pPr>
        <w:pStyle w:val="Heading3"/>
      </w:pPr>
      <w:bookmarkStart w:id="1678" w:name="_Toc224480648"/>
      <w:r>
        <w:t>The Path, Not the Idea</w:t>
      </w:r>
      <w:bookmarkEnd w:id="1678"/>
    </w:p>
    <w:p w14:paraId="54009A0A" w14:textId="77777777" w:rsidR="00C71CFB" w:rsidRPr="00C71CFB" w:rsidRDefault="00C71CFB" w:rsidP="00C71CFB">
      <w:r>
        <w:t xml:space="preserve">Spreading good ideas across an organization requires more than communicating them well. It requires </w:t>
      </w:r>
      <w:proofErr w:type="gramStart"/>
      <w:r>
        <w:t>engineering</w:t>
      </w:r>
      <w:proofErr w:type="gramEnd"/>
      <w:r>
        <w:t xml:space="preserve"> the conditions for adoption.</w:t>
      </w:r>
    </w:p>
    <w:p w14:paraId="3622639A" w14:textId="77777777" w:rsidR="00C71CFB" w:rsidRPr="00C71CFB" w:rsidRDefault="00C71CFB" w:rsidP="00C71CFB">
      <w:r>
        <w:rPr>
          <w:b/>
          <w:bCs/>
        </w:rPr>
        <w:t>Guided practice.</w:t>
      </w:r>
      <w:r>
        <w:t xml:space="preserve"> Run a working session where everyone does the action themselves, not watches someone else do it. This surfaces hidden friction—permissions issues, UI confusion, missing context—that would silently kill adoption if people tried alone. More importantly, it creates a first successful attempt with support immediately available.</w:t>
      </w:r>
    </w:p>
    <w:p w14:paraId="6053C8FC" w14:textId="77777777" w:rsidR="00C71CFB" w:rsidRPr="00C71CFB" w:rsidRDefault="00C71CFB" w:rsidP="00C71CFB">
      <w:r>
        <w:rPr>
          <w:b/>
          <w:bCs/>
        </w:rPr>
        <w:t>Paired continuation.</w:t>
      </w:r>
      <w:r>
        <w:t xml:space="preserve"> Early adopters partner with others on real work. Coaching happens in context, on actual problems, where wins feel meaningful and questions get answered in the moment. The person learning builds intuition faster because they're not studying in the abstract—they're applying the approach to features they need to ship.</w:t>
      </w:r>
    </w:p>
    <w:p w14:paraId="095254AD" w14:textId="77777777" w:rsidR="00C71CFB" w:rsidRPr="00C71CFB" w:rsidRDefault="00C71CFB" w:rsidP="00C71CFB">
      <w:r>
        <w:rPr>
          <w:b/>
          <w:bCs/>
        </w:rPr>
        <w:t>Supported environment.</w:t>
      </w:r>
      <w:r>
        <w:t xml:space="preserve"> Set explicit expectations that new approaches may feel slower at first. Give people permission to be temporarily less efficient. Monitor progress through lightweight check-ins so you can identify who's struggling. Course-correct by pairing those people with support, not by repeating the pitch.</w:t>
      </w:r>
    </w:p>
    <w:p w14:paraId="36871E41" w14:textId="77777777" w:rsidR="00C71CFB" w:rsidRPr="00C71CFB" w:rsidRDefault="00C71CFB" w:rsidP="00C71CFB">
      <w:r>
        <w:rPr>
          <w:b/>
          <w:bCs/>
        </w:rPr>
        <w:t>Visible wins.</w:t>
      </w:r>
      <w:r>
        <w:t xml:space="preserve"> Make early successes visible to the broader group. When people see their peers succeeding, social proof accelerates adoption. The tipping point comes faster when success is observable.</w:t>
      </w:r>
    </w:p>
    <w:p w14:paraId="78A0804C" w14:textId="77777777" w:rsidR="00C71CFB" w:rsidRPr="00C71CFB" w:rsidRDefault="00C71CFB" w:rsidP="00C71CFB">
      <w:r>
        <w:t xml:space="preserve">Kyle started as the one engineer who changed after a video call. He had </w:t>
      </w:r>
      <w:proofErr w:type="gramStart"/>
      <w:r>
        <w:t>the curiosity</w:t>
      </w:r>
      <w:proofErr w:type="gramEnd"/>
      <w:r>
        <w:t>, the accumulated struggle, and the readiness to act immediately on a single insight.</w:t>
      </w:r>
    </w:p>
    <w:p w14:paraId="4066D7E6" w14:textId="77777777" w:rsidR="00C71CFB" w:rsidRPr="00C71CFB" w:rsidRDefault="00C71CFB" w:rsidP="00C71CFB">
      <w:r>
        <w:t xml:space="preserve">Within months, he had become a multiplier. Not just using the new approach </w:t>
      </w:r>
      <w:proofErr w:type="gramStart"/>
      <w:r>
        <w:t>himself, but</w:t>
      </w:r>
      <w:proofErr w:type="gramEnd"/>
      <w:r>
        <w:t xml:space="preserve"> spreading it through his team by partnering on real work, answering questions in context, and demonstrating results that others could see.</w:t>
      </w:r>
    </w:p>
    <w:p w14:paraId="447568CC" w14:textId="77777777" w:rsidR="00C71CFB" w:rsidRPr="00C71CFB" w:rsidRDefault="00C71CFB" w:rsidP="00C71CFB">
      <w:r>
        <w:t xml:space="preserve">The gap between the demo that changed one person and the system that changed the team wasn't about finding better words or making more compelling arguments. It was </w:t>
      </w:r>
      <w:r>
        <w:lastRenderedPageBreak/>
        <w:t>about structure. Guided practice that surfaced hidden friction. Paired work that built intuition on real problems. An environment that tolerated the initial slowdown. Visible wins that created social proof.</w:t>
      </w:r>
    </w:p>
    <w:p w14:paraId="67423692" w14:textId="77777777" w:rsidR="00C71CFB" w:rsidRPr="00C71CFB" w:rsidRDefault="00C71CFB" w:rsidP="00C71CFB">
      <w:r>
        <w:t>Thirty engineers heard the same idea. One changed immediately. The rest needed a path.</w:t>
      </w:r>
    </w:p>
    <w:p w14:paraId="72345E6C" w14:textId="77777777" w:rsidR="00C71CFB" w:rsidRPr="00C71CFB" w:rsidRDefault="00C71CFB" w:rsidP="00C71CFB">
      <w:r>
        <w:t>Good ideas don't spread because they're good. They spread because someone builds the path that makes adoption possible.</w:t>
      </w:r>
    </w:p>
    <w:p w14:paraId="7A659546" w14:textId="77777777" w:rsidR="00E16E2E" w:rsidRDefault="00E16E2E" w:rsidP="00E16E2E"/>
    <w:p w14:paraId="0B74D52A" w14:textId="1C226C66" w:rsidR="000B6764" w:rsidRDefault="000B6764">
      <w:pPr>
        <w:rPr>
          <w:rFonts w:asciiTheme="majorHAnsi" w:eastAsiaTheme="majorEastAsia" w:hAnsiTheme="majorHAnsi" w:cstheme="majorBidi"/>
          <w:color w:val="0F4761" w:themeColor="accent1" w:themeShade="BF"/>
          <w:sz w:val="40"/>
          <w:szCs w:val="40"/>
        </w:rPr>
      </w:pPr>
    </w:p>
    <w:p w14:paraId="3F1F0311" w14:textId="77777777" w:rsidR="00F2178A" w:rsidRDefault="00F2178A" w:rsidP="00F2178A"/>
    <w:p w14:paraId="1130842A" w14:textId="590350EA" w:rsidR="004940D4" w:rsidRDefault="004940D4" w:rsidP="00FA36F3">
      <w:pPr>
        <w:pStyle w:val="Heading2"/>
      </w:pPr>
      <w:bookmarkStart w:id="1679" w:name="_Toc224480649"/>
      <w:commentRangeStart w:id="1680"/>
      <w:del w:id="1681" w:author="Joel Karr" w:date="2026-03-08T16:49:00Z" w16du:dateUtc="2026-03-08T21:49:00Z">
        <w:r w:rsidDel="002F3D49">
          <w:delText>Eight</w:delText>
        </w:r>
      </w:del>
      <w:ins w:id="1682" w:author="Joel Karr" w:date="2026-03-08T16:49:00Z" w16du:dateUtc="2026-03-08T21:49:00Z">
        <w:r w:rsidR="002F3D49">
          <w:t>Sixteen</w:t>
        </w:r>
      </w:ins>
      <w:bookmarkEnd w:id="1679"/>
    </w:p>
    <w:p w14:paraId="00BA2C94" w14:textId="27A8C8EA" w:rsidR="00946D52" w:rsidRDefault="00946D52" w:rsidP="00FA36F3">
      <w:pPr>
        <w:pStyle w:val="Heading2"/>
      </w:pPr>
      <w:bookmarkStart w:id="1683" w:name="_Toc224480650"/>
      <w:commentRangeStart w:id="1684"/>
      <w:r>
        <w:t>What Never Changes</w:t>
      </w:r>
      <w:commentRangeEnd w:id="1680"/>
      <w:r>
        <w:rPr>
          <w:rStyle w:val="CommentReference"/>
          <w:sz w:val="32"/>
          <w:szCs w:val="32"/>
        </w:rPr>
        <w:commentReference w:id="1680"/>
      </w:r>
      <w:commentRangeEnd w:id="1684"/>
      <w:r>
        <w:rPr>
          <w:rStyle w:val="CommentReference"/>
          <w:sz w:val="32"/>
          <w:szCs w:val="32"/>
        </w:rPr>
        <w:commentReference w:id="1684"/>
      </w:r>
      <w:bookmarkEnd w:id="1683"/>
    </w:p>
    <w:p w14:paraId="7A3728EC" w14:textId="77777777" w:rsidR="00946D52" w:rsidRDefault="00946D52" w:rsidP="00F2178A"/>
    <w:p w14:paraId="3E960F4B" w14:textId="52B8D5B0" w:rsidR="00946D52" w:rsidRPr="00946D52" w:rsidRDefault="00DD7DAA" w:rsidP="00946D52">
      <w:r>
        <w:t>After making it through X, I’d spent three months building the search engine for Restaurant.com. It was the most complex thing I'd ever created.</w:t>
      </w:r>
    </w:p>
    <w:p w14:paraId="1DD57302" w14:textId="625D5CD7" w:rsidR="00946D52" w:rsidRPr="00946D52" w:rsidRDefault="00946D52" w:rsidP="00946D52">
      <w:r>
        <w:t>The system could handle dozens of facets, letting users filter by cuisine, price, location, and rating simultaneously. It did fuzzy matching on restaurant names so typos wouldn't return empty results. It had a geolocation component that factored distance into the ranking. And it could boost results based on business rules the marketing team requested: all Italian restaurants should rank higher on National Pizza Day.</w:t>
      </w:r>
    </w:p>
    <w:p w14:paraId="20A9E780" w14:textId="77777777" w:rsidR="00946D52" w:rsidRPr="00946D52" w:rsidRDefault="00946D52" w:rsidP="00946D52">
      <w:r>
        <w:t>It won me the employee of the year award and a $500 gift card. I was proud of every line of code.</w:t>
      </w:r>
    </w:p>
    <w:p w14:paraId="3122CFD3" w14:textId="77777777" w:rsidR="00946D52" w:rsidRPr="00946D52" w:rsidRDefault="00946D52" w:rsidP="00946D52">
      <w:r>
        <w:t>Eight months later, Azure released Azure Search.</w:t>
      </w:r>
    </w:p>
    <w:p w14:paraId="1F8B9F94" w14:textId="77777777" w:rsidR="00946D52" w:rsidRPr="00946D52" w:rsidRDefault="00946D52" w:rsidP="00946D52">
      <w:r>
        <w:t xml:space="preserve">I decided to try it out over a weekend, just to see what Microsoft had built. The Azure portal presented me with a configuration UI. It asked what database table I wanted to use as a data source. Then it asked what fields </w:t>
      </w:r>
      <w:proofErr w:type="gramStart"/>
      <w:r>
        <w:t>should be facets</w:t>
      </w:r>
      <w:proofErr w:type="gramEnd"/>
      <w:r>
        <w:t>. What fields should support fuzzy matching. What business rules I wanted for boosting priority. Whether I wanted geolocation as part of the sort.</w:t>
      </w:r>
    </w:p>
    <w:p w14:paraId="4A75C702" w14:textId="77777777" w:rsidR="00946D52" w:rsidRPr="00946D52" w:rsidRDefault="00946D52" w:rsidP="00946D52">
      <w:r>
        <w:t>It was everything I had spent months building. All in a configuration screen.</w:t>
      </w:r>
    </w:p>
    <w:p w14:paraId="23607431" w14:textId="77777777" w:rsidR="00946D52" w:rsidRPr="00946D52" w:rsidRDefault="00946D52" w:rsidP="00946D52">
      <w:r>
        <w:lastRenderedPageBreak/>
        <w:t>Behind the scenes were thousands of lines of code doing things very similar to what I had written. But the way I communicated with the computer to set it up had completely changed. In two days, I replaced what had originally taken me three months.</w:t>
      </w:r>
    </w:p>
    <w:p w14:paraId="465634D2" w14:textId="77777777" w:rsidR="00946D52" w:rsidRPr="00946D52" w:rsidRDefault="00946D52" w:rsidP="00946D52">
      <w:r>
        <w:t xml:space="preserve">My first reaction was panic. If anyone could configure a search engine this quickly, maybe my job </w:t>
      </w:r>
      <w:proofErr w:type="gramStart"/>
      <w:r>
        <w:t>wasn't</w:t>
      </w:r>
      <w:proofErr w:type="gramEnd"/>
      <w:r>
        <w:t xml:space="preserve"> needed anymore.</w:t>
      </w:r>
    </w:p>
    <w:p w14:paraId="74353EE4" w14:textId="77777777" w:rsidR="00946D52" w:rsidRPr="00946D52" w:rsidRDefault="00946D52" w:rsidP="00946D52">
      <w:r>
        <w:t>That panic lasted about an hour. Then it turned into something else: opportunity.</w:t>
      </w:r>
    </w:p>
    <w:p w14:paraId="39BAB288" w14:textId="77777777" w:rsidR="00946D52" w:rsidRPr="00946D52" w:rsidRDefault="00946D52" w:rsidP="00946D52">
      <w:r>
        <w:t xml:space="preserve">If I could add search to other parts of the </w:t>
      </w:r>
      <w:proofErr w:type="gramStart"/>
      <w:r>
        <w:t>application this</w:t>
      </w:r>
      <w:proofErr w:type="gramEnd"/>
      <w:r>
        <w:t xml:space="preserve"> quickly, I could help the company in ways that weren't possible before. Features that would have taken quarters could now be done in weeks. The search engine I'd built by hand wasn't wasted knowledge—it was the foundation that let me configure Azure Search correctly. I knew what facets were. I knew why fuzzy matching mattered. I knew the tradeoffs in geolocation ranking.</w:t>
      </w:r>
    </w:p>
    <w:p w14:paraId="589799D6" w14:textId="20F94D3F" w:rsidR="00946D52" w:rsidRPr="00946D52" w:rsidRDefault="00946D52" w:rsidP="00946D52">
      <w:commentRangeStart w:id="1685"/>
      <w:r>
        <w:t xml:space="preserve">My job </w:t>
      </w:r>
      <w:proofErr w:type="gramStart"/>
      <w:r>
        <w:t>hadn't</w:t>
      </w:r>
      <w:proofErr w:type="gramEnd"/>
      <w:r>
        <w:t xml:space="preserve"> been replaced. My impact had been multiplied.</w:t>
      </w:r>
      <w:commentRangeEnd w:id="1685"/>
      <w:r>
        <w:rPr>
          <w:rStyle w:val="CommentReference"/>
          <w:sz w:val="24"/>
          <w:szCs w:val="24"/>
        </w:rPr>
        <w:commentReference w:id="1685"/>
      </w:r>
    </w:p>
    <w:p w14:paraId="4AF59EB4" w14:textId="77777777" w:rsidR="00946D52" w:rsidRPr="00946D52" w:rsidRDefault="00946D52" w:rsidP="00946D52">
      <w:pPr>
        <w:pStyle w:val="Heading3"/>
      </w:pPr>
      <w:bookmarkStart w:id="1686" w:name="_Toc224480651"/>
      <w:r>
        <w:t>The Pattern</w:t>
      </w:r>
      <w:bookmarkEnd w:id="1686"/>
    </w:p>
    <w:p w14:paraId="4BD631D0" w14:textId="77777777" w:rsidR="00946D52" w:rsidRPr="00946D52" w:rsidRDefault="00946D52" w:rsidP="00946D52">
      <w:r>
        <w:t xml:space="preserve">This pattern has </w:t>
      </w:r>
      <w:proofErr w:type="gramStart"/>
      <w:r>
        <w:t>repeated</w:t>
      </w:r>
      <w:proofErr w:type="gramEnd"/>
      <w:r>
        <w:t xml:space="preserve"> throughout the history of software engineering. Every major shift in how we communicate with computers follows the same arc: new tools make engineers more efficient, skeptics predict the end of programming </w:t>
      </w:r>
      <w:proofErr w:type="gramStart"/>
      <w:r>
        <w:t>jobs, and</w:t>
      </w:r>
      <w:proofErr w:type="gramEnd"/>
      <w:r>
        <w:t xml:space="preserve"> then demand for software grows so fast that the industry expands instead of contracts.</w:t>
      </w:r>
    </w:p>
    <w:p w14:paraId="7341CAE8" w14:textId="77777777" w:rsidR="00946D52" w:rsidRPr="00946D52" w:rsidRDefault="00946D52" w:rsidP="00946D52">
      <w:r>
        <w:t>At first, we didn't have programming languages at all. There were stacks of punch cards. Each card carried a single instruction and fed into a computer in a specific order. If the cards got out of order, your whole program would fail. The process was so slow and fragile that computers were mostly confined to research.</w:t>
      </w:r>
    </w:p>
    <w:p w14:paraId="3E121806" w14:textId="77777777" w:rsidR="00946D52" w:rsidRPr="00946D52" w:rsidRDefault="00946D52" w:rsidP="00946D52">
      <w:r>
        <w:t>Then came assembly language. For the first time, programmers could type instructions instead of feeding cards. They were still using hardware-level commands like MOV or PUSH, but they gained a massive leap in efficiency.</w:t>
      </w:r>
    </w:p>
    <w:p w14:paraId="57306DD4" w14:textId="77777777" w:rsidR="00946D52" w:rsidRPr="00946D52" w:rsidRDefault="00946D52" w:rsidP="00946D52">
      <w:r>
        <w:t xml:space="preserve">Writing even a simple program in assembly </w:t>
      </w:r>
      <w:proofErr w:type="gramStart"/>
      <w:r>
        <w:t>required</w:t>
      </w:r>
      <w:proofErr w:type="gramEnd"/>
      <w:r>
        <w:t xml:space="preserve"> deep hardware knowledge. You </w:t>
      </w:r>
      <w:proofErr w:type="gramStart"/>
      <w:r>
        <w:t>needed</w:t>
      </w:r>
      <w:proofErr w:type="gramEnd"/>
      <w:r>
        <w:t xml:space="preserve"> to know which registers were available and what could get overwritten. You had to understand memory addressing modes, stack frame structures, instruction timing, and bit-level operations. Many engineers started with pencil and paper, writing out instructions before typing them in.</w:t>
      </w:r>
    </w:p>
    <w:p w14:paraId="77F23B13" w14:textId="77777777" w:rsidR="00946D52" w:rsidRPr="00946D52" w:rsidRDefault="00946D52" w:rsidP="00946D52">
      <w:r>
        <w:t>Let's say you wanted to add two numbers:</w:t>
      </w:r>
    </w:p>
    <w:p w14:paraId="22D138AC" w14:textId="77777777" w:rsidR="00946D52" w:rsidRPr="00946D52" w:rsidRDefault="00946D52" w:rsidP="00946D52">
      <w:r>
        <w:t>MOV AX, [num1</w:t>
      </w:r>
      <w:proofErr w:type="gramStart"/>
      <w:r>
        <w:t>] ;</w:t>
      </w:r>
      <w:proofErr w:type="gramEnd"/>
      <w:r>
        <w:t xml:space="preserve"> Load num1 into register AX</w:t>
      </w:r>
    </w:p>
    <w:p w14:paraId="4F77E032" w14:textId="77777777" w:rsidR="00946D52" w:rsidRPr="00946D52" w:rsidRDefault="00946D52" w:rsidP="00946D52">
      <w:r>
        <w:t>ADD AX, [num2</w:t>
      </w:r>
      <w:proofErr w:type="gramStart"/>
      <w:r>
        <w:t>] ;</w:t>
      </w:r>
      <w:proofErr w:type="gramEnd"/>
      <w:r>
        <w:t xml:space="preserve"> Add num2 to AX</w:t>
      </w:r>
    </w:p>
    <w:p w14:paraId="44E0C378" w14:textId="77777777" w:rsidR="00946D52" w:rsidRPr="00946D52" w:rsidRDefault="00946D52" w:rsidP="00946D52">
      <w:r>
        <w:lastRenderedPageBreak/>
        <w:t xml:space="preserve">MOV [result], </w:t>
      </w:r>
      <w:proofErr w:type="gramStart"/>
      <w:r>
        <w:t>AX ;</w:t>
      </w:r>
      <w:proofErr w:type="gramEnd"/>
      <w:r>
        <w:t xml:space="preserve"> Store the result</w:t>
      </w:r>
    </w:p>
    <w:p w14:paraId="7DB79C3F" w14:textId="77777777" w:rsidR="00946D52" w:rsidRPr="00946D52" w:rsidRDefault="00946D52" w:rsidP="00946D52">
      <w:r>
        <w:t>Then came compilers.</w:t>
      </w:r>
    </w:p>
    <w:p w14:paraId="07F20BEF" w14:textId="77777777" w:rsidR="00946D52" w:rsidRPr="00946D52" w:rsidRDefault="00946D52" w:rsidP="00946D52">
      <w:r>
        <w:t>Instead of manually managing registers and stack pointers, you could write:</w:t>
      </w:r>
    </w:p>
    <w:p w14:paraId="6BC08ACA" w14:textId="77777777" w:rsidR="00946D52" w:rsidRPr="00946D52" w:rsidRDefault="00946D52" w:rsidP="00946D52">
      <w:r>
        <w:t xml:space="preserve">int </w:t>
      </w:r>
      <w:proofErr w:type="gramStart"/>
      <w:r>
        <w:t>add(</w:t>
      </w:r>
      <w:proofErr w:type="gramEnd"/>
      <w:r>
        <w:t xml:space="preserve">int a, int </w:t>
      </w:r>
      <w:proofErr w:type="gramStart"/>
      <w:r>
        <w:t>b) {</w:t>
      </w:r>
      <w:proofErr w:type="gramEnd"/>
    </w:p>
    <w:p w14:paraId="549965B6" w14:textId="77777777" w:rsidR="00946D52" w:rsidRPr="00946D52" w:rsidRDefault="00946D52" w:rsidP="00946D52">
      <w:r>
        <w:t xml:space="preserve">  return a + </w:t>
      </w:r>
      <w:proofErr w:type="gramStart"/>
      <w:r>
        <w:t>b;</w:t>
      </w:r>
      <w:proofErr w:type="gramEnd"/>
    </w:p>
    <w:p w14:paraId="1BDFDA8D" w14:textId="77777777" w:rsidR="00946D52" w:rsidRPr="00946D52" w:rsidRDefault="00946D52" w:rsidP="00946D52">
      <w:r>
        <w:t>}</w:t>
      </w:r>
    </w:p>
    <w:p w14:paraId="75D0081E" w14:textId="77777777" w:rsidR="00946D52" w:rsidRPr="00946D52" w:rsidRDefault="00946D52" w:rsidP="00946D52">
      <w:r>
        <w:t>Suddenly, you didn't need to know the hex address of every variable. You didn't have to count how many bytes were pushed on the stack. The compiler handled all of that.</w:t>
      </w:r>
    </w:p>
    <w:p w14:paraId="48D4703E" w14:textId="77777777" w:rsidR="00946D52" w:rsidRPr="00946D52" w:rsidRDefault="00946D52" w:rsidP="00946D52">
      <w:r>
        <w:t xml:space="preserve">You were still programming. But the way you communicated with the computer </w:t>
      </w:r>
      <w:proofErr w:type="gramStart"/>
      <w:r>
        <w:t>had</w:t>
      </w:r>
      <w:proofErr w:type="gramEnd"/>
      <w:r>
        <w:t xml:space="preserve"> fundamentally changed.</w:t>
      </w:r>
    </w:p>
    <w:p w14:paraId="18E2D26B" w14:textId="77777777" w:rsidR="00946D52" w:rsidRPr="00946D52" w:rsidRDefault="00946D52" w:rsidP="00946D52">
      <w:r>
        <w:t>Not everyone was convinced. Many engineers worried compiled code would run slower than handwritten assembly. John Backus, the lead of the FORTRAN project at IBM, later said their greatest triumph was convincing programmers that compiled code could run as fast as hand-written assembly.</w:t>
      </w:r>
    </w:p>
    <w:p w14:paraId="50AF08D2" w14:textId="77777777" w:rsidR="00946D52" w:rsidRPr="00946D52" w:rsidRDefault="00946D52" w:rsidP="00946D52">
      <w:r>
        <w:t>The skeptics were wrong. Compilers didn't eliminate programming jobs. They made programmers so much more productive that demand for software exploded.</w:t>
      </w:r>
    </w:p>
    <w:p w14:paraId="65F231BC" w14:textId="77777777" w:rsidR="00946D52" w:rsidRPr="00946D52" w:rsidRDefault="00946D52" w:rsidP="00946D52">
      <w:r>
        <w:t>The same cycle repeated with object-oriented programming. For decades, engineers wrote in a procedural style, one function after another. OOP introduced a new way to describe systems using objects and properties, closer to how people describe real-world things. Early critics dismissed it as overly complex and unnecessary. Once it caught on, OOP became the dominant paradigm for decades.</w:t>
      </w:r>
    </w:p>
    <w:p w14:paraId="176AE426" w14:textId="77777777" w:rsidR="00946D52" w:rsidRPr="00946D52" w:rsidRDefault="00946D52" w:rsidP="00946D52">
      <w:r>
        <w:t>Then came frameworks and ORMs. Instead of writing core orchestration code, frameworks like Rails, Django, and ASP.NET let engineers focus on business logic. ORMs replaced raw SQL with higher-level queries. People worried these abstractions would hide too much complexity or encourage bad habits. Instead, the speed of development accelerated dramatically.</w:t>
      </w:r>
    </w:p>
    <w:p w14:paraId="7ABF3A07" w14:textId="658667F3" w:rsidR="00946D52" w:rsidRPr="00946D52" w:rsidRDefault="00946D52" w:rsidP="00946D52">
      <w:r>
        <w:t>Next came IntelliSense and autocomplete. There was pushback that engineers should know the underlying interfaces they were accessing. But autocomplete didn't make engineers lazy, it removed the need to memorize method signatures and let them focus on architecture and problem-solving.</w:t>
      </w:r>
    </w:p>
    <w:p w14:paraId="15220F8A" w14:textId="77777777" w:rsidR="00946D52" w:rsidRPr="00946D52" w:rsidRDefault="00946D52" w:rsidP="00946D52">
      <w:r>
        <w:t xml:space="preserve">Package managers like NuGet and NPM replaced the need to copy libraries or rebuild common functionality from scratch. Skeptics warned about dependency hell and security </w:t>
      </w:r>
      <w:r>
        <w:lastRenderedPageBreak/>
        <w:t>vulnerabilities. The package managers evolved to include versioning and security scans. What took hours was reduced to seconds.</w:t>
      </w:r>
    </w:p>
    <w:p w14:paraId="56BAD150" w14:textId="77777777" w:rsidR="00946D52" w:rsidRPr="00946D52" w:rsidRDefault="00946D52" w:rsidP="00946D52">
      <w:r>
        <w:t>Cloud systems and infrastructure as code was another leap. Acquiring hardware and configuring servers once took weeks of coordination between departments. With tools like Terraform, engineers could define infrastructure in code and provision it in minutes.</w:t>
      </w:r>
    </w:p>
    <w:p w14:paraId="57FCBC08" w14:textId="77777777" w:rsidR="00946D52" w:rsidRPr="00946D52" w:rsidRDefault="00946D52" w:rsidP="00946D52">
      <w:commentRangeStart w:id="1687"/>
      <w:r>
        <w:t>Each</w:t>
      </w:r>
      <w:commentRangeEnd w:id="1687"/>
      <w:r>
        <w:rPr>
          <w:rStyle w:val="CommentReference"/>
          <w:sz w:val="24"/>
          <w:szCs w:val="24"/>
        </w:rPr>
        <w:commentReference w:id="1687"/>
      </w:r>
      <w:r>
        <w:t xml:space="preserve"> time, the same pattern:</w:t>
      </w:r>
    </w:p>
    <w:p w14:paraId="15C6742C" w14:textId="77777777" w:rsidR="00946D52" w:rsidRPr="00946D52" w:rsidRDefault="00946D52" w:rsidP="00946D52">
      <w:pPr>
        <w:numPr>
          <w:ilvl w:val="0"/>
          <w:numId w:val="18"/>
        </w:numPr>
      </w:pPr>
      <w:r>
        <w:t>Communication with computers changed</w:t>
      </w:r>
    </w:p>
    <w:p w14:paraId="796379B9" w14:textId="77777777" w:rsidR="00946D52" w:rsidRPr="00946D52" w:rsidRDefault="00946D52" w:rsidP="00946D52">
      <w:pPr>
        <w:numPr>
          <w:ilvl w:val="0"/>
          <w:numId w:val="18"/>
        </w:numPr>
      </w:pPr>
      <w:r>
        <w:t>Engineers became exponentially more efficient</w:t>
      </w:r>
    </w:p>
    <w:p w14:paraId="7841A1D1" w14:textId="77777777" w:rsidR="00946D52" w:rsidRPr="00946D52" w:rsidRDefault="00946D52" w:rsidP="00946D52">
      <w:pPr>
        <w:numPr>
          <w:ilvl w:val="0"/>
          <w:numId w:val="18"/>
        </w:numPr>
      </w:pPr>
      <w:r>
        <w:t>Expectations for software skyrocketed</w:t>
      </w:r>
    </w:p>
    <w:p w14:paraId="08E9D99F" w14:textId="77777777" w:rsidR="00946D52" w:rsidRPr="00946D52" w:rsidRDefault="00946D52" w:rsidP="00946D52">
      <w:pPr>
        <w:numPr>
          <w:ilvl w:val="0"/>
          <w:numId w:val="18"/>
        </w:numPr>
      </w:pPr>
      <w:r>
        <w:t xml:space="preserve">Demand for software engineers </w:t>
      </w:r>
      <w:proofErr w:type="gramStart"/>
      <w:r>
        <w:t>grew</w:t>
      </w:r>
      <w:proofErr w:type="gramEnd"/>
    </w:p>
    <w:p w14:paraId="0E4E64A2" w14:textId="77777777" w:rsidR="00946D52" w:rsidRPr="00946D52" w:rsidRDefault="00946D52" w:rsidP="00946D52">
      <w:r>
        <w:t>The numbers back it up. In the 1970s, fewer than 100,000 programmers worked in the U.S. By 1990, that number had grown to around 568,000. By 2010, the Bureau of Labor Statistics counted more than 1.4 million software engineering roles in the U.S. alone. Today, that number is closer to 1.8 million domestically, with global estimates over 26 million.</w:t>
      </w:r>
    </w:p>
    <w:p w14:paraId="2CC55586" w14:textId="48AB7A7D" w:rsidR="00946D52" w:rsidRPr="00946D52" w:rsidRDefault="00946D52" w:rsidP="00946D52">
      <w:r>
        <w:t xml:space="preserve">Every time building software became easier, the world responded by demanding more software. Efficiency hasn't </w:t>
      </w:r>
      <w:proofErr w:type="gramStart"/>
      <w:r>
        <w:t>shrunk</w:t>
      </w:r>
      <w:proofErr w:type="gramEnd"/>
      <w:r>
        <w:t xml:space="preserve"> the industry. It has expanded it.</w:t>
      </w:r>
    </w:p>
    <w:p w14:paraId="296EC794" w14:textId="77777777" w:rsidR="00946D52" w:rsidRPr="00946D52" w:rsidRDefault="00946D52" w:rsidP="00946D52">
      <w:pPr>
        <w:pStyle w:val="Heading3"/>
      </w:pPr>
      <w:bookmarkStart w:id="1688" w:name="_Toc224480652"/>
      <w:commentRangeStart w:id="1689"/>
      <w:r>
        <w:t>AI Is Not an Exception</w:t>
      </w:r>
      <w:commentRangeEnd w:id="1689"/>
      <w:r>
        <w:rPr>
          <w:rStyle w:val="CommentReference"/>
          <w:sz w:val="28"/>
          <w:szCs w:val="28"/>
        </w:rPr>
        <w:commentReference w:id="1689"/>
      </w:r>
      <w:bookmarkEnd w:id="1688"/>
    </w:p>
    <w:p w14:paraId="19EB40B3" w14:textId="77777777" w:rsidR="00946D52" w:rsidRPr="00946D52" w:rsidRDefault="00946D52" w:rsidP="00946D52">
      <w:r>
        <w:t>AI code generation may look like the most disruptive change yet. The headlines echo familiar fears: "Junior developers aren't needed." "Kids shouldn't bother learning to code."</w:t>
      </w:r>
    </w:p>
    <w:p w14:paraId="711DD4E3" w14:textId="77777777" w:rsidR="00946D52" w:rsidRPr="00946D52" w:rsidRDefault="00946D52" w:rsidP="00946D52">
      <w:r>
        <w:t>History tells us a different story.</w:t>
      </w:r>
    </w:p>
    <w:p w14:paraId="207CFBB5" w14:textId="7586D6E9" w:rsidR="00946D52" w:rsidRPr="00946D52" w:rsidRDefault="00946D52" w:rsidP="00946D52">
      <w:r>
        <w:t>AI code generation can feel like magic at first. You type a few words in natural language, and a block of code appears on the screen. But that magic can quickly become frustrating.</w:t>
      </w:r>
    </w:p>
    <w:p w14:paraId="75D11050" w14:textId="77777777" w:rsidR="00946D52" w:rsidRPr="00946D52" w:rsidRDefault="00946D52" w:rsidP="00946D52">
      <w:r>
        <w:t>When prompts are too vague, the AI fills in the gaps with its own assumptions. Sometimes it guesses right. Other times it invents solutions completely misaligned with your goals. Instead of saving time, you waste more of it untangling the mess.</w:t>
      </w:r>
    </w:p>
    <w:p w14:paraId="706BCACA" w14:textId="77777777" w:rsidR="00946D52" w:rsidRPr="00946D52" w:rsidRDefault="00946D52" w:rsidP="00946D52">
      <w:r>
        <w:t>Many engineers describe AI as a black box. You don't always know what it's doing under the hood, and the results can feel unpredictable.</w:t>
      </w:r>
    </w:p>
    <w:p w14:paraId="724F9FCA" w14:textId="4DD52C10" w:rsidR="00946D52" w:rsidRPr="00946D52" w:rsidRDefault="00946D52" w:rsidP="00946D52">
      <w:r>
        <w:t>But if you learn how to communicate with AI through well-structured prompts, it becomes another major leap in efficiency. Just like how Azure Search multiplied what I could do.</w:t>
      </w:r>
    </w:p>
    <w:p w14:paraId="73B204B0" w14:textId="50EFB01D" w:rsidR="00946D52" w:rsidRPr="00946D52" w:rsidRDefault="00946D52" w:rsidP="00946D52">
      <w:r>
        <w:lastRenderedPageBreak/>
        <w:t xml:space="preserve">The skills you've already built apply directly. Earlier, we created task templates: repeatable steps to build predictable software. Those same templates can become AI prompts, giving </w:t>
      </w:r>
      <w:proofErr w:type="gramStart"/>
      <w:r>
        <w:t>the model</w:t>
      </w:r>
      <w:proofErr w:type="gramEnd"/>
      <w:r>
        <w:t xml:space="preserve"> clarity and boundaries instead of vague instructions.</w:t>
      </w:r>
    </w:p>
    <w:p w14:paraId="0F6ABAF8" w14:textId="77777777" w:rsidR="00946D52" w:rsidRPr="00946D52" w:rsidRDefault="00946D52" w:rsidP="00946D52">
      <w:r>
        <w:t>The tools are new. The mental models are the same.</w:t>
      </w:r>
    </w:p>
    <w:p w14:paraId="0C936648" w14:textId="060848EB" w:rsidR="00946D52" w:rsidRPr="00946D52" w:rsidRDefault="00946D52" w:rsidP="00946D52"/>
    <w:p w14:paraId="0DC795C0" w14:textId="77777777" w:rsidR="00946D52" w:rsidRPr="00946D52" w:rsidRDefault="00946D52" w:rsidP="000610A5">
      <w:pPr>
        <w:pStyle w:val="Heading3"/>
      </w:pPr>
      <w:bookmarkStart w:id="1690" w:name="_Toc224480653"/>
      <w:commentRangeStart w:id="1691"/>
      <w:r>
        <w:t>From Task Templates to Prompt Templates</w:t>
      </w:r>
      <w:commentRangeEnd w:id="1691"/>
      <w:r>
        <w:rPr>
          <w:rStyle w:val="CommentReference"/>
          <w:sz w:val="28"/>
          <w:szCs w:val="28"/>
        </w:rPr>
        <w:commentReference w:id="1691"/>
      </w:r>
      <w:bookmarkEnd w:id="1690"/>
    </w:p>
    <w:p w14:paraId="3CC8A611" w14:textId="164431F6" w:rsidR="00946D52" w:rsidRPr="00946D52" w:rsidRDefault="00946D52" w:rsidP="00946D52">
      <w:r>
        <w:t>Here's an example template from Chapter Three:</w:t>
      </w:r>
    </w:p>
    <w:p w14:paraId="7897A04E" w14:textId="77777777" w:rsidR="00946D52" w:rsidRPr="00946D52" w:rsidRDefault="00946D52" w:rsidP="00946D52">
      <w:r>
        <w:rPr>
          <w:b/>
          <w:bCs/>
        </w:rPr>
        <w:t>Template Name:</w:t>
      </w:r>
      <w:r>
        <w:t xml:space="preserve"> Standard CRUD API for DOMAIN_ENTITY with Event Sourcing</w:t>
      </w:r>
    </w:p>
    <w:p w14:paraId="6BEDD123" w14:textId="77777777" w:rsidR="00946D52" w:rsidRPr="00946D52" w:rsidRDefault="00946D52" w:rsidP="00946D52">
      <w:r>
        <w:rPr>
          <w:b/>
          <w:bCs/>
        </w:rPr>
        <w:t>Technology Stack:</w:t>
      </w:r>
      <w:r>
        <w:t xml:space="preserve"> ASP.NET Core, </w:t>
      </w:r>
      <w:proofErr w:type="spellStart"/>
      <w:r>
        <w:t>Dapr</w:t>
      </w:r>
      <w:proofErr w:type="spellEnd"/>
      <w:r>
        <w:t xml:space="preserve">, </w:t>
      </w:r>
      <w:proofErr w:type="spellStart"/>
      <w:r>
        <w:t>MediatR</w:t>
      </w:r>
      <w:proofErr w:type="spellEnd"/>
      <w:r>
        <w:t>, Entity Framework</w:t>
      </w:r>
    </w:p>
    <w:p w14:paraId="1D7D0ED9" w14:textId="77777777" w:rsidR="00946D52" w:rsidRPr="00946D52" w:rsidRDefault="00946D52" w:rsidP="00946D52">
      <w:r>
        <w:rPr>
          <w:b/>
          <w:bCs/>
        </w:rPr>
        <w:t>Development Tasks:</w:t>
      </w:r>
    </w:p>
    <w:p w14:paraId="61AF5A4B" w14:textId="77777777" w:rsidR="00946D52" w:rsidRPr="00946D52" w:rsidRDefault="00946D52" w:rsidP="00946D52">
      <w:pPr>
        <w:numPr>
          <w:ilvl w:val="0"/>
          <w:numId w:val="19"/>
        </w:numPr>
      </w:pPr>
      <w:r>
        <w:t>Create domain entity classes</w:t>
      </w:r>
    </w:p>
    <w:p w14:paraId="1F27E9AE" w14:textId="77777777" w:rsidR="00946D52" w:rsidRPr="00946D52" w:rsidRDefault="00946D52" w:rsidP="00946D52">
      <w:pPr>
        <w:numPr>
          <w:ilvl w:val="0"/>
          <w:numId w:val="19"/>
        </w:numPr>
      </w:pPr>
      <w:r>
        <w:t xml:space="preserve">Set up Entity Framework </w:t>
      </w:r>
      <w:proofErr w:type="spellStart"/>
      <w:r>
        <w:t>DbContext</w:t>
      </w:r>
      <w:proofErr w:type="spellEnd"/>
      <w:r>
        <w:t xml:space="preserve"> and configure entity mappings</w:t>
      </w:r>
    </w:p>
    <w:p w14:paraId="593C8A68" w14:textId="77777777" w:rsidR="00946D52" w:rsidRPr="00946D52" w:rsidRDefault="00946D52" w:rsidP="00946D52">
      <w:pPr>
        <w:numPr>
          <w:ilvl w:val="0"/>
          <w:numId w:val="19"/>
        </w:numPr>
      </w:pPr>
      <w:r>
        <w:t>Implement command/query handlers</w:t>
      </w:r>
    </w:p>
    <w:p w14:paraId="02969B97" w14:textId="77777777" w:rsidR="00946D52" w:rsidRPr="00946D52" w:rsidRDefault="00946D52" w:rsidP="00946D52">
      <w:pPr>
        <w:numPr>
          <w:ilvl w:val="0"/>
          <w:numId w:val="19"/>
        </w:numPr>
      </w:pPr>
      <w:r>
        <w:t>Create a REST API controller</w:t>
      </w:r>
    </w:p>
    <w:p w14:paraId="66DBA13B" w14:textId="77777777" w:rsidR="00946D52" w:rsidRPr="00946D52" w:rsidRDefault="00946D52" w:rsidP="00946D52">
      <w:pPr>
        <w:numPr>
          <w:ilvl w:val="0"/>
          <w:numId w:val="19"/>
        </w:numPr>
      </w:pPr>
      <w:r>
        <w:t xml:space="preserve">Set up Request/Response DTOs and </w:t>
      </w:r>
      <w:proofErr w:type="spellStart"/>
      <w:r>
        <w:t>AutoMapper</w:t>
      </w:r>
      <w:proofErr w:type="spellEnd"/>
      <w:r>
        <w:t xml:space="preserve"> profiles for data mapping</w:t>
      </w:r>
    </w:p>
    <w:p w14:paraId="12C5492D" w14:textId="77777777" w:rsidR="00946D52" w:rsidRPr="00946D52" w:rsidRDefault="00946D52" w:rsidP="00946D52">
      <w:pPr>
        <w:numPr>
          <w:ilvl w:val="0"/>
          <w:numId w:val="19"/>
        </w:numPr>
      </w:pPr>
      <w:r>
        <w:t xml:space="preserve">Add </w:t>
      </w:r>
      <w:proofErr w:type="spellStart"/>
      <w:r>
        <w:t>FluentValidation</w:t>
      </w:r>
      <w:proofErr w:type="spellEnd"/>
      <w:r>
        <w:t xml:space="preserve"> rules</w:t>
      </w:r>
    </w:p>
    <w:p w14:paraId="35950DAD" w14:textId="77777777" w:rsidR="00946D52" w:rsidRPr="00946D52" w:rsidRDefault="00946D52" w:rsidP="00946D52">
      <w:pPr>
        <w:numPr>
          <w:ilvl w:val="0"/>
          <w:numId w:val="19"/>
        </w:numPr>
      </w:pPr>
      <w:r>
        <w:t>Configure JWT Bearer authentication and authorization policies</w:t>
      </w:r>
    </w:p>
    <w:p w14:paraId="323A86E2" w14:textId="77777777" w:rsidR="00946D52" w:rsidRPr="00946D52" w:rsidRDefault="00946D52" w:rsidP="00946D52">
      <w:r>
        <w:t>This template was designed to give a software engineer enough information to understand exactly what was needed. Once you've practiced it enough, building becomes an exercise of how fast you can type.</w:t>
      </w:r>
    </w:p>
    <w:p w14:paraId="0A554833" w14:textId="77777777" w:rsidR="00946D52" w:rsidRPr="00946D52" w:rsidRDefault="00946D52" w:rsidP="00946D52">
      <w:r>
        <w:t>That same template provides an excellent framework for AI prompts:</w:t>
      </w:r>
    </w:p>
    <w:p w14:paraId="04BF7392" w14:textId="77777777" w:rsidR="00946D52" w:rsidRPr="00946D52" w:rsidRDefault="00946D52" w:rsidP="00946D52">
      <w:r>
        <w:t xml:space="preserve">Build a standard CRUD API for DOMAIN_ENTITY using C# and .NET 8 with ASP.NET Core, </w:t>
      </w:r>
      <w:proofErr w:type="spellStart"/>
      <w:r>
        <w:t>Dapr</w:t>
      </w:r>
      <w:proofErr w:type="spellEnd"/>
      <w:r>
        <w:t xml:space="preserve">, </w:t>
      </w:r>
      <w:proofErr w:type="spellStart"/>
      <w:r>
        <w:t>MediatR</w:t>
      </w:r>
      <w:proofErr w:type="spellEnd"/>
      <w:r>
        <w:t>, and Entity Framework Core.</w:t>
      </w:r>
    </w:p>
    <w:p w14:paraId="3FC14D81" w14:textId="77777777" w:rsidR="00946D52" w:rsidRPr="00946D52" w:rsidRDefault="00946D52" w:rsidP="00946D52">
      <w:r>
        <w:t>Requirements:</w:t>
      </w:r>
    </w:p>
    <w:p w14:paraId="75C720CE" w14:textId="77777777" w:rsidR="00946D52" w:rsidRPr="00946D52" w:rsidRDefault="00946D52" w:rsidP="00946D52">
      <w:pPr>
        <w:numPr>
          <w:ilvl w:val="0"/>
          <w:numId w:val="20"/>
        </w:numPr>
      </w:pPr>
      <w:r>
        <w:t>Create domain entity classes in a clean domain layer</w:t>
      </w:r>
    </w:p>
    <w:p w14:paraId="734281F5" w14:textId="77777777" w:rsidR="00946D52" w:rsidRPr="00946D52" w:rsidRDefault="00946D52" w:rsidP="00946D52">
      <w:pPr>
        <w:numPr>
          <w:ilvl w:val="0"/>
          <w:numId w:val="20"/>
        </w:numPr>
      </w:pPr>
      <w:r>
        <w:t xml:space="preserve">Set up Entity Framework </w:t>
      </w:r>
      <w:proofErr w:type="spellStart"/>
      <w:r>
        <w:t>DbContext</w:t>
      </w:r>
      <w:proofErr w:type="spellEnd"/>
      <w:r>
        <w:t xml:space="preserve"> and configure entity mappings with Fluent API</w:t>
      </w:r>
    </w:p>
    <w:p w14:paraId="59808F69" w14:textId="77777777" w:rsidR="00946D52" w:rsidRPr="00946D52" w:rsidRDefault="00946D52" w:rsidP="00946D52">
      <w:pPr>
        <w:numPr>
          <w:ilvl w:val="0"/>
          <w:numId w:val="20"/>
        </w:numPr>
      </w:pPr>
      <w:r>
        <w:t xml:space="preserve">Implement </w:t>
      </w:r>
      <w:proofErr w:type="spellStart"/>
      <w:r>
        <w:t>MediatR</w:t>
      </w:r>
      <w:proofErr w:type="spellEnd"/>
      <w:r>
        <w:t xml:space="preserve"> command and query handlers for </w:t>
      </w:r>
      <w:proofErr w:type="gramStart"/>
      <w:r>
        <w:t>create</w:t>
      </w:r>
      <w:proofErr w:type="gramEnd"/>
      <w:r>
        <w:t xml:space="preserve">, </w:t>
      </w:r>
      <w:proofErr w:type="gramStart"/>
      <w:r>
        <w:t>read</w:t>
      </w:r>
      <w:proofErr w:type="gramEnd"/>
      <w:r>
        <w:t xml:space="preserve">, update, and </w:t>
      </w:r>
      <w:proofErr w:type="gramStart"/>
      <w:r>
        <w:t>delete</w:t>
      </w:r>
      <w:proofErr w:type="gramEnd"/>
      <w:r>
        <w:t xml:space="preserve"> operations</w:t>
      </w:r>
    </w:p>
    <w:p w14:paraId="340A8F47" w14:textId="77777777" w:rsidR="00946D52" w:rsidRPr="00946D52" w:rsidRDefault="00946D52" w:rsidP="00946D52">
      <w:pPr>
        <w:numPr>
          <w:ilvl w:val="0"/>
          <w:numId w:val="20"/>
        </w:numPr>
      </w:pPr>
      <w:r>
        <w:lastRenderedPageBreak/>
        <w:t>Expose a REST API controller with endpoints for CRUD operations following REST conventions</w:t>
      </w:r>
    </w:p>
    <w:p w14:paraId="1427725C" w14:textId="77777777" w:rsidR="00946D52" w:rsidRPr="00946D52" w:rsidRDefault="00946D52" w:rsidP="00946D52">
      <w:pPr>
        <w:numPr>
          <w:ilvl w:val="0"/>
          <w:numId w:val="20"/>
        </w:numPr>
      </w:pPr>
      <w:r>
        <w:t xml:space="preserve">Use Request/Response DTOs and </w:t>
      </w:r>
      <w:proofErr w:type="spellStart"/>
      <w:r>
        <w:t>AutoMapper</w:t>
      </w:r>
      <w:proofErr w:type="spellEnd"/>
      <w:r>
        <w:t xml:space="preserve"> profiles for mapping between entities and DTOs</w:t>
      </w:r>
    </w:p>
    <w:p w14:paraId="485AE58C" w14:textId="77777777" w:rsidR="00946D52" w:rsidRPr="00946D52" w:rsidRDefault="00946D52" w:rsidP="00946D52">
      <w:pPr>
        <w:numPr>
          <w:ilvl w:val="0"/>
          <w:numId w:val="20"/>
        </w:numPr>
      </w:pPr>
      <w:r>
        <w:t xml:space="preserve">Add </w:t>
      </w:r>
      <w:proofErr w:type="spellStart"/>
      <w:r>
        <w:t>FluentValidation</w:t>
      </w:r>
      <w:proofErr w:type="spellEnd"/>
      <w:r>
        <w:t xml:space="preserve"> rules for input validation</w:t>
      </w:r>
    </w:p>
    <w:p w14:paraId="6225198D" w14:textId="77777777" w:rsidR="00946D52" w:rsidRPr="00946D52" w:rsidRDefault="00946D52" w:rsidP="00946D52">
      <w:pPr>
        <w:numPr>
          <w:ilvl w:val="0"/>
          <w:numId w:val="20"/>
        </w:numPr>
      </w:pPr>
      <w:r>
        <w:t>Configure JWT Bearer authentication with authorization policies for secured endpoints</w:t>
      </w:r>
    </w:p>
    <w:p w14:paraId="4452336E" w14:textId="77777777" w:rsidR="00946D52" w:rsidRPr="00946D52" w:rsidRDefault="00946D52" w:rsidP="00946D52">
      <w:pPr>
        <w:numPr>
          <w:ilvl w:val="0"/>
          <w:numId w:val="20"/>
        </w:numPr>
      </w:pPr>
      <w:r>
        <w:t xml:space="preserve">Include example unit tests for handlers and controllers using </w:t>
      </w:r>
      <w:proofErr w:type="spellStart"/>
      <w:r>
        <w:t>xUnit</w:t>
      </w:r>
      <w:proofErr w:type="spellEnd"/>
      <w:r>
        <w:t xml:space="preserve"> and </w:t>
      </w:r>
      <w:proofErr w:type="spellStart"/>
      <w:r>
        <w:t>Moq</w:t>
      </w:r>
      <w:proofErr w:type="spellEnd"/>
    </w:p>
    <w:p w14:paraId="208BCA72" w14:textId="77777777" w:rsidR="00946D52" w:rsidRPr="00946D52" w:rsidRDefault="00946D52" w:rsidP="00946D52">
      <w:r>
        <w:t>Follow best practices for clean architecture, maintainability, scalability, and security. Organize code into appropriate projects (Domain, Application, Infrastructure, API).</w:t>
      </w:r>
    </w:p>
    <w:p w14:paraId="2DE235D5" w14:textId="77777777" w:rsidR="00946D52" w:rsidRPr="00946D52" w:rsidRDefault="00946D52" w:rsidP="00946D52">
      <w:r>
        <w:t xml:space="preserve">The task template and the AI prompt are almost identical. We added some additional directions for the AI—specifying .NET 8, requesting unit tests, asking for clean architecture organization. But </w:t>
      </w:r>
      <w:proofErr w:type="gramStart"/>
      <w:r>
        <w:t>the mental</w:t>
      </w:r>
      <w:proofErr w:type="gramEnd"/>
      <w:r>
        <w:t xml:space="preserve"> work hasn't changed. You still decide the patterns and the guardrails.</w:t>
      </w:r>
    </w:p>
    <w:p w14:paraId="5A37EB9E" w14:textId="77777777" w:rsidR="00946D52" w:rsidRPr="00946D52" w:rsidRDefault="00946D52" w:rsidP="00946D52">
      <w:r>
        <w:t>Instead of spending hours typing code, you spend minutes. Your bottleneck shifts from typing speed to how well you structure the problem.</w:t>
      </w:r>
    </w:p>
    <w:p w14:paraId="2E56F1ED" w14:textId="50FC15C6" w:rsidR="00946D52" w:rsidRPr="00946D52" w:rsidRDefault="00946D52" w:rsidP="00946D52"/>
    <w:p w14:paraId="588BEFA8" w14:textId="77777777" w:rsidR="00946D52" w:rsidRPr="00946D52" w:rsidRDefault="00946D52" w:rsidP="000610A5">
      <w:pPr>
        <w:pStyle w:val="Heading3"/>
      </w:pPr>
      <w:bookmarkStart w:id="1692" w:name="_Toc224480654"/>
      <w:r>
        <w:t>Building Your Prompt Library</w:t>
      </w:r>
      <w:bookmarkEnd w:id="1692"/>
    </w:p>
    <w:p w14:paraId="0B75E2B7" w14:textId="77777777" w:rsidR="00946D52" w:rsidRPr="00946D52" w:rsidRDefault="00946D52" w:rsidP="00946D52">
      <w:r>
        <w:t>If you copy and paste your original templates directly into an AI code generator, you'll likely get unpredictable results. The template was designed for a human who shares context with you. The AI doesn't have that context unless you provide it.</w:t>
      </w:r>
    </w:p>
    <w:p w14:paraId="4487426C" w14:textId="77777777" w:rsidR="00946D52" w:rsidRPr="00946D52" w:rsidRDefault="00946D52" w:rsidP="00946D52">
      <w:r>
        <w:t>Here's how to convert your templates into effective prompts.</w:t>
      </w:r>
    </w:p>
    <w:p w14:paraId="140C0F11" w14:textId="513D73A5" w:rsidR="00946D52" w:rsidRPr="00946D52" w:rsidRDefault="00946D52" w:rsidP="00434833">
      <w:pPr>
        <w:pStyle w:val="Heading4"/>
        <w:numPr>
          <w:ilvl w:val="0"/>
          <w:numId w:val="29"/>
        </w:numPr>
      </w:pPr>
      <w:commentRangeStart w:id="1693"/>
      <w:r>
        <w:t>Start with a template you know well</w:t>
      </w:r>
      <w:commentRangeEnd w:id="1693"/>
      <w:r>
        <w:rPr>
          <w:rStyle w:val="CommentReference"/>
          <w:sz w:val="24"/>
          <w:szCs w:val="24"/>
        </w:rPr>
        <w:commentReference w:id="1693"/>
      </w:r>
    </w:p>
    <w:p w14:paraId="2DAAACE2" w14:textId="77777777" w:rsidR="00946D52" w:rsidRPr="00946D52" w:rsidRDefault="00946D52" w:rsidP="00946D52">
      <w:r>
        <w:t xml:space="preserve">Choose something from your playbook that you've built enough </w:t>
      </w:r>
      <w:proofErr w:type="gramStart"/>
      <w:r>
        <w:t>times</w:t>
      </w:r>
      <w:proofErr w:type="gramEnd"/>
      <w:r>
        <w:t xml:space="preserve"> to spot mistakes quickly. Imagine reading the tasks aloud to someone brand new to coding. What parts might confuse them because they lack detail? Those gaps are where the AI will make assumptions—often wrong ones.</w:t>
      </w:r>
    </w:p>
    <w:p w14:paraId="07B72C4D" w14:textId="77777777" w:rsidR="00946D52" w:rsidRPr="00946D52" w:rsidRDefault="00946D52" w:rsidP="00946D52">
      <w:r>
        <w:t>Here's an original background job template:</w:t>
      </w:r>
    </w:p>
    <w:p w14:paraId="192B436B" w14:textId="77777777" w:rsidR="00946D52" w:rsidRPr="00946D52" w:rsidRDefault="00946D52" w:rsidP="00946D52">
      <w:r>
        <w:rPr>
          <w:b/>
          <w:bCs/>
        </w:rPr>
        <w:t>Template Name:</w:t>
      </w:r>
      <w:r>
        <w:t xml:space="preserve"> Background Job</w:t>
      </w:r>
    </w:p>
    <w:p w14:paraId="2BC61140" w14:textId="77777777" w:rsidR="00946D52" w:rsidRPr="00946D52" w:rsidRDefault="00946D52" w:rsidP="00946D52">
      <w:r>
        <w:rPr>
          <w:b/>
          <w:bCs/>
        </w:rPr>
        <w:t>Technology Stack:</w:t>
      </w:r>
      <w:r>
        <w:t xml:space="preserve"> Azure Function, </w:t>
      </w:r>
      <w:proofErr w:type="spellStart"/>
      <w:r>
        <w:t>Dapr</w:t>
      </w:r>
      <w:proofErr w:type="spellEnd"/>
      <w:r>
        <w:t xml:space="preserve">, </w:t>
      </w:r>
      <w:proofErr w:type="spellStart"/>
      <w:r>
        <w:t>MediatR</w:t>
      </w:r>
      <w:proofErr w:type="spellEnd"/>
    </w:p>
    <w:p w14:paraId="6890929F" w14:textId="77777777" w:rsidR="00946D52" w:rsidRPr="00946D52" w:rsidRDefault="00946D52" w:rsidP="00946D52">
      <w:r>
        <w:rPr>
          <w:b/>
          <w:bCs/>
        </w:rPr>
        <w:lastRenderedPageBreak/>
        <w:t>Development Tasks:</w:t>
      </w:r>
    </w:p>
    <w:p w14:paraId="0D55DDD1" w14:textId="77777777" w:rsidR="00946D52" w:rsidRPr="00946D52" w:rsidRDefault="00946D52" w:rsidP="00946D52">
      <w:pPr>
        <w:numPr>
          <w:ilvl w:val="0"/>
          <w:numId w:val="21"/>
        </w:numPr>
      </w:pPr>
      <w:r>
        <w:t>Create .NET Worker Service project with dependency injection configuration</w:t>
      </w:r>
    </w:p>
    <w:p w14:paraId="322B5EAA" w14:textId="77777777" w:rsidR="00946D52" w:rsidRPr="00946D52" w:rsidRDefault="00946D52" w:rsidP="00946D52">
      <w:pPr>
        <w:numPr>
          <w:ilvl w:val="0"/>
          <w:numId w:val="21"/>
        </w:numPr>
      </w:pPr>
      <w:r>
        <w:t>Set up hosted service class</w:t>
      </w:r>
    </w:p>
    <w:p w14:paraId="44DB5B07" w14:textId="77777777" w:rsidR="00946D52" w:rsidRPr="00946D52" w:rsidRDefault="00946D52" w:rsidP="00946D52">
      <w:pPr>
        <w:numPr>
          <w:ilvl w:val="0"/>
          <w:numId w:val="21"/>
        </w:numPr>
      </w:pPr>
      <w:r>
        <w:t>Implement command handlers with business logic and error handling</w:t>
      </w:r>
    </w:p>
    <w:p w14:paraId="2E3FE905" w14:textId="77777777" w:rsidR="00946D52" w:rsidRPr="00946D52" w:rsidRDefault="00946D52" w:rsidP="00946D52">
      <w:pPr>
        <w:numPr>
          <w:ilvl w:val="0"/>
          <w:numId w:val="21"/>
        </w:numPr>
      </w:pPr>
      <w:r>
        <w:t>Configure Polly retry policies and circuit breaker patterns</w:t>
      </w:r>
    </w:p>
    <w:p w14:paraId="64DB379C" w14:textId="77777777" w:rsidR="00946D52" w:rsidRPr="00946D52" w:rsidRDefault="00946D52" w:rsidP="00946D52">
      <w:pPr>
        <w:numPr>
          <w:ilvl w:val="0"/>
          <w:numId w:val="21"/>
        </w:numPr>
      </w:pPr>
      <w:r>
        <w:t>Add structured logging with correlation IDs</w:t>
      </w:r>
    </w:p>
    <w:p w14:paraId="48F150DC" w14:textId="77777777" w:rsidR="00946D52" w:rsidRPr="00946D52" w:rsidRDefault="00946D52" w:rsidP="00946D52">
      <w:pPr>
        <w:numPr>
          <w:ilvl w:val="0"/>
          <w:numId w:val="21"/>
        </w:numPr>
      </w:pPr>
      <w:r>
        <w:t>Handle dead letter queue scenarios with retry logic</w:t>
      </w:r>
    </w:p>
    <w:p w14:paraId="6CB7E50E" w14:textId="77777777" w:rsidR="00946D52" w:rsidRPr="00946D52" w:rsidRDefault="00946D52" w:rsidP="00946D52">
      <w:r>
        <w:t>Now make the assumptions explicit:</w:t>
      </w:r>
    </w:p>
    <w:p w14:paraId="65DB41D2" w14:textId="77777777" w:rsidR="00946D52" w:rsidRPr="00946D52" w:rsidRDefault="00946D52" w:rsidP="00946D52">
      <w:pPr>
        <w:numPr>
          <w:ilvl w:val="0"/>
          <w:numId w:val="22"/>
        </w:numPr>
      </w:pPr>
      <w:r>
        <w:t>Create .NET 8.0 Worker Service project with dependency injection configuration</w:t>
      </w:r>
    </w:p>
    <w:p w14:paraId="2778F952" w14:textId="77777777" w:rsidR="00946D52" w:rsidRPr="00946D52" w:rsidRDefault="00946D52" w:rsidP="00946D52">
      <w:pPr>
        <w:numPr>
          <w:ilvl w:val="0"/>
          <w:numId w:val="22"/>
        </w:numPr>
      </w:pPr>
      <w:r>
        <w:t>Deploy using GitHub Actions with infrastructure provisioned via Terraform</w:t>
      </w:r>
    </w:p>
    <w:p w14:paraId="67018512" w14:textId="77777777" w:rsidR="00946D52" w:rsidRPr="00946D52" w:rsidRDefault="00946D52" w:rsidP="00946D52">
      <w:pPr>
        <w:numPr>
          <w:ilvl w:val="0"/>
          <w:numId w:val="22"/>
        </w:numPr>
      </w:pPr>
      <w:r>
        <w:t xml:space="preserve">Include unit tests using </w:t>
      </w:r>
      <w:proofErr w:type="spellStart"/>
      <w:r>
        <w:t>xUnit</w:t>
      </w:r>
      <w:proofErr w:type="spellEnd"/>
      <w:r>
        <w:t xml:space="preserve"> and </w:t>
      </w:r>
      <w:proofErr w:type="spellStart"/>
      <w:r>
        <w:t>Moq</w:t>
      </w:r>
      <w:proofErr w:type="spellEnd"/>
    </w:p>
    <w:p w14:paraId="405AEBEA" w14:textId="77777777" w:rsidR="00946D52" w:rsidRPr="00946D52" w:rsidRDefault="00946D52" w:rsidP="00946D52">
      <w:pPr>
        <w:numPr>
          <w:ilvl w:val="0"/>
          <w:numId w:val="22"/>
        </w:numPr>
      </w:pPr>
      <w:r>
        <w:t xml:space="preserve">Configure logging with </w:t>
      </w:r>
      <w:proofErr w:type="spellStart"/>
      <w:r>
        <w:t>Serilog</w:t>
      </w:r>
      <w:proofErr w:type="spellEnd"/>
      <w:r>
        <w:t xml:space="preserve"> in a consistent JSON format for ingestion into Azure Monitor</w:t>
      </w:r>
    </w:p>
    <w:p w14:paraId="7B194AD1" w14:textId="3D8A7382" w:rsidR="00946D52" w:rsidRPr="00946D52" w:rsidRDefault="00946D52" w:rsidP="00434833">
      <w:pPr>
        <w:pStyle w:val="Heading4"/>
        <w:numPr>
          <w:ilvl w:val="0"/>
          <w:numId w:val="29"/>
        </w:numPr>
      </w:pPr>
      <w:proofErr w:type="gramStart"/>
      <w:r>
        <w:t>Translate</w:t>
      </w:r>
      <w:proofErr w:type="gramEnd"/>
      <w:r>
        <w:t xml:space="preserve"> into a prompt</w:t>
      </w:r>
      <w:r>
        <w:br/>
      </w:r>
    </w:p>
    <w:p w14:paraId="145839D3" w14:textId="037E11A8" w:rsidR="00946D52" w:rsidRPr="00946D52" w:rsidRDefault="00946D52" w:rsidP="00946D52">
      <w:r>
        <w:t>You could hand the expanded template to a developer, and they'd know what to do. To accelerate with AI, you need to phrase it in a way the model can interpret.</w:t>
      </w:r>
    </w:p>
    <w:p w14:paraId="17AF1DE9" w14:textId="77777777" w:rsidR="00946D52" w:rsidRPr="00946D52" w:rsidRDefault="00946D52" w:rsidP="00946D52">
      <w:r>
        <w:t>AI chat can help with this translation. Try prompting: "Can you create a prompt to give an AI code generator to build this template?" Paste your template information and review what comes back:</w:t>
      </w:r>
    </w:p>
    <w:p w14:paraId="341B2759" w14:textId="77777777" w:rsidR="00946D52" w:rsidRPr="00946D52" w:rsidRDefault="00946D52" w:rsidP="00946D52">
      <w:r>
        <w:t xml:space="preserve">Build a background job using a .NET 8 Worker Service project with Azure Functions, </w:t>
      </w:r>
      <w:proofErr w:type="spellStart"/>
      <w:r>
        <w:t>Dapr</w:t>
      </w:r>
      <w:proofErr w:type="spellEnd"/>
      <w:r>
        <w:t xml:space="preserve">, and </w:t>
      </w:r>
      <w:proofErr w:type="spellStart"/>
      <w:r>
        <w:t>MediatR</w:t>
      </w:r>
      <w:proofErr w:type="spellEnd"/>
      <w:r>
        <w:t>.</w:t>
      </w:r>
    </w:p>
    <w:p w14:paraId="10C1418C" w14:textId="77777777" w:rsidR="00946D52" w:rsidRPr="00946D52" w:rsidRDefault="00946D52" w:rsidP="00946D52">
      <w:r>
        <w:t>Requirements:</w:t>
      </w:r>
    </w:p>
    <w:p w14:paraId="60FC64E2" w14:textId="77777777" w:rsidR="00946D52" w:rsidRPr="00946D52" w:rsidRDefault="00946D52" w:rsidP="00946D52">
      <w:pPr>
        <w:numPr>
          <w:ilvl w:val="0"/>
          <w:numId w:val="23"/>
        </w:numPr>
      </w:pPr>
      <w:r>
        <w:t>Configure dependency injection and set up a hosted service class</w:t>
      </w:r>
    </w:p>
    <w:p w14:paraId="4DB727D0" w14:textId="77777777" w:rsidR="00946D52" w:rsidRPr="00946D52" w:rsidRDefault="00946D52" w:rsidP="00946D52">
      <w:pPr>
        <w:numPr>
          <w:ilvl w:val="0"/>
          <w:numId w:val="23"/>
        </w:numPr>
      </w:pPr>
      <w:r>
        <w:t xml:space="preserve">Implement </w:t>
      </w:r>
      <w:proofErr w:type="spellStart"/>
      <w:r>
        <w:t>MediatR</w:t>
      </w:r>
      <w:proofErr w:type="spellEnd"/>
      <w:r>
        <w:t xml:space="preserve"> command handlers with business logic and error handling</w:t>
      </w:r>
    </w:p>
    <w:p w14:paraId="067F3E1E" w14:textId="77777777" w:rsidR="00946D52" w:rsidRPr="00946D52" w:rsidRDefault="00946D52" w:rsidP="00946D52">
      <w:pPr>
        <w:numPr>
          <w:ilvl w:val="0"/>
          <w:numId w:val="23"/>
        </w:numPr>
      </w:pPr>
      <w:r>
        <w:t>Configure Polly retry policies with circuit breaker patterns</w:t>
      </w:r>
    </w:p>
    <w:p w14:paraId="5A7EB96C" w14:textId="77777777" w:rsidR="00946D52" w:rsidRPr="00946D52" w:rsidRDefault="00946D52" w:rsidP="00946D52">
      <w:pPr>
        <w:numPr>
          <w:ilvl w:val="0"/>
          <w:numId w:val="23"/>
        </w:numPr>
      </w:pPr>
      <w:r>
        <w:t>Handle dead letter queue scenarios with retry logic</w:t>
      </w:r>
    </w:p>
    <w:p w14:paraId="4A9C4ABC" w14:textId="77777777" w:rsidR="00946D52" w:rsidRPr="00946D52" w:rsidRDefault="00946D52" w:rsidP="00946D52">
      <w:pPr>
        <w:numPr>
          <w:ilvl w:val="0"/>
          <w:numId w:val="23"/>
        </w:numPr>
      </w:pPr>
      <w:r>
        <w:lastRenderedPageBreak/>
        <w:t xml:space="preserve">Add structured logging using </w:t>
      </w:r>
      <w:proofErr w:type="spellStart"/>
      <w:r>
        <w:t>Serilog</w:t>
      </w:r>
      <w:proofErr w:type="spellEnd"/>
      <w:r>
        <w:t xml:space="preserve"> with correlation IDs in JSON format for ingestion into Azure Monitor</w:t>
      </w:r>
    </w:p>
    <w:p w14:paraId="68EBFAB7" w14:textId="77777777" w:rsidR="00946D52" w:rsidRPr="00946D52" w:rsidRDefault="00946D52" w:rsidP="00946D52">
      <w:pPr>
        <w:numPr>
          <w:ilvl w:val="0"/>
          <w:numId w:val="23"/>
        </w:numPr>
      </w:pPr>
      <w:r>
        <w:t xml:space="preserve">Include unit tests with </w:t>
      </w:r>
      <w:proofErr w:type="spellStart"/>
      <w:r>
        <w:t>xUnit</w:t>
      </w:r>
      <w:proofErr w:type="spellEnd"/>
      <w:r>
        <w:t xml:space="preserve"> and </w:t>
      </w:r>
      <w:proofErr w:type="spellStart"/>
      <w:r>
        <w:t>Moq</w:t>
      </w:r>
      <w:proofErr w:type="spellEnd"/>
      <w:r>
        <w:t xml:space="preserve"> for success, failure, and retry cases</w:t>
      </w:r>
    </w:p>
    <w:p w14:paraId="3FFE3850" w14:textId="77777777" w:rsidR="00946D52" w:rsidRPr="00946D52" w:rsidRDefault="00946D52" w:rsidP="00946D52">
      <w:pPr>
        <w:numPr>
          <w:ilvl w:val="0"/>
          <w:numId w:val="23"/>
        </w:numPr>
      </w:pPr>
      <w:r>
        <w:t>Deployment should be set up using GitHub Actions with infrastructure provisioned via Terraform</w:t>
      </w:r>
    </w:p>
    <w:p w14:paraId="16C33C3E" w14:textId="77777777" w:rsidR="00946D52" w:rsidRPr="00946D52" w:rsidRDefault="00946D52" w:rsidP="00946D52">
      <w:r>
        <w:t>Follow Clean Architecture principles (Domain, Application, Infrastructure layers). Code should be production-ready, secure, and maintainable.</w:t>
      </w:r>
    </w:p>
    <w:p w14:paraId="139E421B" w14:textId="1677FBD4" w:rsidR="00076C1A" w:rsidRPr="00076C1A" w:rsidRDefault="00946D52" w:rsidP="00434833">
      <w:pPr>
        <w:pStyle w:val="Heading4"/>
        <w:numPr>
          <w:ilvl w:val="0"/>
          <w:numId w:val="29"/>
        </w:numPr>
      </w:pPr>
      <w:r>
        <w:t>Execute and review</w:t>
      </w:r>
      <w:r>
        <w:br/>
      </w:r>
    </w:p>
    <w:p w14:paraId="7D038BC8" w14:textId="77777777" w:rsidR="00946D52" w:rsidRPr="00946D52" w:rsidRDefault="00946D52" w:rsidP="00946D52">
      <w:r>
        <w:t>Run the prompt in an AI code generator and review the output like a pull request. Does it follow clean architecture? Does the naming convention match your team's standards? Are there performance concerns?</w:t>
      </w:r>
    </w:p>
    <w:p w14:paraId="0C166235" w14:textId="77777777" w:rsidR="00946D52" w:rsidRPr="00946D52" w:rsidRDefault="00946D52" w:rsidP="00946D52">
      <w:r>
        <w:t>Take notes on anything unexpected. Those notes become your next round of prompt edits.</w:t>
      </w:r>
    </w:p>
    <w:p w14:paraId="51C24A1E" w14:textId="1404A46C" w:rsidR="00946D52" w:rsidRPr="00946D52" w:rsidRDefault="00946D52" w:rsidP="00434833">
      <w:pPr>
        <w:pStyle w:val="Heading4"/>
        <w:numPr>
          <w:ilvl w:val="0"/>
          <w:numId w:val="29"/>
        </w:numPr>
      </w:pPr>
      <w:r>
        <w:t>Iterate until it passes review</w:t>
      </w:r>
      <w:r>
        <w:br/>
      </w:r>
    </w:p>
    <w:p w14:paraId="25A249F3" w14:textId="77777777" w:rsidR="00946D52" w:rsidRPr="00946D52" w:rsidRDefault="00946D52" w:rsidP="00946D52">
      <w:r>
        <w:t xml:space="preserve">You won't get perfect results on the first try. Iterate until the AI's output is good enough to pass a standard code review. The goal isn't code identical to what you'd </w:t>
      </w:r>
      <w:proofErr w:type="gramStart"/>
      <w:r>
        <w:t>write—</w:t>
      </w:r>
      <w:proofErr w:type="gramEnd"/>
      <w:r>
        <w:t>it's reducing your effort to a quick review and minor edits.</w:t>
      </w:r>
    </w:p>
    <w:p w14:paraId="5DFBBC14" w14:textId="77777777" w:rsidR="00946D52" w:rsidRDefault="00946D52" w:rsidP="00946D52">
      <w:r>
        <w:t>Over time, you'll build a prompt library alongside your task templates. Store prompts in your codebase with version numbers so you can track what's working and refine over time.</w:t>
      </w:r>
    </w:p>
    <w:p w14:paraId="303518D4" w14:textId="77777777" w:rsidR="000B6764" w:rsidRPr="00946D52" w:rsidRDefault="000B6764" w:rsidP="00946D52"/>
    <w:p w14:paraId="3386A274" w14:textId="7DE736F3" w:rsidR="00946D52" w:rsidRPr="00946D52" w:rsidRDefault="00946D52" w:rsidP="000B6764">
      <w:pPr>
        <w:pStyle w:val="Heading3"/>
      </w:pPr>
      <w:bookmarkStart w:id="1694" w:name="_Toc224480655"/>
      <w:r>
        <w:t>What Stays the Same</w:t>
      </w:r>
      <w:bookmarkEnd w:id="1694"/>
    </w:p>
    <w:p w14:paraId="4F1315E7" w14:textId="77777777" w:rsidR="00946D52" w:rsidRPr="00946D52" w:rsidRDefault="00946D52" w:rsidP="00946D52">
      <w:r>
        <w:t xml:space="preserve">When I watched Azure Search replicate three months of my work </w:t>
      </w:r>
      <w:proofErr w:type="gramStart"/>
      <w:r>
        <w:t>in</w:t>
      </w:r>
      <w:proofErr w:type="gramEnd"/>
      <w:r>
        <w:t xml:space="preserve"> a configuration screen, I had a choice. I could see it as a threat to my job or as a multiplier of my capabilities.</w:t>
      </w:r>
    </w:p>
    <w:p w14:paraId="2A3C2FFD" w14:textId="4CC0E4D5" w:rsidR="00946D52" w:rsidRPr="00946D52" w:rsidRDefault="00946D52" w:rsidP="00946D52">
      <w:r>
        <w:t>The engineers who thrive through each technology shift are the ones who recognize the pattern. The tools change. The way we communicate with computers changes. But the underlying skills, breaking down problems, creating repeatable approaches, knowing what good looks like, those remain valuable.</w:t>
      </w:r>
    </w:p>
    <w:p w14:paraId="6209B40E" w14:textId="77777777" w:rsidR="00946D52" w:rsidRPr="00946D52" w:rsidRDefault="00946D52" w:rsidP="00946D52">
      <w:r>
        <w:t>AI code generation is the latest shift, not the last one. The engineers who learn to communicate effectively with these tools will multiply their impact, just like the engineers who learned compilers, frameworks, and cloud infrastructure before them.</w:t>
      </w:r>
    </w:p>
    <w:p w14:paraId="294D714D" w14:textId="77777777" w:rsidR="00946D52" w:rsidRPr="00946D52" w:rsidRDefault="00946D52" w:rsidP="00946D52">
      <w:r>
        <w:lastRenderedPageBreak/>
        <w:t>The headlines will keep predicting the end of programming jobs. History will keep proving them wrong.</w:t>
      </w:r>
    </w:p>
    <w:p w14:paraId="1B006640" w14:textId="77777777" w:rsidR="00946D52" w:rsidRPr="00946D52" w:rsidRDefault="00946D52" w:rsidP="00946D52">
      <w:commentRangeStart w:id="1695"/>
      <w:r>
        <w:t xml:space="preserve">What never changes </w:t>
      </w:r>
      <w:proofErr w:type="gramStart"/>
      <w:r>
        <w:t>is</w:t>
      </w:r>
      <w:proofErr w:type="gramEnd"/>
      <w:r>
        <w:t xml:space="preserve"> this: the engineers who understand the fundamentals deeply are the ones who can leverage new tools most effectively. </w:t>
      </w:r>
      <w:commentRangeEnd w:id="1695"/>
      <w:r>
        <w:rPr>
          <w:rStyle w:val="CommentReference"/>
          <w:sz w:val="24"/>
          <w:szCs w:val="24"/>
        </w:rPr>
        <w:commentReference w:id="1695"/>
      </w:r>
      <w:r>
        <w:t>The three months I spent building that search engine by hand weren't wasted when Azure Search arrived. They were the foundation that let me configure it correctly in two days.</w:t>
      </w:r>
    </w:p>
    <w:p w14:paraId="2511F8E0" w14:textId="77777777" w:rsidR="00C04B87" w:rsidRDefault="00C04B87" w:rsidP="00434833">
      <w:r>
        <w:t xml:space="preserve">The task templates you’ve built. The mental models you’ve developed. The deliberate practice you’ve invested in </w:t>
      </w:r>
      <w:proofErr w:type="gramStart"/>
      <w:r>
        <w:t>to sharpen</w:t>
      </w:r>
      <w:proofErr w:type="gramEnd"/>
      <w:r>
        <w:t xml:space="preserve"> your decision-making. The analogies you’ve trained yourself to see. All of that strengthens your intuition. It reduces friction. It makes flow more accessible. And none of </w:t>
      </w:r>
      <w:proofErr w:type="gramStart"/>
      <w:r>
        <w:t>it</w:t>
      </w:r>
      <w:proofErr w:type="gramEnd"/>
      <w:r>
        <w:t xml:space="preserve"> becomes obsolete when the tools change.</w:t>
      </w:r>
    </w:p>
    <w:p w14:paraId="04CF3935" w14:textId="186D8C38" w:rsidR="005A3E72" w:rsidRDefault="00C04B87" w:rsidP="00DA4BE3">
      <w:pPr>
        <w:rPr>
          <w:ins w:id="1696" w:author="Joel Karr" w:date="2026-03-15T16:15:00Z" w16du:dateUtc="2026-03-15T21:15:00Z"/>
        </w:rPr>
      </w:pPr>
      <w:del w:id="1697" w:author="Joel Karr" w:date="2026-03-15T16:15:00Z" w16du:dateUtc="2026-03-15T21:15:00Z">
        <w:r w:rsidDel="00FE78CD">
          <w:delText>As we’ll see in Part Two, when we examine the barriers that prevent sustained flow, those fundamentals become even more important.</w:delText>
        </w:r>
      </w:del>
    </w:p>
    <w:p w14:paraId="295B5710" w14:textId="77777777" w:rsidR="00FE78CD" w:rsidRDefault="00FE78CD" w:rsidP="00DA4BE3">
      <w:pPr>
        <w:rPr>
          <w:ins w:id="1698" w:author="Joel Karr" w:date="2026-03-15T16:15:00Z" w16du:dateUtc="2026-03-15T21:15:00Z"/>
        </w:rPr>
      </w:pPr>
    </w:p>
    <w:p w14:paraId="2C83BDFD" w14:textId="77777777" w:rsidR="00FE78CD" w:rsidRPr="00FE78CD" w:rsidRDefault="00FE78CD">
      <w:pPr>
        <w:pStyle w:val="Heading2"/>
        <w:rPr>
          <w:ins w:id="1699" w:author="Joel Karr" w:date="2026-03-15T16:15:00Z"/>
        </w:rPr>
        <w:pPrChange w:id="1700" w:author="Joel Karr" w:date="2026-03-15T16:15:00Z" w16du:dateUtc="2026-03-15T21:15:00Z">
          <w:pPr/>
        </w:pPrChange>
      </w:pPr>
      <w:ins w:id="1701" w:author="Joel Karr" w:date="2026-03-15T16:15:00Z">
        <w:r w:rsidRPr="00FE78CD">
          <w:t>Conclusion</w:t>
        </w:r>
      </w:ins>
    </w:p>
    <w:p w14:paraId="551C6FBF" w14:textId="77777777" w:rsidR="00FE78CD" w:rsidRPr="00FE78CD" w:rsidRDefault="00FE78CD" w:rsidP="00FE78CD">
      <w:pPr>
        <w:rPr>
          <w:ins w:id="1702" w:author="Joel Karr" w:date="2026-03-15T16:15:00Z"/>
        </w:rPr>
      </w:pPr>
      <w:ins w:id="1703" w:author="Joel Karr" w:date="2026-03-15T16:15:00Z">
        <w:r w:rsidRPr="00FE78CD">
          <w:t>The last meeting of the day ran long.</w:t>
        </w:r>
      </w:ins>
    </w:p>
    <w:p w14:paraId="3EF7CE40" w14:textId="3EEA8BE7" w:rsidR="00FE78CD" w:rsidRPr="00FE78CD" w:rsidRDefault="00FE78CD" w:rsidP="00FE78CD">
      <w:pPr>
        <w:rPr>
          <w:ins w:id="1704" w:author="Joel Karr" w:date="2026-03-15T16:15:00Z"/>
        </w:rPr>
      </w:pPr>
      <w:ins w:id="1705" w:author="Joel Karr" w:date="2026-03-15T16:15:00Z">
        <w:r w:rsidRPr="00FE78CD">
          <w:t xml:space="preserve">I rushed through the streets of downtown Chicago carrying a sign and a </w:t>
        </w:r>
      </w:ins>
      <w:ins w:id="1706" w:author="Joel Karr" w:date="2026-03-15T16:15:00Z" w16du:dateUtc="2026-03-15T21:15:00Z">
        <w:r w:rsidR="00F549D3">
          <w:t>bag full of</w:t>
        </w:r>
      </w:ins>
      <w:ins w:id="1707" w:author="Joel Karr" w:date="2026-03-15T16:15:00Z">
        <w:r w:rsidRPr="00FE78CD">
          <w:t xml:space="preserve"> stickers, fifteen minutes late </w:t>
        </w:r>
        <w:proofErr w:type="gramStart"/>
        <w:r w:rsidRPr="00FE78CD">
          <w:t>to</w:t>
        </w:r>
        <w:proofErr w:type="gramEnd"/>
        <w:r w:rsidRPr="00FE78CD">
          <w:t xml:space="preserve"> my own event, weaving through the after-work crowd in the Loop. GW Tech </w:t>
        </w:r>
        <w:proofErr w:type="gramStart"/>
        <w:r w:rsidRPr="00FE78CD">
          <w:t>had started years</w:t>
        </w:r>
        <w:proofErr w:type="gramEnd"/>
        <w:r w:rsidRPr="00FE78CD">
          <w:t xml:space="preserve"> </w:t>
        </w:r>
      </w:ins>
      <w:ins w:id="1708" w:author="Joel Karr" w:date="2026-03-15T16:16:00Z" w16du:dateUtc="2026-03-15T21:16:00Z">
        <w:r w:rsidR="00F549D3">
          <w:t xml:space="preserve">ten years earlier </w:t>
        </w:r>
        <w:r w:rsidR="009845CE">
          <w:t>with four or five of us wanted to stay connected after moving to different companies</w:t>
        </w:r>
      </w:ins>
      <w:ins w:id="1709" w:author="Joel Karr" w:date="2026-03-15T16:15:00Z">
        <w:r w:rsidRPr="00FE78CD">
          <w:t xml:space="preserve">. We'd created a Slack group to keep the conversation going. Over the years, as I worked with more people who cared about the craft, the group </w:t>
        </w:r>
      </w:ins>
      <w:ins w:id="1710" w:author="Joel Karr" w:date="2026-03-15T16:16:00Z" w16du:dateUtc="2026-03-15T21:16:00Z">
        <w:r w:rsidR="009845CE" w:rsidRPr="00FE78CD">
          <w:t>grew quietly</w:t>
        </w:r>
        <w:r w:rsidR="009845CE">
          <w:t xml:space="preserve"> </w:t>
        </w:r>
      </w:ins>
      <w:ins w:id="1711" w:author="Joel Karr" w:date="2026-03-15T16:15:00Z">
        <w:r w:rsidRPr="00FE78CD">
          <w:t>to around seventy-five. Engineers from different companies, different cities, invited by other engineers who respected them.</w:t>
        </w:r>
      </w:ins>
    </w:p>
    <w:p w14:paraId="43B03B40" w14:textId="5597B209" w:rsidR="00FE78CD" w:rsidRPr="00FE78CD" w:rsidRDefault="00FE78CD" w:rsidP="00FE78CD">
      <w:pPr>
        <w:rPr>
          <w:ins w:id="1712" w:author="Joel Karr" w:date="2026-03-15T16:15:00Z"/>
        </w:rPr>
      </w:pPr>
      <w:ins w:id="1713" w:author="Joel Karr" w:date="2026-03-15T16:15:00Z">
        <w:r w:rsidRPr="00FE78CD">
          <w:t xml:space="preserve">Then COVID arrived and the world </w:t>
        </w:r>
      </w:ins>
      <w:ins w:id="1714" w:author="Joel Karr" w:date="2026-03-15T16:17:00Z" w16du:dateUtc="2026-03-15T21:17:00Z">
        <w:r w:rsidR="009845CE">
          <w:t>shut down</w:t>
        </w:r>
      </w:ins>
      <w:ins w:id="1715" w:author="Joel Karr" w:date="2026-03-15T16:15:00Z">
        <w:r w:rsidRPr="00FE78CD">
          <w:t xml:space="preserve">. By the time large gatherings started returning, I wasn't sure the group still existed in any meaningful sense. A lot of people had stopped commuting downtown. Some had moved across the country entirely. I figured I'd show up, put out the sign, and </w:t>
        </w:r>
      </w:ins>
      <w:ins w:id="1716" w:author="Joel Karr" w:date="2026-03-15T16:17:00Z" w16du:dateUtc="2026-03-15T21:17:00Z">
        <w:r w:rsidR="009845CE">
          <w:t>share a beer with a small group who still worked downtown</w:t>
        </w:r>
      </w:ins>
      <w:ins w:id="1717" w:author="Joel Karr" w:date="2026-03-15T16:15:00Z">
        <w:r w:rsidRPr="00FE78CD">
          <w:t>.</w:t>
        </w:r>
      </w:ins>
    </w:p>
    <w:p w14:paraId="5ADDE376" w14:textId="77777777" w:rsidR="00FE78CD" w:rsidRPr="00FE78CD" w:rsidRDefault="00FE78CD" w:rsidP="00FE78CD">
      <w:pPr>
        <w:rPr>
          <w:ins w:id="1718" w:author="Joel Karr" w:date="2026-03-15T16:15:00Z"/>
        </w:rPr>
      </w:pPr>
      <w:ins w:id="1719" w:author="Joel Karr" w:date="2026-03-15T16:15:00Z">
        <w:r w:rsidRPr="00FE78CD">
          <w:t>I pushed through the door of the bar still holding the sign, scanning for somewhere to set it down, and saw a face I hadn't seen in years.</w:t>
        </w:r>
      </w:ins>
    </w:p>
    <w:p w14:paraId="0D6BFE36" w14:textId="3F007F24" w:rsidR="00FE78CD" w:rsidRPr="00FE78CD" w:rsidRDefault="00FE78CD" w:rsidP="00FE78CD">
      <w:pPr>
        <w:rPr>
          <w:ins w:id="1720" w:author="Joel Karr" w:date="2026-03-15T16:15:00Z"/>
        </w:rPr>
      </w:pPr>
      <w:ins w:id="1721" w:author="Joel Karr" w:date="2026-03-15T16:15:00Z">
        <w:r w:rsidRPr="00FE78CD">
          <w:t xml:space="preserve">My own face lit </w:t>
        </w:r>
        <w:proofErr w:type="gramStart"/>
        <w:r w:rsidRPr="00FE78CD">
          <w:t>up</w:t>
        </w:r>
      </w:ins>
      <w:ins w:id="1722" w:author="Joel Karr" w:date="2026-03-15T16:17:00Z" w16du:dateUtc="2026-03-15T21:17:00Z">
        <w:r w:rsidR="009845CE">
          <w:t xml:space="preserve"> </w:t>
        </w:r>
      </w:ins>
      <w:ins w:id="1723" w:author="Joel Karr" w:date="2026-03-15T16:15:00Z">
        <w:r w:rsidRPr="00FE78CD">
          <w:t xml:space="preserve"> </w:t>
        </w:r>
      </w:ins>
      <w:ins w:id="1724" w:author="Joel Karr" w:date="2026-03-15T16:18:00Z" w16du:dateUtc="2026-03-15T21:18:00Z">
        <w:r w:rsidR="009845CE">
          <w:t>and</w:t>
        </w:r>
        <w:proofErr w:type="gramEnd"/>
        <w:r w:rsidR="009845CE">
          <w:t xml:space="preserve"> </w:t>
        </w:r>
      </w:ins>
      <w:ins w:id="1725" w:author="Joel Karr" w:date="2026-03-15T16:15:00Z">
        <w:r w:rsidRPr="00FE78CD">
          <w:t xml:space="preserve">I started to put the sign down to say hello, </w:t>
        </w:r>
      </w:ins>
      <w:ins w:id="1726" w:author="Joel Karr" w:date="2026-03-15T16:18:00Z" w16du:dateUtc="2026-03-15T21:18:00Z">
        <w:r w:rsidR="009845CE">
          <w:t>but before I could say anything</w:t>
        </w:r>
      </w:ins>
      <w:ins w:id="1727" w:author="Joel Karr" w:date="2026-03-15T16:15:00Z">
        <w:r w:rsidRPr="00FE78CD">
          <w:t xml:space="preserve"> I saw another </w:t>
        </w:r>
      </w:ins>
      <w:ins w:id="1728" w:author="Joel Karr" w:date="2026-03-15T16:18:00Z" w16du:dateUtc="2026-03-15T21:18:00Z">
        <w:r w:rsidR="009845CE">
          <w:t xml:space="preserve">familiar </w:t>
        </w:r>
      </w:ins>
      <w:ins w:id="1729" w:author="Joel Karr" w:date="2026-03-15T16:15:00Z">
        <w:r w:rsidRPr="00FE78CD">
          <w:t xml:space="preserve">face. Then another. Then another. Over thirty people had shown up to an impromptu social </w:t>
        </w:r>
      </w:ins>
      <w:ins w:id="1730" w:author="Joel Karr" w:date="2026-03-15T16:18:00Z" w16du:dateUtc="2026-03-15T21:18:00Z">
        <w:r w:rsidR="009845CE">
          <w:t xml:space="preserve">event </w:t>
        </w:r>
      </w:ins>
      <w:ins w:id="1731" w:author="Joel Karr" w:date="2026-03-15T16:15:00Z">
        <w:r w:rsidRPr="00FE78CD">
          <w:t xml:space="preserve">at a bar on a </w:t>
        </w:r>
      </w:ins>
      <w:ins w:id="1732" w:author="Joel Karr" w:date="2026-03-15T16:18:00Z" w16du:dateUtc="2026-03-15T21:18:00Z">
        <w:r w:rsidR="009845CE">
          <w:t>Thursday</w:t>
        </w:r>
      </w:ins>
      <w:ins w:id="1733" w:author="Joel Karr" w:date="2026-03-15T16:15:00Z">
        <w:r w:rsidRPr="00FE78CD">
          <w:t xml:space="preserve"> evening. Two of them had flown in from California.</w:t>
        </w:r>
      </w:ins>
    </w:p>
    <w:p w14:paraId="03041704" w14:textId="0BD665C0" w:rsidR="00FE78CD" w:rsidRPr="00FE78CD" w:rsidRDefault="00FE78CD" w:rsidP="00FE78CD">
      <w:pPr>
        <w:rPr>
          <w:ins w:id="1734" w:author="Joel Karr" w:date="2026-03-15T16:15:00Z"/>
        </w:rPr>
      </w:pPr>
      <w:ins w:id="1735" w:author="Joel Karr" w:date="2026-03-15T16:15:00Z">
        <w:r w:rsidRPr="00FE78CD">
          <w:lastRenderedPageBreak/>
          <w:t xml:space="preserve">My wife </w:t>
        </w:r>
        <w:proofErr w:type="gramStart"/>
        <w:r w:rsidRPr="00FE78CD">
          <w:t>had come</w:t>
        </w:r>
        <w:proofErr w:type="gramEnd"/>
        <w:r w:rsidRPr="00FE78CD">
          <w:t xml:space="preserve"> with me that night. She had heard many of these names over the year</w:t>
        </w:r>
      </w:ins>
      <w:ins w:id="1736" w:author="Joel Karr" w:date="2026-03-15T16:18:00Z" w16du:dateUtc="2026-03-15T21:18:00Z">
        <w:r w:rsidR="009845CE">
          <w:t xml:space="preserve">s, </w:t>
        </w:r>
      </w:ins>
      <w:ins w:id="1737" w:author="Joel Karr" w:date="2026-03-15T16:15:00Z">
        <w:r w:rsidRPr="00FE78CD">
          <w:t xml:space="preserve">from stories about impossible deadlines and architectural decisions and teams that had figured something out together. She had never met most of them in person. Standing in that bar, watching her finally put faces to names she'd been hearing for years, I understood something about what the room </w:t>
        </w:r>
        <w:proofErr w:type="gramStart"/>
        <w:r w:rsidRPr="00FE78CD">
          <w:t>actually was</w:t>
        </w:r>
        <w:proofErr w:type="gramEnd"/>
        <w:r w:rsidRPr="00FE78CD">
          <w:t>.</w:t>
        </w:r>
      </w:ins>
    </w:p>
    <w:p w14:paraId="4EF3AD2C" w14:textId="77777777" w:rsidR="00FE78CD" w:rsidRPr="00FE78CD" w:rsidRDefault="00FE78CD" w:rsidP="00FE78CD">
      <w:pPr>
        <w:rPr>
          <w:ins w:id="1738" w:author="Joel Karr" w:date="2026-03-15T16:15:00Z"/>
        </w:rPr>
      </w:pPr>
      <w:ins w:id="1739" w:author="Joel Karr" w:date="2026-03-15T16:15:00Z">
        <w:r w:rsidRPr="00FE78CD">
          <w:t xml:space="preserve">It wasn't a networking event. Nobody was there to find a job or close a deal or build a personal brand. The stories people told each other that night weren't about job titles or compensation or which companies had succeeded. They were about the battles. The projects that looked impossible until they weren't. The moments when a team found its footing and something clicked. The practices they had </w:t>
        </w:r>
        <w:proofErr w:type="gramStart"/>
        <w:r w:rsidRPr="00FE78CD">
          <w:t>built that</w:t>
        </w:r>
        <w:proofErr w:type="gramEnd"/>
        <w:r w:rsidRPr="00FE78CD">
          <w:t xml:space="preserve"> made them confident they could walk into any new challenge and find a way through.</w:t>
        </w:r>
      </w:ins>
    </w:p>
    <w:p w14:paraId="75475E14" w14:textId="76E2634F" w:rsidR="00FE78CD" w:rsidRPr="00FE78CD" w:rsidRDefault="00FE78CD" w:rsidP="00FE78CD">
      <w:pPr>
        <w:rPr>
          <w:ins w:id="1740" w:author="Joel Karr" w:date="2026-03-15T16:15:00Z"/>
        </w:rPr>
      </w:pPr>
      <w:ins w:id="1741" w:author="Joel Karr" w:date="2026-03-15T16:15:00Z">
        <w:r w:rsidRPr="00FE78CD">
          <w:t xml:space="preserve">The ideas in this book had moved through that room for years before I ever wrote them down. Engineers </w:t>
        </w:r>
        <w:proofErr w:type="gramStart"/>
        <w:r w:rsidRPr="00FE78CD">
          <w:t>had carried</w:t>
        </w:r>
        <w:proofErr w:type="gramEnd"/>
        <w:r w:rsidRPr="00FE78CD">
          <w:t xml:space="preserve"> them from one company to the next. They had taught them to people who taught them to others. The Slack group had grown not because I promoted it but because people kept inviting someone they respected</w:t>
        </w:r>
      </w:ins>
      <w:ins w:id="1742" w:author="Joel Karr" w:date="2026-03-15T16:19:00Z" w16du:dateUtc="2026-03-15T21:19:00Z">
        <w:r w:rsidR="006824F9">
          <w:t>.</w:t>
        </w:r>
      </w:ins>
    </w:p>
    <w:p w14:paraId="4DF12817" w14:textId="65D3F5A9" w:rsidR="00FE78CD" w:rsidRPr="00FE78CD" w:rsidRDefault="00FE78CD" w:rsidP="00FE78CD">
      <w:pPr>
        <w:rPr>
          <w:ins w:id="1743" w:author="Joel Karr" w:date="2026-03-15T16:15:00Z"/>
        </w:rPr>
      </w:pPr>
      <w:ins w:id="1744" w:author="Joel Karr" w:date="2026-03-15T16:15:00Z">
        <w:r w:rsidRPr="00FE78CD">
          <w:t xml:space="preserve">That's what it looks like when the fundamentals </w:t>
        </w:r>
        <w:proofErr w:type="gramStart"/>
        <w:r w:rsidRPr="00FE78CD">
          <w:t>actually work</w:t>
        </w:r>
        <w:proofErr w:type="gramEnd"/>
        <w:r w:rsidRPr="00FE78CD">
          <w:t xml:space="preserve">. Not a framework on a slide. A room full of people who trust themselves to take on hard problems, who still want to talk about the craft long after the workday ends, who </w:t>
        </w:r>
      </w:ins>
      <w:ins w:id="1745" w:author="Joel Karr" w:date="2026-03-15T16:20:00Z" w16du:dateUtc="2026-03-15T21:20:00Z">
        <w:r w:rsidR="006824F9">
          <w:t xml:space="preserve">went out of their way </w:t>
        </w:r>
        <w:r w:rsidR="000355F0">
          <w:t>on a</w:t>
        </w:r>
      </w:ins>
      <w:ins w:id="1746" w:author="Joel Karr" w:date="2026-03-15T16:15:00Z">
        <w:r w:rsidRPr="00FE78CD">
          <w:t xml:space="preserve"> </w:t>
        </w:r>
      </w:ins>
      <w:ins w:id="1747" w:author="Joel Karr" w:date="2026-03-15T16:20:00Z" w16du:dateUtc="2026-03-15T21:20:00Z">
        <w:r w:rsidR="006824F9">
          <w:t>Thursday</w:t>
        </w:r>
      </w:ins>
      <w:ins w:id="1748" w:author="Joel Karr" w:date="2026-03-15T16:15:00Z">
        <w:r w:rsidRPr="00FE78CD">
          <w:t xml:space="preserve"> night because the people in the group meant something to them.</w:t>
        </w:r>
      </w:ins>
    </w:p>
    <w:p w14:paraId="379BD9E4" w14:textId="77777777" w:rsidR="00FE78CD" w:rsidRPr="00FE78CD" w:rsidRDefault="00FE78CD" w:rsidP="00FE78CD">
      <w:pPr>
        <w:rPr>
          <w:ins w:id="1749" w:author="Joel Karr" w:date="2026-03-15T16:15:00Z"/>
        </w:rPr>
      </w:pPr>
      <w:ins w:id="1750" w:author="Joel Karr" w:date="2026-03-15T16:15:00Z">
        <w:r w:rsidRPr="00FE78CD">
          <w:t xml:space="preserve">The skills in this book will outlast every </w:t>
        </w:r>
        <w:proofErr w:type="gramStart"/>
        <w:r w:rsidRPr="00FE78CD">
          <w:t>technology</w:t>
        </w:r>
        <w:proofErr w:type="gramEnd"/>
        <w:r w:rsidRPr="00FE78CD">
          <w:t xml:space="preserve"> shift you'll encounter in your career. The tools will keep changing. The way you communicate with computers will keep changing. What won't change is the value of an engineer who has trained their instincts, who can walk into a broken system and recognize the patterns, who has built the mental models that let them stop consciously deliberating and start moving.</w:t>
        </w:r>
      </w:ins>
    </w:p>
    <w:p w14:paraId="7102CA01" w14:textId="77777777" w:rsidR="00FE78CD" w:rsidRPr="00FE78CD" w:rsidRDefault="00FE78CD" w:rsidP="00FE78CD">
      <w:pPr>
        <w:rPr>
          <w:ins w:id="1751" w:author="Joel Karr" w:date="2026-03-15T16:15:00Z"/>
        </w:rPr>
      </w:pPr>
      <w:ins w:id="1752" w:author="Joel Karr" w:date="2026-03-15T16:15:00Z">
        <w:r w:rsidRPr="00FE78CD">
          <w:t xml:space="preserve">That's </w:t>
        </w:r>
        <w:proofErr w:type="gramStart"/>
        <w:r w:rsidRPr="00FE78CD">
          <w:t>what</w:t>
        </w:r>
        <w:proofErr w:type="gramEnd"/>
        <w:r w:rsidRPr="00FE78CD">
          <w:t xml:space="preserve"> don't think when you code </w:t>
        </w:r>
        <w:proofErr w:type="gramStart"/>
        <w:r w:rsidRPr="00FE78CD">
          <w:t>actually means</w:t>
        </w:r>
        <w:proofErr w:type="gramEnd"/>
        <w:r w:rsidRPr="00FE78CD">
          <w:t xml:space="preserve">. It means </w:t>
        </w:r>
        <w:proofErr w:type="gramStart"/>
        <w:r w:rsidRPr="00FE78CD">
          <w:t>do</w:t>
        </w:r>
        <w:proofErr w:type="gramEnd"/>
        <w:r w:rsidRPr="00FE78CD">
          <w:t xml:space="preserve"> the work before </w:t>
        </w:r>
        <w:proofErr w:type="gramStart"/>
        <w:r w:rsidRPr="00FE78CD">
          <w:t>the work</w:t>
        </w:r>
        <w:proofErr w:type="gramEnd"/>
        <w:r w:rsidRPr="00FE78CD">
          <w:t>. Build the patterns before the pressure. Train your subconscious so that when the moment comes, the answer is already there.</w:t>
        </w:r>
      </w:ins>
    </w:p>
    <w:p w14:paraId="130C81D3" w14:textId="77777777" w:rsidR="00FE78CD" w:rsidRPr="00FE78CD" w:rsidRDefault="00FE78CD" w:rsidP="00FE78CD">
      <w:pPr>
        <w:rPr>
          <w:ins w:id="1753" w:author="Joel Karr" w:date="2026-03-15T16:15:00Z"/>
        </w:rPr>
      </w:pPr>
      <w:ins w:id="1754" w:author="Joel Karr" w:date="2026-03-15T16:15:00Z">
        <w:r w:rsidRPr="00FE78CD">
          <w:t>The group in that bar had done that work. They didn't have to think about whether they could handle the next impossible thing.</w:t>
        </w:r>
      </w:ins>
    </w:p>
    <w:p w14:paraId="61DD400F" w14:textId="77777777" w:rsidR="00FE78CD" w:rsidRPr="00FE78CD" w:rsidRDefault="00FE78CD" w:rsidP="00FE78CD">
      <w:pPr>
        <w:rPr>
          <w:ins w:id="1755" w:author="Joel Karr" w:date="2026-03-15T16:15:00Z"/>
        </w:rPr>
      </w:pPr>
      <w:ins w:id="1756" w:author="Joel Karr" w:date="2026-03-15T16:15:00Z">
        <w:r w:rsidRPr="00FE78CD">
          <w:t>They already knew they could.</w:t>
        </w:r>
      </w:ins>
    </w:p>
    <w:p w14:paraId="4761E662" w14:textId="77777777" w:rsidR="00FE78CD" w:rsidRPr="00DA4BE3" w:rsidRDefault="00FE78CD" w:rsidP="00DA4BE3"/>
    <w:sectPr w:rsidR="00FE78CD" w:rsidRPr="00DA4BE3" w:rsidSect="00374B0B">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reg Newton Brown" w:date="2026-02-24T08:11:00Z" w:initials="GN">
    <w:p w14:paraId="6508A038" w14:textId="77777777" w:rsidR="008E71CE" w:rsidRDefault="00E2159F" w:rsidP="008E71CE">
      <w:r>
        <w:rPr>
          <w:rStyle w:val="CommentReference"/>
        </w:rPr>
        <w:annotationRef/>
      </w:r>
      <w:r w:rsidR="008E71CE">
        <w:rPr>
          <w:sz w:val="20"/>
          <w:szCs w:val="20"/>
        </w:rPr>
        <w:t xml:space="preserve">I would suggest splitting this origin story off and making it the book's introduction. I think it functions that way very well. Then you could move into Part One and have your Chapter One start with MIhaly and flow. </w:t>
      </w:r>
    </w:p>
    <w:p w14:paraId="16F76B39" w14:textId="77777777" w:rsidR="008E71CE" w:rsidRDefault="008E71CE" w:rsidP="008E71CE"/>
    <w:p w14:paraId="2CD92C3F" w14:textId="77777777" w:rsidR="008E71CE" w:rsidRDefault="008E71CE" w:rsidP="008E71CE">
      <w:r>
        <w:rPr>
          <w:sz w:val="20"/>
          <w:szCs w:val="20"/>
        </w:rPr>
        <w:t>You'll see some line edits, and paragraphs that I've suggested reordering, but for the most part this is an incredibly strong, personal, and relatable opening!</w:t>
      </w:r>
    </w:p>
    <w:p w14:paraId="22832BC1" w14:textId="77777777" w:rsidR="008E71CE" w:rsidRDefault="008E71CE" w:rsidP="008E71CE"/>
    <w:p w14:paraId="0EA91013" w14:textId="77777777" w:rsidR="008E71CE" w:rsidRDefault="008E71CE" w:rsidP="008E71CE">
      <w:r>
        <w:rPr>
          <w:sz w:val="20"/>
          <w:szCs w:val="20"/>
        </w:rPr>
        <w:t>I like splitting the opening because of how it creates two short modules and spreads narrative momentum across the two, but you could also keep "What Pulls You Forward" and "When The Same Work Feels Different" together, serving as a longer introduction since they are so closely related.</w:t>
      </w:r>
    </w:p>
  </w:comment>
  <w:comment w:id="3" w:author="Greg Newton Brown" w:date="2026-02-04T10:42:00Z" w:initials="GN">
    <w:p w14:paraId="32B4C225" w14:textId="77777777" w:rsidR="002338BE" w:rsidRDefault="002338BE" w:rsidP="002338BE">
      <w:r>
        <w:rPr>
          <w:rStyle w:val="CommentReference"/>
        </w:rPr>
        <w:annotationRef/>
      </w:r>
      <w:r>
        <w:rPr>
          <w:sz w:val="20"/>
          <w:szCs w:val="20"/>
        </w:rPr>
        <w:t xml:space="preserve">First line sets up book. If it's not named here, it has to be returned to and named (I'd argue) by, or at, the end of this opening section. </w:t>
      </w:r>
    </w:p>
  </w:comment>
  <w:comment w:id="4" w:author="Greg Newton Brown" w:date="2026-02-03T09:22:00Z" w:initials="GN">
    <w:p w14:paraId="5BD9D1F1" w14:textId="77777777" w:rsidR="00624302" w:rsidRDefault="00624302" w:rsidP="00624302">
      <w:r>
        <w:rPr>
          <w:rStyle w:val="CommentReference"/>
        </w:rPr>
        <w:annotationRef/>
      </w:r>
      <w:r>
        <w:rPr>
          <w:sz w:val="20"/>
          <w:szCs w:val="20"/>
        </w:rPr>
        <w:t xml:space="preserve">Was this a family computer? Is it worth noting the model and such? I remember when my dad brought an old 286 home from work for the first time and it kind of sat in an alcove of the house like a talisman we all wanted to fumble around with but didn't fully understand yet. </w:t>
      </w:r>
    </w:p>
  </w:comment>
  <w:comment w:id="8" w:author="Greg Newton Brown" w:date="2026-02-03T09:24:00Z" w:initials="GN">
    <w:p w14:paraId="5CC4EE5B" w14:textId="77777777" w:rsidR="00624302" w:rsidRDefault="00624302" w:rsidP="00624302">
      <w:r>
        <w:rPr>
          <w:rStyle w:val="CommentReference"/>
        </w:rPr>
        <w:annotationRef/>
      </w:r>
      <w:r>
        <w:rPr>
          <w:sz w:val="20"/>
          <w:szCs w:val="20"/>
        </w:rPr>
        <w:t>This is a great rhetorical question.</w:t>
      </w:r>
    </w:p>
  </w:comment>
  <w:comment w:id="9" w:author="Joel Karr" w:date="2026-03-01T17:53:00Z" w:initials="JK">
    <w:p w14:paraId="0A7003DC" w14:textId="77777777" w:rsidR="002032F1" w:rsidRDefault="002032F1" w:rsidP="002032F1">
      <w:pPr>
        <w:pStyle w:val="CommentText"/>
      </w:pPr>
      <w:r>
        <w:rPr>
          <w:rStyle w:val="CommentReference"/>
        </w:rPr>
        <w:annotationRef/>
      </w:r>
      <w:r>
        <w:t>Feels like this is out of place in the story telling at this point. Do you think we should move it?</w:t>
      </w:r>
    </w:p>
  </w:comment>
  <w:comment w:id="10" w:author="Greg Newton Brown" w:date="2026-02-04T08:42:00Z" w:initials="GN">
    <w:p w14:paraId="58867D5F" w14:textId="68A15984" w:rsidR="00A060EE" w:rsidRDefault="00A060EE" w:rsidP="00A060EE">
      <w:r>
        <w:rPr>
          <w:rStyle w:val="CommentReference"/>
        </w:rPr>
        <w:annotationRef/>
      </w:r>
      <w:r>
        <w:rPr>
          <w:sz w:val="20"/>
          <w:szCs w:val="20"/>
        </w:rPr>
        <w:t>This is a great paragraph. It really captures you.</w:t>
      </w:r>
    </w:p>
  </w:comment>
  <w:comment w:id="11" w:author="Greg Newton Brown" w:date="2026-02-04T10:45:00Z" w:initials="GN">
    <w:p w14:paraId="12427FAD" w14:textId="70558A15" w:rsidR="002338BE" w:rsidRDefault="002338BE" w:rsidP="002338BE">
      <w:r>
        <w:rPr>
          <w:rStyle w:val="CommentReference"/>
        </w:rPr>
        <w:annotationRef/>
      </w:r>
      <w:r>
        <w:rPr>
          <w:sz w:val="20"/>
          <w:szCs w:val="20"/>
        </w:rPr>
        <w:t xml:space="preserve">In order to use the power of threes here and to maintain parallelism in the comma series, I'd suggesting adding one more specific behavior (running the most miles etc...), then I'd split the character summation line off as a </w:t>
      </w:r>
      <w:r w:rsidR="00851E46">
        <w:rPr>
          <w:sz w:val="20"/>
          <w:szCs w:val="20"/>
        </w:rPr>
        <w:t>separate</w:t>
      </w:r>
      <w:r>
        <w:rPr>
          <w:sz w:val="20"/>
          <w:szCs w:val="20"/>
        </w:rPr>
        <w:t xml:space="preserve"> sentence. </w:t>
      </w:r>
    </w:p>
  </w:comment>
  <w:comment w:id="12" w:author="Greg Newton Brown" w:date="2026-02-04T10:46:00Z" w:initials="GN">
    <w:p w14:paraId="76329C90" w14:textId="77777777" w:rsidR="002338BE" w:rsidRDefault="002338BE" w:rsidP="002338BE">
      <w:r>
        <w:rPr>
          <w:rStyle w:val="CommentReference"/>
        </w:rPr>
        <w:annotationRef/>
      </w:r>
      <w:r>
        <w:rPr>
          <w:sz w:val="20"/>
          <w:szCs w:val="20"/>
        </w:rPr>
        <w:t>Is it worth naming the grocery store?</w:t>
      </w:r>
    </w:p>
  </w:comment>
  <w:comment w:id="13" w:author="Greg Newton Brown" w:date="2026-02-04T10:48:00Z" w:initials="GN">
    <w:p w14:paraId="3453BAC1" w14:textId="77777777" w:rsidR="002338BE" w:rsidRDefault="002338BE" w:rsidP="002338BE">
      <w:r>
        <w:rPr>
          <w:rStyle w:val="CommentReference"/>
        </w:rPr>
        <w:annotationRef/>
      </w:r>
      <w:r>
        <w:rPr>
          <w:sz w:val="20"/>
          <w:szCs w:val="20"/>
        </w:rPr>
        <w:t>Nice! Did you have the names for the horse(s)?</w:t>
      </w:r>
    </w:p>
  </w:comment>
  <w:comment w:id="14" w:author="Greg Newton Brown" w:date="2026-02-04T10:50:00Z" w:initials="GN">
    <w:p w14:paraId="13A3F9C4" w14:textId="10D7448B" w:rsidR="002338BE" w:rsidRDefault="002338BE" w:rsidP="002338BE">
      <w:r>
        <w:rPr>
          <w:rStyle w:val="CommentReference"/>
        </w:rPr>
        <w:annotationRef/>
      </w:r>
      <w:r>
        <w:rPr>
          <w:sz w:val="20"/>
          <w:szCs w:val="20"/>
        </w:rPr>
        <w:t xml:space="preserve">I'm assuming the </w:t>
      </w:r>
      <w:r w:rsidR="00851E46">
        <w:rPr>
          <w:sz w:val="20"/>
          <w:szCs w:val="20"/>
        </w:rPr>
        <w:t>asterisks</w:t>
      </w:r>
      <w:r>
        <w:rPr>
          <w:sz w:val="20"/>
          <w:szCs w:val="20"/>
        </w:rPr>
        <w:t xml:space="preserve"> might be holdover formatting from PragProg. I've suggested deleting them and going with straight italics for book titles, per standard Chicago Manual of Style (CMOS,) which is the go-to for trade nonfiction.</w:t>
      </w:r>
    </w:p>
  </w:comment>
  <w:comment w:id="15" w:author="Joel Karr" w:date="2026-03-01T17:55:00Z" w:initials="JK">
    <w:p w14:paraId="35151B0E" w14:textId="77777777" w:rsidR="006C0FB7" w:rsidRDefault="006C0FB7" w:rsidP="006C0FB7">
      <w:pPr>
        <w:pStyle w:val="CommentText"/>
      </w:pPr>
      <w:r>
        <w:rPr>
          <w:rStyle w:val="CommentReference"/>
        </w:rPr>
        <w:annotationRef/>
      </w:r>
      <w:r>
        <w:t>This seemed like I had already said it before.</w:t>
      </w:r>
    </w:p>
  </w:comment>
  <w:comment w:id="16" w:author="Greg Newton Brown" w:date="2026-02-04T11:29:00Z" w:initials="GN">
    <w:p w14:paraId="3A854A1D" w14:textId="238718BB" w:rsidR="00A5423D" w:rsidRDefault="00A5423D" w:rsidP="00A5423D">
      <w:r>
        <w:rPr>
          <w:rStyle w:val="CommentReference"/>
        </w:rPr>
        <w:annotationRef/>
      </w:r>
      <w:r>
        <w:rPr>
          <w:sz w:val="20"/>
          <w:szCs w:val="20"/>
        </w:rPr>
        <w:t>This is really well articulated</w:t>
      </w:r>
    </w:p>
  </w:comment>
  <w:comment w:id="17" w:author="Greg Newton Brown" w:date="2026-02-04T11:29:00Z" w:initials="GN">
    <w:p w14:paraId="13039689" w14:textId="77777777" w:rsidR="00A5423D" w:rsidRDefault="00A5423D" w:rsidP="00A5423D">
      <w:r>
        <w:rPr>
          <w:rStyle w:val="CommentReference"/>
        </w:rPr>
        <w:annotationRef/>
      </w:r>
      <w:r>
        <w:rPr>
          <w:sz w:val="20"/>
          <w:szCs w:val="20"/>
        </w:rPr>
        <w:t>Where Most People Quite might be an effective Section One Title</w:t>
      </w:r>
    </w:p>
  </w:comment>
  <w:comment w:id="18" w:author="Greg Newton Brown" w:date="2026-02-04T11:39:00Z" w:initials="GN">
    <w:p w14:paraId="601405D5" w14:textId="77777777" w:rsidR="002853B6" w:rsidRDefault="002853B6" w:rsidP="002853B6">
      <w:r>
        <w:rPr>
          <w:rStyle w:val="CommentReference"/>
        </w:rPr>
        <w:annotationRef/>
      </w:r>
      <w:r>
        <w:rPr>
          <w:sz w:val="20"/>
          <w:szCs w:val="20"/>
        </w:rPr>
        <w:t xml:space="preserve">Suggesting an added verb for series parallelism. </w:t>
      </w:r>
    </w:p>
  </w:comment>
  <w:comment w:id="20" w:author="Greg Newton Brown" w:date="2026-02-04T11:34:00Z" w:initials="GN">
    <w:p w14:paraId="29E4D1DC" w14:textId="39E1312A" w:rsidR="002853B6" w:rsidRDefault="002853B6" w:rsidP="002853B6">
      <w:r>
        <w:rPr>
          <w:rStyle w:val="CommentReference"/>
        </w:rPr>
        <w:annotationRef/>
      </w:r>
      <w:r>
        <w:rPr>
          <w:sz w:val="20"/>
          <w:szCs w:val="20"/>
        </w:rPr>
        <w:t xml:space="preserve">... that delivers flow. could also work here. </w:t>
      </w:r>
    </w:p>
  </w:comment>
  <w:comment w:id="21" w:author="Greg Newton Brown" w:date="2026-02-24T08:15:00Z" w:initials="GN">
    <w:p w14:paraId="4A5D6B53" w14:textId="2DDF7E47" w:rsidR="00420555" w:rsidRDefault="00420555" w:rsidP="00420555">
      <w:r>
        <w:rPr>
          <w:rStyle w:val="CommentReference"/>
        </w:rPr>
        <w:annotationRef/>
      </w:r>
      <w:r>
        <w:rPr>
          <w:sz w:val="20"/>
          <w:szCs w:val="20"/>
        </w:rPr>
        <w:t>Note about adding just a touch more copy at the Intro's end.</w:t>
      </w:r>
    </w:p>
  </w:comment>
  <w:comment w:id="19" w:author="Greg Newton Brown" w:date="2026-02-04T11:35:00Z" w:initials="GN">
    <w:p w14:paraId="16DE9830" w14:textId="77777777" w:rsidR="002853B6" w:rsidRDefault="002853B6" w:rsidP="002853B6">
      <w:r>
        <w:rPr>
          <w:rStyle w:val="CommentReference"/>
        </w:rPr>
        <w:annotationRef/>
      </w:r>
      <w:r>
        <w:rPr>
          <w:sz w:val="20"/>
          <w:szCs w:val="20"/>
        </w:rPr>
        <w:t>Does this feel like the end paragraph of this opening section?</w:t>
      </w:r>
    </w:p>
    <w:p w14:paraId="74812839" w14:textId="77777777" w:rsidR="002853B6" w:rsidRDefault="002853B6" w:rsidP="002853B6"/>
    <w:p w14:paraId="5DD4DF59" w14:textId="77777777" w:rsidR="002853B6" w:rsidRDefault="002853B6" w:rsidP="002853B6">
      <w:r>
        <w:rPr>
          <w:sz w:val="20"/>
          <w:szCs w:val="20"/>
        </w:rPr>
        <w:t xml:space="preserve">The below two paragraphs feel like they might be better moved up to the frustration of coding. </w:t>
      </w:r>
    </w:p>
  </w:comment>
  <w:comment w:id="27" w:author="Greg Newton Brown" w:date="2026-02-10T09:58:00Z" w:initials="GN">
    <w:p w14:paraId="2BD9747E" w14:textId="77777777" w:rsidR="008E71CE" w:rsidRDefault="00CD10C7" w:rsidP="008E71CE">
      <w:r>
        <w:rPr>
          <w:rStyle w:val="CommentReference"/>
        </w:rPr>
        <w:annotationRef/>
      </w:r>
      <w:r w:rsidR="008E71CE">
        <w:rPr>
          <w:sz w:val="20"/>
          <w:szCs w:val="20"/>
        </w:rPr>
        <w:t xml:space="preserve">Playing with having this be chapter one, and with a slightly recast opening that starts with the engineer, not the inability to access flow. </w:t>
      </w:r>
    </w:p>
    <w:p w14:paraId="5056CF47" w14:textId="77777777" w:rsidR="008E71CE" w:rsidRDefault="008E71CE" w:rsidP="008E71CE"/>
    <w:p w14:paraId="6F01F92B" w14:textId="77777777" w:rsidR="008E71CE" w:rsidRDefault="008E71CE" w:rsidP="008E71CE"/>
  </w:comment>
  <w:comment w:id="28" w:author="Joel Karr" w:date="2026-03-02T14:02:00Z" w:initials="JK">
    <w:p w14:paraId="7D3A9CA4" w14:textId="77777777" w:rsidR="008F6CCF" w:rsidRDefault="008F6CCF" w:rsidP="008F6CCF">
      <w:pPr>
        <w:pStyle w:val="CommentText"/>
      </w:pPr>
      <w:r>
        <w:rPr>
          <w:rStyle w:val="CommentReference"/>
        </w:rPr>
        <w:annotationRef/>
      </w:r>
      <w:r>
        <w:t>Removed this since it seemed duplicative from the new paragraph above about most studies at the time.</w:t>
      </w:r>
    </w:p>
  </w:comment>
  <w:comment w:id="29" w:author="Greg Newton Brown" w:date="2026-02-10T10:39:00Z" w:initials="GN">
    <w:p w14:paraId="2A6DE21E" w14:textId="31A075D5" w:rsidR="00585673" w:rsidRDefault="00585673" w:rsidP="00585673">
      <w:r>
        <w:rPr>
          <w:rStyle w:val="CommentReference"/>
        </w:rPr>
        <w:annotationRef/>
      </w:r>
      <w:r>
        <w:rPr>
          <w:sz w:val="20"/>
          <w:szCs w:val="20"/>
        </w:rPr>
        <w:t>This happens to novelists too (and editors) I can assure you!</w:t>
      </w:r>
    </w:p>
  </w:comment>
  <w:comment w:id="30" w:author="Greg Newton Brown" w:date="2026-02-10T10:40:00Z" w:initials="GN">
    <w:p w14:paraId="25D64480" w14:textId="77777777" w:rsidR="00585673" w:rsidRDefault="00585673" w:rsidP="00585673">
      <w:r>
        <w:rPr>
          <w:rStyle w:val="CommentReference"/>
        </w:rPr>
        <w:annotationRef/>
      </w:r>
      <w:r>
        <w:rPr>
          <w:sz w:val="20"/>
          <w:szCs w:val="20"/>
        </w:rPr>
        <w:t xml:space="preserve">Some bit of example text could nicely wrap this paragraph. </w:t>
      </w:r>
    </w:p>
  </w:comment>
  <w:comment w:id="34" w:author="Greg Newton Brown" w:date="2026-02-10T10:50:00Z" w:initials="GN">
    <w:p w14:paraId="0E4922F9" w14:textId="77777777" w:rsidR="004F5A15" w:rsidRDefault="004F5A15" w:rsidP="004F5A15">
      <w:r>
        <w:rPr>
          <w:rStyle w:val="CommentReference"/>
        </w:rPr>
        <w:annotationRef/>
      </w:r>
      <w:r>
        <w:rPr>
          <w:sz w:val="20"/>
          <w:szCs w:val="20"/>
        </w:rPr>
        <w:t>Really nicely said here.</w:t>
      </w:r>
    </w:p>
  </w:comment>
  <w:comment w:id="35" w:author="Greg Newton Brown" w:date="2026-02-10T10:54:00Z" w:initials="GN">
    <w:p w14:paraId="33ED2BDE" w14:textId="77777777" w:rsidR="004F5A15" w:rsidRDefault="004F5A15" w:rsidP="004F5A15">
      <w:r>
        <w:rPr>
          <w:rStyle w:val="CommentReference"/>
        </w:rPr>
        <w:annotationRef/>
      </w:r>
      <w:r>
        <w:rPr>
          <w:sz w:val="20"/>
          <w:szCs w:val="20"/>
        </w:rPr>
        <w:t>Quick story example?</w:t>
      </w:r>
    </w:p>
  </w:comment>
  <w:comment w:id="36" w:author="Greg Newton Brown" w:date="2026-02-10T10:54:00Z" w:initials="GN">
    <w:p w14:paraId="77711548" w14:textId="77777777" w:rsidR="004F5A15" w:rsidRDefault="004F5A15" w:rsidP="004F5A15">
      <w:r>
        <w:rPr>
          <w:rStyle w:val="CommentReference"/>
        </w:rPr>
        <w:annotationRef/>
      </w:r>
      <w:r>
        <w:rPr>
          <w:sz w:val="20"/>
          <w:szCs w:val="20"/>
        </w:rPr>
        <w:t xml:space="preserve">I think this would be a good spot to return to intuition and not thinking in some form in the text. </w:t>
      </w:r>
    </w:p>
  </w:comment>
  <w:comment w:id="37" w:author="Greg Newton Brown" w:date="2026-02-10T10:58:00Z" w:initials="GN">
    <w:p w14:paraId="1FB0659D" w14:textId="77777777" w:rsidR="004F5A15" w:rsidRDefault="004F5A15" w:rsidP="004F5A15">
      <w:r>
        <w:rPr>
          <w:rStyle w:val="CommentReference"/>
        </w:rPr>
        <w:annotationRef/>
      </w:r>
      <w:r>
        <w:rPr>
          <w:sz w:val="20"/>
          <w:szCs w:val="20"/>
        </w:rPr>
        <w:t xml:space="preserve">I think a quick paragraph that </w:t>
      </w:r>
      <w:r>
        <w:rPr>
          <w:i/>
          <w:iCs/>
          <w:sz w:val="20"/>
          <w:szCs w:val="20"/>
        </w:rPr>
        <w:t xml:space="preserve">shows </w:t>
      </w:r>
      <w:r>
        <w:rPr>
          <w:sz w:val="20"/>
          <w:szCs w:val="20"/>
        </w:rPr>
        <w:t xml:space="preserve">the answer and also kind of hits at how the book is going to present solutions/paths to reaching that answer again and again could be helpful here. It might tie the opening here into the book as a whole and provide a bit of a transition into the Origin Story section that nicely wraps this chapter. </w:t>
      </w:r>
    </w:p>
  </w:comment>
  <w:comment w:id="39" w:author="Greg Newton Brown" w:date="2026-02-10T10:59:00Z" w:initials="GN">
    <w:p w14:paraId="6CD27C37" w14:textId="77777777" w:rsidR="004F5A15" w:rsidRDefault="004F5A15" w:rsidP="004F5A15">
      <w:r>
        <w:rPr>
          <w:rStyle w:val="CommentReference"/>
        </w:rPr>
        <w:annotationRef/>
      </w:r>
      <w:r>
        <w:rPr>
          <w:sz w:val="20"/>
          <w:szCs w:val="20"/>
        </w:rPr>
        <w:t xml:space="preserve">I love this section. Love the return of the talisman so to speak ,the talk about why it is still so personally relevant even if it's professionally irrelevant, and I love the activity offered to readers. I could see a path where each chapter ends in a quick story and activity like this. It's super effective for reader engagement. </w:t>
      </w:r>
    </w:p>
  </w:comment>
  <w:comment w:id="46" w:author="Greg Newton Brown" w:date="2026-02-11T11:52:00Z" w:initials="GN">
    <w:p w14:paraId="5FB7AF04" w14:textId="77777777" w:rsidR="004D4793" w:rsidRDefault="004D4793" w:rsidP="004D4793">
      <w:r>
        <w:rPr>
          <w:rStyle w:val="CommentReference"/>
        </w:rPr>
        <w:annotationRef/>
      </w:r>
      <w:r>
        <w:rPr>
          <w:sz w:val="20"/>
          <w:szCs w:val="20"/>
        </w:rPr>
        <w:t>This is an excellent movement into story.</w:t>
      </w:r>
    </w:p>
  </w:comment>
  <w:comment w:id="47" w:author="Greg Newton Brown" w:date="2026-02-11T11:54:00Z" w:initials="GN">
    <w:p w14:paraId="1FBC219C" w14:textId="77777777" w:rsidR="004D4793" w:rsidRDefault="004D4793" w:rsidP="004D4793">
      <w:r>
        <w:rPr>
          <w:rStyle w:val="CommentReference"/>
        </w:rPr>
        <w:annotationRef/>
      </w:r>
      <w:r>
        <w:rPr>
          <w:sz w:val="20"/>
          <w:szCs w:val="20"/>
        </w:rPr>
        <w:t>Great line!</w:t>
      </w:r>
    </w:p>
  </w:comment>
  <w:comment w:id="48" w:author="Greg Newton Brown" w:date="2026-02-11T11:54:00Z" w:initials="GN">
    <w:p w14:paraId="1A5A205A" w14:textId="77777777" w:rsidR="004D4793" w:rsidRDefault="004D4793" w:rsidP="004D4793">
      <w:r>
        <w:rPr>
          <w:rStyle w:val="CommentReference"/>
        </w:rPr>
        <w:annotationRef/>
      </w:r>
      <w:r>
        <w:rPr>
          <w:sz w:val="20"/>
          <w:szCs w:val="20"/>
        </w:rPr>
        <w:t>This is a really nice line that teases the story and adds tension.</w:t>
      </w:r>
    </w:p>
  </w:comment>
  <w:comment w:id="49" w:author="Joel Karr" w:date="2026-03-03T09:56:00Z" w:initials="JK">
    <w:p w14:paraId="6FF23F2A" w14:textId="77777777" w:rsidR="00627545" w:rsidRDefault="00627545" w:rsidP="00627545">
      <w:pPr>
        <w:pStyle w:val="CommentText"/>
      </w:pPr>
      <w:r>
        <w:rPr>
          <w:rStyle w:val="CommentReference"/>
        </w:rPr>
        <w:annotationRef/>
      </w:r>
      <w:r>
        <w:t>Richie worked with me at DFIN (large SEC filing company) as well so thought introducing him here would enable a call back in that story.</w:t>
      </w:r>
    </w:p>
  </w:comment>
  <w:comment w:id="52" w:author="Greg Newton Brown" w:date="2026-02-11T12:17:00Z" w:initials="GN">
    <w:p w14:paraId="19A5A025" w14:textId="0194D39E" w:rsidR="009B1B1F" w:rsidRDefault="009B1B1F" w:rsidP="009B1B1F">
      <w:r>
        <w:rPr>
          <w:rStyle w:val="CommentReference"/>
        </w:rPr>
        <w:annotationRef/>
      </w:r>
      <w:r>
        <w:rPr>
          <w:sz w:val="20"/>
          <w:szCs w:val="20"/>
        </w:rPr>
        <w:t>This is a fantastic story.</w:t>
      </w:r>
    </w:p>
  </w:comment>
  <w:comment w:id="54" w:author="Greg Newton Brown" w:date="2026-02-18T10:41:00Z" w:initials="GN">
    <w:p w14:paraId="08319B20" w14:textId="099CBCB6" w:rsidR="00543275" w:rsidRDefault="00543275" w:rsidP="00543275">
      <w:r>
        <w:rPr>
          <w:rStyle w:val="CommentReference"/>
        </w:rPr>
        <w:annotationRef/>
      </w:r>
      <w:r>
        <w:rPr>
          <w:sz w:val="20"/>
          <w:szCs w:val="20"/>
        </w:rPr>
        <w:t>This is incredibly strong. The use of a story from outside coding/tech really adds depth to the work here. I’d encourage you, when looking to add stories in places I’ve flagged where a bit of added narrative might help immersion, to consider this tactic: examples and analogies that are applicable to coding but live outside the industry.</w:t>
      </w:r>
    </w:p>
  </w:comment>
  <w:comment w:id="55" w:author="Greg Newton Brown" w:date="2026-02-11T12:19:00Z" w:initials="GN">
    <w:p w14:paraId="12E562E1" w14:textId="77777777" w:rsidR="009B1B1F" w:rsidRDefault="009B1B1F" w:rsidP="009B1B1F">
      <w:r>
        <w:rPr>
          <w:rStyle w:val="CommentReference"/>
        </w:rPr>
        <w:annotationRef/>
      </w:r>
      <w:r>
        <w:rPr>
          <w:sz w:val="20"/>
          <w:szCs w:val="20"/>
        </w:rPr>
        <w:t xml:space="preserve">This is such an important point. How effective writing things down physically is. It would be interesting to have all the "activities" in the book encourage physical writing. </w:t>
      </w:r>
    </w:p>
  </w:comment>
  <w:comment w:id="57" w:author="Greg Newton Brown" w:date="2026-02-11T12:25:00Z" w:initials="GN">
    <w:p w14:paraId="66C5930A" w14:textId="77777777" w:rsidR="009B1B1F" w:rsidRDefault="009B1B1F" w:rsidP="009B1B1F">
      <w:r>
        <w:rPr>
          <w:rStyle w:val="CommentReference"/>
        </w:rPr>
        <w:annotationRef/>
      </w:r>
      <w:r>
        <w:rPr>
          <w:sz w:val="20"/>
          <w:szCs w:val="20"/>
        </w:rPr>
        <w:t>Could these two sections be combined? Yielding three steps for the activity, then a last section that puts the practice in motion?</w:t>
      </w:r>
    </w:p>
  </w:comment>
  <w:comment w:id="60" w:author="Greg Newton Brown" w:date="2026-02-11T12:26:00Z" w:initials="GN">
    <w:p w14:paraId="698C1399" w14:textId="77777777" w:rsidR="00D71506" w:rsidRDefault="009B1B1F" w:rsidP="00D71506">
      <w:r>
        <w:rPr>
          <w:rStyle w:val="CommentReference"/>
        </w:rPr>
        <w:annotationRef/>
      </w:r>
      <w:r w:rsidR="00D71506">
        <w:rPr>
          <w:sz w:val="20"/>
          <w:szCs w:val="20"/>
        </w:rPr>
        <w:t>This chapter doesn't have a subsection header under it like others have. I think consistency in chapter presentation is one of those small things that helps a book feel more realized.</w:t>
      </w:r>
    </w:p>
    <w:p w14:paraId="3DD8D576" w14:textId="77777777" w:rsidR="00D71506" w:rsidRDefault="00D71506" w:rsidP="00D71506"/>
    <w:p w14:paraId="2F3E288B" w14:textId="77777777" w:rsidR="00D71506" w:rsidRDefault="00D71506" w:rsidP="00D71506">
      <w:r>
        <w:rPr>
          <w:sz w:val="20"/>
          <w:szCs w:val="20"/>
        </w:rPr>
        <w:t xml:space="preserve">I think a sub header about developing task templates could be helpful and give readers a clearer indication of what lesson(s) the chapter is going to impart. </w:t>
      </w:r>
    </w:p>
  </w:comment>
  <w:comment w:id="61" w:author="Greg Newton Brown" w:date="2026-02-18T11:20:00Z" w:initials="GN">
    <w:p w14:paraId="5C7BD28B" w14:textId="77777777" w:rsidR="008B72A4" w:rsidRDefault="008B72A4" w:rsidP="008B72A4">
      <w:r>
        <w:rPr>
          <w:rStyle w:val="CommentReference"/>
        </w:rPr>
        <w:annotationRef/>
      </w:r>
      <w:r>
        <w:rPr>
          <w:sz w:val="20"/>
          <w:szCs w:val="20"/>
        </w:rPr>
        <w:t xml:space="preserve">Conceptually this is a strong chapter. And it's messaging makes a lot of sense. It's weakness is its lack of specificity in details. See my comments related to that point throughout the chapter. </w:t>
      </w:r>
    </w:p>
  </w:comment>
  <w:comment w:id="65" w:author="Greg Newton Brown" w:date="2026-02-18T11:19:00Z" w:initials="GN">
    <w:p w14:paraId="6FB8042C" w14:textId="7F098383" w:rsidR="008B72A4" w:rsidRDefault="008B72A4" w:rsidP="008B72A4">
      <w:r>
        <w:rPr>
          <w:rStyle w:val="CommentReference"/>
        </w:rPr>
        <w:annotationRef/>
      </w:r>
      <w:r>
        <w:rPr>
          <w:sz w:val="20"/>
          <w:szCs w:val="20"/>
        </w:rPr>
        <w:t xml:space="preserve">While this makes sense at a conceptual level, is it a bit hard to picture because of a lack of specifics? I don't think there's much risk in getting specifics here and more directly articulating some of the choices you made and didn't make. </w:t>
      </w:r>
    </w:p>
  </w:comment>
  <w:comment w:id="73" w:author="Greg Newton Brown" w:date="2026-02-18T11:22:00Z" w:initials="GN">
    <w:p w14:paraId="5FA83CAE" w14:textId="77777777" w:rsidR="00F72E3F" w:rsidRDefault="00F72E3F" w:rsidP="00F72E3F">
      <w:r>
        <w:rPr>
          <w:rStyle w:val="CommentReference"/>
        </w:rPr>
        <w:annotationRef/>
      </w:r>
      <w:r>
        <w:rPr>
          <w:sz w:val="20"/>
          <w:szCs w:val="20"/>
        </w:rPr>
        <w:t xml:space="preserve">This feels like an important split, and it's an interesting idea: drawing a boundary around doing this only here, and this only there. </w:t>
      </w:r>
    </w:p>
    <w:p w14:paraId="542CBA19" w14:textId="77777777" w:rsidR="00F72E3F" w:rsidRDefault="00F72E3F" w:rsidP="00F72E3F"/>
    <w:p w14:paraId="5BFEB9F5" w14:textId="77777777" w:rsidR="00F72E3F" w:rsidRDefault="00F72E3F" w:rsidP="00F72E3F">
      <w:r>
        <w:rPr>
          <w:sz w:val="20"/>
          <w:szCs w:val="20"/>
        </w:rPr>
        <w:t>Would the concept benefit from a bit more specific illustration as to how this looked?</w:t>
      </w:r>
    </w:p>
  </w:comment>
  <w:comment w:id="77" w:author="Greg Newton Brown" w:date="2026-02-18T11:29:00Z" w:initials="GN">
    <w:p w14:paraId="61377729" w14:textId="77777777" w:rsidR="00C23262" w:rsidRDefault="00C23262" w:rsidP="00C23262">
      <w:r>
        <w:rPr>
          <w:rStyle w:val="CommentReference"/>
        </w:rPr>
        <w:annotationRef/>
      </w:r>
      <w:r>
        <w:rPr>
          <w:sz w:val="20"/>
          <w:szCs w:val="20"/>
        </w:rPr>
        <w:t xml:space="preserve">Is there benefit to seeing some of this? </w:t>
      </w:r>
    </w:p>
  </w:comment>
  <w:comment w:id="81" w:author="Greg Newton Brown" w:date="2026-02-18T11:40:00Z" w:initials="GN">
    <w:p w14:paraId="4186391C" w14:textId="77777777" w:rsidR="00D71506" w:rsidRDefault="00D71506" w:rsidP="00D71506">
      <w:r>
        <w:rPr>
          <w:rStyle w:val="CommentReference"/>
        </w:rPr>
        <w:annotationRef/>
      </w:r>
      <w:r>
        <w:rPr>
          <w:sz w:val="20"/>
          <w:szCs w:val="20"/>
        </w:rPr>
        <w:t xml:space="preserve">Playing with an edit that rolls these paragraphs together in order to let the below paragraph close the section. </w:t>
      </w:r>
    </w:p>
  </w:comment>
  <w:comment w:id="198" w:author="Greg Newton Brown" w:date="2026-02-23T14:25:00Z" w:initials="GN">
    <w:p w14:paraId="10F015D0" w14:textId="77777777" w:rsidR="009C7068" w:rsidRDefault="009C7068" w:rsidP="009C7068">
      <w:r>
        <w:rPr>
          <w:rStyle w:val="CommentReference"/>
        </w:rPr>
        <w:annotationRef/>
      </w:r>
      <w:r>
        <w:rPr>
          <w:sz w:val="20"/>
          <w:szCs w:val="20"/>
        </w:rPr>
        <w:t>This sample conversation nicely shows your point here.</w:t>
      </w:r>
    </w:p>
  </w:comment>
  <w:comment w:id="199" w:author="Greg Newton Brown" w:date="2026-02-23T14:26:00Z" w:initials="GN">
    <w:p w14:paraId="7CE45BF3" w14:textId="77777777" w:rsidR="009C7068" w:rsidRDefault="009C7068" w:rsidP="009C7068">
      <w:r>
        <w:rPr>
          <w:rStyle w:val="CommentReference"/>
        </w:rPr>
        <w:annotationRef/>
      </w:r>
      <w:r>
        <w:rPr>
          <w:sz w:val="20"/>
          <w:szCs w:val="20"/>
        </w:rPr>
        <w:t xml:space="preserve">This is a great line. Is it lost a bit way down here near the end of the chapter? In some ways, it feels like the thought that frames the entire chapter, and I could see it being used way earlier, then returned to here. </w:t>
      </w:r>
    </w:p>
  </w:comment>
  <w:comment w:id="200" w:author="Greg Newton Brown" w:date="2026-02-23T14:31:00Z" w:initials="GN">
    <w:p w14:paraId="278E9806" w14:textId="77777777" w:rsidR="000E6537" w:rsidRDefault="000E6537" w:rsidP="000E6537">
      <w:r>
        <w:rPr>
          <w:rStyle w:val="CommentReference"/>
        </w:rPr>
        <w:annotationRef/>
      </w:r>
      <w:r>
        <w:rPr>
          <w:sz w:val="20"/>
          <w:szCs w:val="20"/>
        </w:rPr>
        <w:t xml:space="preserve">Nice tie back to the earlier-in-the-chapter story here at your close. </w:t>
      </w:r>
    </w:p>
  </w:comment>
  <w:comment w:id="217" w:author="Greg Newton Brown" w:date="2026-02-23T15:08:00Z" w:initials="GN">
    <w:p w14:paraId="1314C09A" w14:textId="77777777" w:rsidR="00657A1C" w:rsidRDefault="008C333B" w:rsidP="00657A1C">
      <w:r>
        <w:rPr>
          <w:rStyle w:val="CommentReference"/>
        </w:rPr>
        <w:annotationRef/>
      </w:r>
      <w:r w:rsidR="00657A1C">
        <w:rPr>
          <w:sz w:val="20"/>
          <w:szCs w:val="20"/>
        </w:rPr>
        <w:t xml:space="preserve">This is an excellent and practical chapter. The shift from task templates into mental models, as well as their connection, feels smooth. And your personal experience nicely weaves through the chapter. </w:t>
      </w:r>
    </w:p>
    <w:p w14:paraId="1E2D7CA2" w14:textId="77777777" w:rsidR="00657A1C" w:rsidRDefault="00657A1C" w:rsidP="00657A1C"/>
    <w:p w14:paraId="1340945B" w14:textId="77777777" w:rsidR="00657A1C" w:rsidRDefault="00657A1C" w:rsidP="00657A1C">
      <w:r>
        <w:rPr>
          <w:sz w:val="20"/>
          <w:szCs w:val="20"/>
        </w:rPr>
        <w:t xml:space="preserve">I do wonder if the title is as strong as it could be, though. The current title feels a bit vague. It feels like choice (making one and them empowering the sub-conscious ((and trusting it)) to keep making choice) is the real thrust here. </w:t>
      </w:r>
    </w:p>
  </w:comment>
  <w:comment w:id="219" w:author="Gregory Newton Brown" w:date="2026-02-26T20:11:00Z" w:initials="GNB">
    <w:p w14:paraId="159B776A" w14:textId="77777777" w:rsidR="00D8320B" w:rsidRPr="00D8320B" w:rsidRDefault="00D8320B" w:rsidP="00D8320B">
      <w:pPr>
        <w:rPr>
          <w:rFonts w:ascii="Times New Roman" w:eastAsia="Times New Roman" w:hAnsi="Times New Roman" w:cs="Times New Roman"/>
          <w:kern w:val="0"/>
          <w14:ligatures w14:val="none"/>
        </w:rPr>
      </w:pPr>
      <w:r>
        <w:rPr>
          <w:rStyle w:val="CommentReference"/>
        </w:rPr>
        <w:annotationRef/>
      </w:r>
      <w:r w:rsidRPr="00D8320B">
        <w:rPr>
          <w:rFonts w:ascii="-webkit-standard" w:eastAsia="Times New Roman" w:hAnsi="-webkit-standard" w:cs="Times New Roman"/>
          <w:color w:val="000000"/>
          <w:kern w:val="0"/>
          <w:sz w:val="27"/>
          <w:szCs w:val="27"/>
          <w14:ligatures w14:val="none"/>
        </w:rPr>
        <w:t>We now have at least three unnamed employers across chapters (Cloud Room company, SEC project company, this 15-year-old codebase company), and it is no longer clear whether these are the same organization at different times or entirely different roles. The blur is increasing.</w:t>
      </w:r>
    </w:p>
    <w:p w14:paraId="18678A90" w14:textId="0840DFC0" w:rsidR="00D8320B" w:rsidRDefault="00D8320B">
      <w:pPr>
        <w:pStyle w:val="CommentText"/>
      </w:pPr>
    </w:p>
  </w:comment>
  <w:comment w:id="223" w:author="Greg Newton Brown" w:date="2026-02-23T15:27:00Z" w:initials="GN">
    <w:p w14:paraId="42D8CA19" w14:textId="42870C6A" w:rsidR="00502183" w:rsidRDefault="00502183" w:rsidP="00502183">
      <w:r>
        <w:rPr>
          <w:rStyle w:val="CommentReference"/>
        </w:rPr>
        <w:annotationRef/>
      </w:r>
      <w:r>
        <w:rPr>
          <w:sz w:val="20"/>
          <w:szCs w:val="20"/>
        </w:rPr>
        <w:t>Great summation and a great transition into the poker story here.</w:t>
      </w:r>
    </w:p>
  </w:comment>
  <w:comment w:id="225" w:author="Greg Newton Brown" w:date="2026-02-23T15:32:00Z" w:initials="GN">
    <w:p w14:paraId="0FDC3F5E" w14:textId="77777777" w:rsidR="00364B74" w:rsidRDefault="00364B74" w:rsidP="00364B74">
      <w:r>
        <w:rPr>
          <w:rStyle w:val="CommentReference"/>
        </w:rPr>
        <w:annotationRef/>
      </w:r>
      <w:r>
        <w:rPr>
          <w:sz w:val="20"/>
          <w:szCs w:val="20"/>
        </w:rPr>
        <w:t xml:space="preserve">Playing with some edits to tie this into flow as well. </w:t>
      </w:r>
    </w:p>
  </w:comment>
  <w:comment w:id="226" w:author="Greg Newton Brown" w:date="2026-02-23T15:37:00Z" w:initials="GN">
    <w:p w14:paraId="50BF4BF4" w14:textId="77777777" w:rsidR="00364B74" w:rsidRDefault="00364B74" w:rsidP="00364B74">
      <w:r>
        <w:rPr>
          <w:rStyle w:val="CommentReference"/>
        </w:rPr>
        <w:annotationRef/>
      </w:r>
      <w:r>
        <w:rPr>
          <w:sz w:val="20"/>
          <w:szCs w:val="20"/>
        </w:rPr>
        <w:t xml:space="preserve">I'm suggesting a bit more context since Duke's theory is basically about choosing and then how the brain will solve / build the answer to that choice if possible. Much like what Mihaly found in that the enjoyment was in being inside the problem. With hope this feels accurate to your point. Obviously adjust or reject if it doesn't. </w:t>
      </w:r>
    </w:p>
  </w:comment>
  <w:comment w:id="229" w:author="Joel Karr" w:date="2026-03-04T13:42:00Z" w:initials="JK">
    <w:p w14:paraId="12B730B6" w14:textId="77777777" w:rsidR="00495110" w:rsidRDefault="00495110" w:rsidP="00495110">
      <w:pPr>
        <w:pStyle w:val="CommentText"/>
      </w:pPr>
      <w:r>
        <w:rPr>
          <w:rStyle w:val="CommentReference"/>
        </w:rPr>
        <w:annotationRef/>
      </w:r>
      <w:r>
        <w:t>This felt a bit forced and wasn’t building a new concept, so I replaced it entirely</w:t>
      </w:r>
    </w:p>
  </w:comment>
  <w:comment w:id="292" w:author="Greg Newton Brown" w:date="2026-02-23T16:16:00Z" w:initials="GN">
    <w:p w14:paraId="2EB3D945" w14:textId="603C41C9" w:rsidR="00657A1C" w:rsidRDefault="00657A1C" w:rsidP="00657A1C">
      <w:r>
        <w:rPr>
          <w:rStyle w:val="CommentReference"/>
        </w:rPr>
        <w:annotationRef/>
      </w:r>
      <w:r>
        <w:rPr>
          <w:sz w:val="20"/>
          <w:szCs w:val="20"/>
        </w:rPr>
        <w:t>Excellent activities here.</w:t>
      </w:r>
    </w:p>
  </w:comment>
  <w:comment w:id="302" w:author="Greg Newton Brown" w:date="2026-02-23T15:59:00Z" w:initials="GN">
    <w:p w14:paraId="7439DB92" w14:textId="77777777" w:rsidR="00E857EA" w:rsidRDefault="00E857EA" w:rsidP="00E857EA">
      <w:r>
        <w:rPr>
          <w:rStyle w:val="CommentReference"/>
        </w:rPr>
        <w:annotationRef/>
      </w:r>
      <w:r>
        <w:rPr>
          <w:sz w:val="20"/>
          <w:szCs w:val="20"/>
        </w:rPr>
        <w:t xml:space="preserve">Is there an opp here to add a line about choice that echoes some of Dukes findings perhaps? </w:t>
      </w:r>
    </w:p>
    <w:p w14:paraId="6AA9641A" w14:textId="77777777" w:rsidR="00E857EA" w:rsidRDefault="00E857EA" w:rsidP="00E857EA"/>
    <w:p w14:paraId="0AFAC32C" w14:textId="77777777" w:rsidR="00E857EA" w:rsidRDefault="00E857EA" w:rsidP="00E857EA">
      <w:r>
        <w:rPr>
          <w:sz w:val="20"/>
          <w:szCs w:val="20"/>
        </w:rPr>
        <w:t xml:space="preserve">We chose ..... . We delivered on time. </w:t>
      </w:r>
    </w:p>
  </w:comment>
  <w:comment w:id="305" w:author="Gregory Newton Brown" w:date="2026-02-25T12:34:00Z" w:initials="GNB">
    <w:p w14:paraId="7818BBFE" w14:textId="682B4DBE" w:rsidR="00DD7DAA" w:rsidRDefault="00DD7DAA">
      <w:pPr>
        <w:pStyle w:val="CommentText"/>
      </w:pPr>
      <w:r>
        <w:rPr>
          <w:rStyle w:val="CommentReference"/>
        </w:rPr>
        <w:annotationRef/>
      </w:r>
      <w:r>
        <w:t>Are you still at Resteraunt.com here? Or is EZ Checkout here for another company? The timeline of projects is a bit hard to track.</w:t>
      </w:r>
    </w:p>
  </w:comment>
  <w:comment w:id="310" w:author="Greg Newton Brown" w:date="2026-02-24T09:29:00Z" w:initials="GN">
    <w:p w14:paraId="29957FA6" w14:textId="77777777" w:rsidR="00E27115" w:rsidRDefault="00E27115" w:rsidP="00E27115">
      <w:r>
        <w:rPr>
          <w:rStyle w:val="CommentReference"/>
        </w:rPr>
        <w:annotationRef/>
      </w:r>
      <w:r>
        <w:rPr>
          <w:sz w:val="20"/>
          <w:szCs w:val="20"/>
        </w:rPr>
        <w:t>Trying to set place a bit in this narrative opening (which is good!) but obviously it might not have been a conference room.</w:t>
      </w:r>
    </w:p>
  </w:comment>
  <w:comment w:id="316" w:author="Greg Newton Brown" w:date="2026-02-24T09:39:00Z" w:initials="GN">
    <w:p w14:paraId="6EA0D184" w14:textId="77777777" w:rsidR="00E27115" w:rsidRDefault="00E27115" w:rsidP="00E27115">
      <w:r>
        <w:rPr>
          <w:rStyle w:val="CommentReference"/>
        </w:rPr>
        <w:annotationRef/>
      </w:r>
      <w:r>
        <w:rPr>
          <w:sz w:val="20"/>
          <w:szCs w:val="20"/>
        </w:rPr>
        <w:t>The transition to the software engineer's line, everybody freezing, and then the back ground on you, Ritchie, the game, and Restaurant.com feels a bit bumpy. Going through the section a few times, I think the confusion relates to unclear signaling of who is in the room and when exactly.</w:t>
      </w:r>
    </w:p>
    <w:p w14:paraId="2A92A02D" w14:textId="77777777" w:rsidR="00E27115" w:rsidRDefault="00E27115" w:rsidP="00E27115">
      <w:r>
        <w:rPr>
          <w:sz w:val="20"/>
          <w:szCs w:val="20"/>
        </w:rPr>
        <w:t> </w:t>
      </w:r>
    </w:p>
    <w:p w14:paraId="5617B57D" w14:textId="77777777" w:rsidR="00E27115" w:rsidRDefault="00E27115" w:rsidP="00E27115">
      <w:r>
        <w:rPr>
          <w:sz w:val="20"/>
          <w:szCs w:val="20"/>
        </w:rPr>
        <w:t>- Timeline drift (present meeting vs. past “Richie and I” habit)</w:t>
      </w:r>
    </w:p>
    <w:p w14:paraId="669A5FC3" w14:textId="77777777" w:rsidR="00E27115" w:rsidRDefault="00E27115" w:rsidP="00E27115">
      <w:r>
        <w:rPr>
          <w:sz w:val="20"/>
          <w:szCs w:val="20"/>
        </w:rPr>
        <w:t>- Unclear physical staging (who is in the room when)</w:t>
      </w:r>
    </w:p>
    <w:p w14:paraId="4B58B67F" w14:textId="77777777" w:rsidR="00E27115" w:rsidRDefault="00E27115" w:rsidP="00E27115">
      <w:r>
        <w:rPr>
          <w:sz w:val="20"/>
          <w:szCs w:val="20"/>
        </w:rPr>
        <w:t>- Analogy layering (basketball to pop-a-shot to cost model)</w:t>
      </w:r>
    </w:p>
    <w:p w14:paraId="255E0D3D" w14:textId="77777777" w:rsidR="00E27115" w:rsidRDefault="00E27115" w:rsidP="00E27115">
      <w:r>
        <w:rPr>
          <w:sz w:val="20"/>
          <w:szCs w:val="20"/>
        </w:rPr>
        <w:t>- Sentence density at key turns</w:t>
      </w:r>
    </w:p>
    <w:p w14:paraId="242EB49A" w14:textId="77777777" w:rsidR="00E27115" w:rsidRDefault="00E27115" w:rsidP="00E27115"/>
    <w:p w14:paraId="2ED350D0" w14:textId="77777777" w:rsidR="00E27115" w:rsidRDefault="00E27115" w:rsidP="00E27115">
      <w:r>
        <w:rPr>
          <w:sz w:val="20"/>
          <w:szCs w:val="20"/>
        </w:rPr>
        <w:t>It feels like the opening is oscillating between three modes without signaling them:</w:t>
      </w:r>
    </w:p>
    <w:p w14:paraId="7BCFFF5F" w14:textId="77777777" w:rsidR="00E27115" w:rsidRDefault="00E27115" w:rsidP="00E27115">
      <w:r>
        <w:rPr>
          <w:sz w:val="20"/>
          <w:szCs w:val="20"/>
        </w:rPr>
        <w:t>1.</w:t>
      </w:r>
      <w:r>
        <w:rPr>
          <w:sz w:val="20"/>
          <w:szCs w:val="20"/>
        </w:rPr>
        <w:tab/>
        <w:t>Live narrative moment</w:t>
      </w:r>
    </w:p>
    <w:p w14:paraId="7584C81C" w14:textId="77777777" w:rsidR="00E27115" w:rsidRDefault="00E27115" w:rsidP="00E27115">
      <w:r>
        <w:rPr>
          <w:sz w:val="20"/>
          <w:szCs w:val="20"/>
        </w:rPr>
        <w:t>2.</w:t>
      </w:r>
      <w:r>
        <w:rPr>
          <w:sz w:val="20"/>
          <w:szCs w:val="20"/>
        </w:rPr>
        <w:tab/>
        <w:t>Explanatory backstory</w:t>
      </w:r>
    </w:p>
    <w:p w14:paraId="01FDC9E5" w14:textId="77777777" w:rsidR="00E27115" w:rsidRDefault="00E27115" w:rsidP="00E27115">
      <w:r>
        <w:rPr>
          <w:sz w:val="20"/>
          <w:szCs w:val="20"/>
        </w:rPr>
        <w:t>3.</w:t>
      </w:r>
      <w:r>
        <w:rPr>
          <w:sz w:val="20"/>
          <w:szCs w:val="20"/>
        </w:rPr>
        <w:tab/>
        <w:t>Technical clarification</w:t>
      </w:r>
    </w:p>
    <w:p w14:paraId="00370314" w14:textId="77777777" w:rsidR="00E27115" w:rsidRDefault="00E27115" w:rsidP="00E27115"/>
    <w:p w14:paraId="597DC22D" w14:textId="77777777" w:rsidR="00E27115" w:rsidRDefault="00E27115" w:rsidP="00E27115">
      <w:r>
        <w:rPr>
          <w:sz w:val="20"/>
          <w:szCs w:val="20"/>
        </w:rPr>
        <w:t>The story wants to be a cinematic moment—but the explanatory mode keeps interrupting it. With that in mind, I’ve suggested a subtle rewrite that attempts to stay true to the story here (which is very effective) while also smoothing out some of the narrative bumps. I’ve also suggested a transition to end the opening section.</w:t>
      </w:r>
    </w:p>
    <w:p w14:paraId="488F13C1" w14:textId="77777777" w:rsidR="00E27115" w:rsidRDefault="00E27115" w:rsidP="00E27115"/>
    <w:p w14:paraId="2476EB1C" w14:textId="77777777" w:rsidR="00E27115" w:rsidRDefault="00E27115" w:rsidP="00E27115">
      <w:r>
        <w:rPr>
          <w:sz w:val="20"/>
          <w:szCs w:val="20"/>
        </w:rPr>
        <w:t xml:space="preserve">You'll find the entire rewritten section suggested below the current section. </w:t>
      </w:r>
    </w:p>
  </w:comment>
  <w:comment w:id="317" w:author="Joel Karr" w:date="2026-03-05T19:14:00Z" w:initials="JK">
    <w:p w14:paraId="58932FDE" w14:textId="77777777" w:rsidR="003D118C" w:rsidRDefault="003D118C" w:rsidP="003D118C">
      <w:pPr>
        <w:pStyle w:val="CommentText"/>
      </w:pPr>
      <w:r>
        <w:rPr>
          <w:rStyle w:val="CommentReference"/>
        </w:rPr>
        <w:annotationRef/>
      </w:r>
      <w:r>
        <w:t>Much better.  Thank you!</w:t>
      </w:r>
    </w:p>
  </w:comment>
  <w:comment w:id="326" w:author="Gregory Newton Brown" w:date="2026-02-26T20:14:00Z" w:initials="GNB">
    <w:p w14:paraId="1B2D4CDB" w14:textId="3F2AAE29" w:rsidR="00921683" w:rsidRPr="00921683" w:rsidRDefault="00921683" w:rsidP="00921683">
      <w:pPr>
        <w:rPr>
          <w:rFonts w:ascii="Times New Roman" w:eastAsia="Times New Roman" w:hAnsi="Times New Roman" w:cs="Times New Roman"/>
          <w:kern w:val="0"/>
          <w14:ligatures w14:val="none"/>
        </w:rPr>
      </w:pPr>
      <w:r>
        <w:rPr>
          <w:rStyle w:val="CommentReference"/>
        </w:rPr>
        <w:annotationRef/>
      </w:r>
      <w:r w:rsidRPr="00921683">
        <w:rPr>
          <w:rFonts w:ascii="-webkit-standard" w:eastAsia="Times New Roman" w:hAnsi="-webkit-standard" w:cs="Times New Roman"/>
          <w:color w:val="000000"/>
          <w:kern w:val="0"/>
          <w:sz w:val="27"/>
          <w:szCs w:val="27"/>
          <w14:ligatures w14:val="none"/>
        </w:rPr>
        <w:t>Restaurant.com is the first explicitly named employer in several chapters. That immediately stabilizes the narrative. The contrast between named and unnamed employers is becoming structurally noticeable.</w:t>
      </w:r>
    </w:p>
    <w:p w14:paraId="58C07436" w14:textId="33EA3AF6" w:rsidR="00921683" w:rsidRDefault="00921683">
      <w:pPr>
        <w:pStyle w:val="CommentText"/>
      </w:pPr>
    </w:p>
  </w:comment>
  <w:comment w:id="383" w:author="Greg Newton Brown" w:date="2026-02-24T09:57:00Z" w:initials="GN">
    <w:p w14:paraId="335A7A82" w14:textId="77777777" w:rsidR="00EF3D3B" w:rsidRDefault="00EF3D3B" w:rsidP="00EF3D3B">
      <w:r>
        <w:rPr>
          <w:rStyle w:val="CommentReference"/>
        </w:rPr>
        <w:annotationRef/>
      </w:r>
      <w:r>
        <w:rPr>
          <w:sz w:val="20"/>
          <w:szCs w:val="20"/>
        </w:rPr>
        <w:t>I think there's a typo in this sentence, and I wasn't sure how to best correct it to preserve your meaning.</w:t>
      </w:r>
    </w:p>
  </w:comment>
  <w:comment w:id="407" w:author="Greg Newton Brown" w:date="2026-02-24T10:09:00Z" w:initials="GN">
    <w:p w14:paraId="1A6043D9" w14:textId="77777777" w:rsidR="00013EF2" w:rsidRDefault="004C23E4" w:rsidP="00013EF2">
      <w:r>
        <w:rPr>
          <w:rStyle w:val="CommentReference"/>
        </w:rPr>
        <w:annotationRef/>
      </w:r>
      <w:r w:rsidR="00013EF2">
        <w:rPr>
          <w:sz w:val="20"/>
          <w:szCs w:val="20"/>
        </w:rPr>
        <w:t>While this is a strong last section, and does offer some actionable strategy, this ending lacks to really concrete activities or playbook exercises that the prior two chapters had.</w:t>
      </w:r>
    </w:p>
    <w:p w14:paraId="7A17AD47" w14:textId="77777777" w:rsidR="00013EF2" w:rsidRDefault="00013EF2" w:rsidP="00013EF2"/>
    <w:p w14:paraId="795F67A3" w14:textId="77777777" w:rsidR="00013EF2" w:rsidRDefault="00013EF2" w:rsidP="00013EF2">
      <w:r>
        <w:rPr>
          <w:sz w:val="20"/>
          <w:szCs w:val="20"/>
        </w:rPr>
        <w:t xml:space="preserve">I'm not sure what the best path here is, just flagging the question of whether chapter ends should have a more consistent structure / look in Part One.  </w:t>
      </w:r>
    </w:p>
    <w:p w14:paraId="5C17D951" w14:textId="77777777" w:rsidR="00013EF2" w:rsidRDefault="00013EF2" w:rsidP="00013EF2"/>
    <w:p w14:paraId="19F8D112" w14:textId="77777777" w:rsidR="00013EF2" w:rsidRDefault="00013EF2" w:rsidP="00013EF2">
      <w:r>
        <w:rPr>
          <w:sz w:val="20"/>
          <w:szCs w:val="20"/>
        </w:rPr>
        <w:t xml:space="preserve">Just like you had the decision matrix journal, the task template builders, I could easily see an activity or tool here that is focused on how to find and apply analogies to see software form outside angles in an effort to get ahead of the cost of change curve. In fact, inverting the cost-of-change curve so it's a tool you can use for your benefit at the start, versus a problem you get behind, feels like the real goal of the chapter. </w:t>
      </w:r>
    </w:p>
    <w:p w14:paraId="79794E71" w14:textId="77777777" w:rsidR="00013EF2" w:rsidRDefault="00013EF2" w:rsidP="00013EF2"/>
    <w:p w14:paraId="25327090" w14:textId="77777777" w:rsidR="00013EF2" w:rsidRDefault="00013EF2" w:rsidP="00013EF2">
      <w:r>
        <w:rPr>
          <w:sz w:val="20"/>
          <w:szCs w:val="20"/>
        </w:rPr>
        <w:t xml:space="preserve">Also, I'm obviously curious if there's a way to tie analogy building activities back to flow here more concretely. They're related. But flow / intuition isn't directly connected to in this paragraph.  </w:t>
      </w:r>
    </w:p>
  </w:comment>
  <w:comment w:id="410" w:author="Greg Newton Brown" w:date="2026-02-24T10:10:00Z" w:initials="GN">
    <w:p w14:paraId="093BE7AB" w14:textId="059573C3" w:rsidR="004C23E4" w:rsidRDefault="004C23E4" w:rsidP="004C23E4">
      <w:r>
        <w:rPr>
          <w:rStyle w:val="CommentReference"/>
        </w:rPr>
        <w:annotationRef/>
      </w:r>
      <w:r>
        <w:rPr>
          <w:sz w:val="20"/>
          <w:szCs w:val="20"/>
        </w:rPr>
        <w:t>What folks? What added up? This sentence feels a bit vague.</w:t>
      </w:r>
    </w:p>
  </w:comment>
  <w:comment w:id="425" w:author="Greg Newton Brown" w:date="2026-02-24T10:11:00Z" w:initials="GN">
    <w:p w14:paraId="47EB638B" w14:textId="77777777" w:rsidR="004C23E4" w:rsidRDefault="004C23E4" w:rsidP="004C23E4">
      <w:r>
        <w:rPr>
          <w:rStyle w:val="CommentReference"/>
        </w:rPr>
        <w:annotationRef/>
      </w:r>
      <w:r>
        <w:rPr>
          <w:sz w:val="20"/>
          <w:szCs w:val="20"/>
        </w:rPr>
        <w:t>It only feels like one side of the tradeoff is stated here. Did my best to fill the point out.</w:t>
      </w:r>
    </w:p>
  </w:comment>
  <w:comment w:id="472" w:author="Greg Newton Brown" w:date="2026-02-24T12:06:00Z" w:initials="GN">
    <w:p w14:paraId="3DE0D44A" w14:textId="77777777" w:rsidR="00A238E2" w:rsidRDefault="00A238E2" w:rsidP="00A238E2">
      <w:r>
        <w:rPr>
          <w:rStyle w:val="CommentReference"/>
        </w:rPr>
        <w:annotationRef/>
      </w:r>
      <w:r>
        <w:rPr>
          <w:sz w:val="20"/>
          <w:szCs w:val="20"/>
        </w:rPr>
        <w:t xml:space="preserve">Overall this is a very strong chapter at the line and conceptual level. I'll make more copy edits as needed next pass through. For now, my biggest point to consider here is placement. This feels decidedly about analogies and the power of analogous thinking, which makes me think it should come right after Chapter Five as they are narratively and thematically related. </w:t>
      </w:r>
    </w:p>
  </w:comment>
  <w:comment w:id="473" w:author="Joel Karr" w:date="2026-03-05T20:31:00Z" w:initials="JK">
    <w:p w14:paraId="4FC3B39E" w14:textId="77777777" w:rsidR="005B5072" w:rsidRDefault="005B5072" w:rsidP="005B5072">
      <w:pPr>
        <w:pStyle w:val="CommentText"/>
      </w:pPr>
      <w:r>
        <w:rPr>
          <w:rStyle w:val="CommentReference"/>
        </w:rPr>
        <w:annotationRef/>
      </w:r>
      <w:r>
        <w:t>Trying to transition from the analogy part and remove it below.</w:t>
      </w:r>
    </w:p>
  </w:comment>
  <w:comment w:id="482" w:author="Greg Newton Brown" w:date="2026-02-24T11:54:00Z" w:initials="GN">
    <w:p w14:paraId="320993E0" w14:textId="5E02A6F3" w:rsidR="00E27D35" w:rsidRDefault="00E27D35" w:rsidP="00E27D35">
      <w:r>
        <w:rPr>
          <w:rStyle w:val="CommentReference"/>
        </w:rPr>
        <w:annotationRef/>
      </w:r>
      <w:r>
        <w:rPr>
          <w:sz w:val="20"/>
          <w:szCs w:val="20"/>
        </w:rPr>
        <w:t>Is this overly repetitive of Chapter Five?</w:t>
      </w:r>
    </w:p>
    <w:p w14:paraId="347AC3C1" w14:textId="77777777" w:rsidR="00E27D35" w:rsidRDefault="00E27D35" w:rsidP="00E27D35"/>
    <w:p w14:paraId="6AAA494A" w14:textId="77777777" w:rsidR="00E27D35" w:rsidRDefault="00E27D35" w:rsidP="00E27D35">
      <w:r>
        <w:rPr>
          <w:sz w:val="20"/>
          <w:szCs w:val="20"/>
        </w:rPr>
        <w:t>I like how it transitions into the bigger show analogy, but the basketball story was just recently delivered. Maybe just set it up like: "Remember the team I was one that practiced outlandish analogies to get ahead of the cost-of-change curve and into a better position to work in a flow state from the outset? Well, there was much more to our story than just basketball . . . "</w:t>
      </w:r>
    </w:p>
  </w:comment>
  <w:comment w:id="483" w:author="Joel Karr" w:date="2026-03-05T20:39:00Z" w:initials="JK">
    <w:p w14:paraId="4ABB521B" w14:textId="77777777" w:rsidR="007B589F" w:rsidRDefault="007B589F" w:rsidP="007B589F">
      <w:pPr>
        <w:pStyle w:val="CommentText"/>
      </w:pPr>
      <w:r>
        <w:rPr>
          <w:rStyle w:val="CommentReference"/>
        </w:rPr>
        <w:annotationRef/>
      </w:r>
      <w:r>
        <w:t>Removed the analogy part</w:t>
      </w:r>
    </w:p>
  </w:comment>
  <w:comment w:id="490" w:author="Greg Newton Brown" w:date="2026-02-24T11:57:00Z" w:initials="GN">
    <w:p w14:paraId="1A1FC109" w14:textId="5BF79554" w:rsidR="00A238E2" w:rsidRDefault="00123D96" w:rsidP="00A238E2">
      <w:r>
        <w:rPr>
          <w:rStyle w:val="CommentReference"/>
        </w:rPr>
        <w:annotationRef/>
      </w:r>
      <w:r w:rsidR="00A238E2">
        <w:rPr>
          <w:sz w:val="20"/>
          <w:szCs w:val="20"/>
        </w:rPr>
        <w:t>Again, this is excellent material and a strong chapter. However, because it is so closely in conversation with the material in Chapter Five, I would suggest moving it to immediately follow that chapter.</w:t>
      </w:r>
    </w:p>
  </w:comment>
  <w:comment w:id="491" w:author="Joel Karr" w:date="2026-03-05T20:39:00Z" w:initials="JK">
    <w:p w14:paraId="53662183" w14:textId="77777777" w:rsidR="007B589F" w:rsidRDefault="007B589F" w:rsidP="007B589F">
      <w:pPr>
        <w:pStyle w:val="CommentText"/>
      </w:pPr>
      <w:r>
        <w:rPr>
          <w:rStyle w:val="CommentReference"/>
        </w:rPr>
        <w:annotationRef/>
      </w:r>
      <w:r>
        <w:t>I tried to move away for directly talking about analogies as much and focus more on shifting perspective in this chapter.</w:t>
      </w:r>
    </w:p>
  </w:comment>
  <w:comment w:id="506" w:author="Greg Newton Brown" w:date="2026-02-24T12:06:00Z" w:initials="GN">
    <w:p w14:paraId="59E175D7" w14:textId="1485C4D6" w:rsidR="00A238E2" w:rsidRDefault="00A238E2" w:rsidP="00A238E2">
      <w:r>
        <w:rPr>
          <w:rStyle w:val="CommentReference"/>
        </w:rPr>
        <w:annotationRef/>
      </w:r>
      <w:r>
        <w:rPr>
          <w:sz w:val="20"/>
          <w:szCs w:val="20"/>
        </w:rPr>
        <w:t>Excellent practical tools here.</w:t>
      </w:r>
    </w:p>
  </w:comment>
  <w:comment w:id="526" w:author="Greg Newton Brown" w:date="2026-02-24T12:08:00Z" w:initials="GN">
    <w:p w14:paraId="7011A619" w14:textId="77777777" w:rsidR="00A238E2" w:rsidRDefault="00A238E2" w:rsidP="00A238E2">
      <w:r>
        <w:rPr>
          <w:rStyle w:val="CommentReference"/>
        </w:rPr>
        <w:annotationRef/>
      </w:r>
      <w:r>
        <w:rPr>
          <w:sz w:val="20"/>
          <w:szCs w:val="20"/>
        </w:rPr>
        <w:t xml:space="preserve">I love the game. By moving this whole chapter up, I think you solve my question of whether chapter five needs a game or activity to help teams find their "basketball" analogy. We'd quickly realize that chapter five is like pt 1 on analogies and this chapter is pt 2, containing our end activity. </w:t>
      </w:r>
    </w:p>
  </w:comment>
  <w:comment w:id="537" w:author="Greg Newton Brown" w:date="2026-02-24T10:46:00Z" w:initials="GN">
    <w:p w14:paraId="1B9B3DB1" w14:textId="77777777" w:rsidR="00111D51" w:rsidRDefault="00111D51" w:rsidP="00111D51">
      <w:r>
        <w:rPr>
          <w:rStyle w:val="CommentReference"/>
        </w:rPr>
        <w:annotationRef/>
      </w:r>
      <w:r>
        <w:rPr>
          <w:sz w:val="20"/>
          <w:szCs w:val="20"/>
        </w:rPr>
        <w:t>Would it make sense to insert the year? It would ground the story and also give us an idea of the era in which your digital ticket was being finicky.</w:t>
      </w:r>
    </w:p>
  </w:comment>
  <w:comment w:id="542" w:author="Greg Newton Brown" w:date="2026-02-24T10:45:00Z" w:initials="GN">
    <w:p w14:paraId="495860C7" w14:textId="77777777" w:rsidR="00111D51" w:rsidRDefault="00111D51" w:rsidP="00111D51">
      <w:r>
        <w:rPr>
          <w:rStyle w:val="CommentReference"/>
        </w:rPr>
        <w:annotationRef/>
      </w:r>
      <w:r>
        <w:rPr>
          <w:sz w:val="20"/>
          <w:szCs w:val="20"/>
        </w:rPr>
        <w:t>This is a great opening story and section.</w:t>
      </w:r>
    </w:p>
  </w:comment>
  <w:comment w:id="545" w:author="Greg Newton Brown" w:date="2026-02-24T10:49:00Z" w:initials="GN">
    <w:p w14:paraId="2FCB8FF1" w14:textId="77777777" w:rsidR="00111D51" w:rsidRDefault="00111D51" w:rsidP="00111D51">
      <w:r>
        <w:rPr>
          <w:rStyle w:val="CommentReference"/>
        </w:rPr>
        <w:annotationRef/>
      </w:r>
      <w:r>
        <w:rPr>
          <w:sz w:val="20"/>
          <w:szCs w:val="20"/>
        </w:rPr>
        <w:t>This is a very nice summation of the material here. Excellent chapter generally so far.</w:t>
      </w:r>
    </w:p>
  </w:comment>
  <w:comment w:id="548" w:author="Greg Newton Brown" w:date="2026-02-24T11:02:00Z" w:initials="GN">
    <w:p w14:paraId="790A70CB" w14:textId="77777777" w:rsidR="00100E4B" w:rsidRDefault="00100E4B" w:rsidP="00100E4B">
      <w:r>
        <w:rPr>
          <w:rStyle w:val="CommentReference"/>
        </w:rPr>
        <w:annotationRef/>
      </w:r>
      <w:r>
        <w:rPr>
          <w:sz w:val="20"/>
          <w:szCs w:val="20"/>
        </w:rPr>
        <w:t>Is it clear here who these people are?</w:t>
      </w:r>
    </w:p>
  </w:comment>
  <w:comment w:id="552" w:author="Greg Newton Brown" w:date="2026-02-24T11:04:00Z" w:initials="GN">
    <w:p w14:paraId="61A93EDC" w14:textId="77777777" w:rsidR="00523305" w:rsidRDefault="00523305" w:rsidP="00523305">
      <w:r>
        <w:rPr>
          <w:rStyle w:val="CommentReference"/>
        </w:rPr>
        <w:annotationRef/>
      </w:r>
      <w:r>
        <w:rPr>
          <w:sz w:val="20"/>
          <w:szCs w:val="20"/>
        </w:rPr>
        <w:t>Nice tie back here.</w:t>
      </w:r>
    </w:p>
  </w:comment>
  <w:comment w:id="555" w:author="Greg Newton Brown" w:date="2026-02-24T11:15:00Z" w:initials="GN">
    <w:p w14:paraId="0377CBC1" w14:textId="77777777" w:rsidR="00A931AD" w:rsidRDefault="00A931AD" w:rsidP="00A931AD">
      <w:r>
        <w:rPr>
          <w:rStyle w:val="CommentReference"/>
        </w:rPr>
        <w:annotationRef/>
      </w:r>
      <w:r>
        <w:rPr>
          <w:sz w:val="20"/>
          <w:szCs w:val="20"/>
        </w:rPr>
        <w:t xml:space="preserve">WOuld it make sense to move this chapter up to sit after Six (When Enough is Good Enough)? </w:t>
      </w:r>
    </w:p>
    <w:p w14:paraId="25D06329" w14:textId="77777777" w:rsidR="00A931AD" w:rsidRDefault="00A931AD" w:rsidP="00A931AD"/>
    <w:p w14:paraId="4678F0A3" w14:textId="77777777" w:rsidR="00A931AD" w:rsidRDefault="00A931AD" w:rsidP="00A931AD">
      <w:r>
        <w:rPr>
          <w:sz w:val="20"/>
          <w:szCs w:val="20"/>
        </w:rPr>
        <w:t>In many ways, this chapter feels more like the chapters in Part One in its focus on thinking about a problem (alignment here) in a different way in order to remove a barrier to flow / intuition / efficiency as a coder.</w:t>
      </w:r>
    </w:p>
    <w:p w14:paraId="28B487C4" w14:textId="77777777" w:rsidR="00A931AD" w:rsidRDefault="00A931AD" w:rsidP="00A931AD"/>
    <w:p w14:paraId="08CEE8FA" w14:textId="77777777" w:rsidR="00A931AD" w:rsidRDefault="00A931AD" w:rsidP="00A931AD">
      <w:r>
        <w:rPr>
          <w:sz w:val="20"/>
          <w:szCs w:val="20"/>
        </w:rPr>
        <w:t xml:space="preserve"> And the illusion of alignment feels like a natural follow to the illusions of perfect solutions. </w:t>
      </w:r>
    </w:p>
  </w:comment>
  <w:comment w:id="560" w:author="Greg Newton Brown" w:date="2026-02-25T10:40:00Z" w:initials="GN">
    <w:p w14:paraId="4FFF71BD" w14:textId="77777777" w:rsidR="004F68B1" w:rsidRDefault="004F68B1" w:rsidP="004F68B1">
      <w:r>
        <w:rPr>
          <w:rStyle w:val="CommentReference"/>
        </w:rPr>
        <w:annotationRef/>
      </w:r>
      <w:r>
        <w:rPr>
          <w:sz w:val="20"/>
          <w:szCs w:val="20"/>
        </w:rPr>
        <w:t>Would something related to chunking? The Power of Chunking or The Power of Small Bites (idk) be more on topic for the chapter?</w:t>
      </w:r>
    </w:p>
  </w:comment>
  <w:comment w:id="562" w:author="Gregory Newton Brown" w:date="2026-02-26T20:24:00Z" w:initials="GNB">
    <w:p w14:paraId="6212561A" w14:textId="77777777" w:rsidR="00921683" w:rsidRPr="00921683" w:rsidRDefault="00921683" w:rsidP="00921683">
      <w:pPr>
        <w:rPr>
          <w:rFonts w:ascii="Times New Roman" w:eastAsia="Times New Roman" w:hAnsi="Times New Roman" w:cs="Times New Roman"/>
          <w:kern w:val="0"/>
          <w14:ligatures w14:val="none"/>
        </w:rPr>
      </w:pPr>
      <w:r>
        <w:rPr>
          <w:rStyle w:val="CommentReference"/>
        </w:rPr>
        <w:annotationRef/>
      </w:r>
      <w:r w:rsidRPr="00921683">
        <w:rPr>
          <w:rFonts w:ascii="-webkit-standard" w:eastAsia="Times New Roman" w:hAnsi="-webkit-standard" w:cs="Times New Roman"/>
          <w:color w:val="000000"/>
          <w:kern w:val="0"/>
          <w:sz w:val="27"/>
          <w:szCs w:val="27"/>
          <w14:ligatures w14:val="none"/>
        </w:rPr>
        <w:t>The Rookery detail strongly suggests Chicago and likely Restaurant.com, but it is never stated. By this point, readers may assume Chicago = Restaurant.com, but that assumption is still inferential rather than guided.</w:t>
      </w:r>
    </w:p>
    <w:p w14:paraId="6174945A" w14:textId="747E14A9" w:rsidR="00921683" w:rsidRDefault="00921683">
      <w:pPr>
        <w:pStyle w:val="CommentText"/>
      </w:pPr>
    </w:p>
  </w:comment>
  <w:comment w:id="561" w:author="Greg Newton Brown" w:date="2026-02-25T10:31:00Z" w:initials="GN">
    <w:p w14:paraId="7D8842C9" w14:textId="77777777" w:rsidR="004F68B1" w:rsidRDefault="004F68B1" w:rsidP="004F68B1">
      <w:r>
        <w:rPr>
          <w:rStyle w:val="CommentReference"/>
        </w:rPr>
        <w:annotationRef/>
      </w:r>
      <w:r>
        <w:rPr>
          <w:sz w:val="20"/>
          <w:szCs w:val="20"/>
        </w:rPr>
        <w:t xml:space="preserve">This is a nice narrative opening, but I think we need a bit of context. Where are we in your career? What job is this? Etc. Any details we can add could help ground a reader. </w:t>
      </w:r>
    </w:p>
    <w:p w14:paraId="6F77249C" w14:textId="77777777" w:rsidR="004F68B1" w:rsidRDefault="004F68B1" w:rsidP="004F68B1"/>
    <w:p w14:paraId="7C60EE0D" w14:textId="77777777" w:rsidR="004F68B1" w:rsidRDefault="004F68B1" w:rsidP="004F68B1">
      <w:r>
        <w:rPr>
          <w:sz w:val="20"/>
          <w:szCs w:val="20"/>
        </w:rPr>
        <w:t xml:space="preserve">Also, where many of the stories form the Part One chapters focused on the Resteraunt.com days, if this was a jump to a later stage in your career, that could nicely work with the jump into Part Two of the book. </w:t>
      </w:r>
    </w:p>
  </w:comment>
  <w:comment w:id="573" w:author="Greg Newton Brown" w:date="2026-02-25T10:32:00Z" w:initials="GN">
    <w:p w14:paraId="1524AF1B" w14:textId="77777777" w:rsidR="004F68B1" w:rsidRDefault="004F68B1" w:rsidP="004F68B1">
      <w:r>
        <w:rPr>
          <w:rStyle w:val="CommentReference"/>
        </w:rPr>
        <w:annotationRef/>
      </w:r>
      <w:r>
        <w:rPr>
          <w:sz w:val="20"/>
          <w:szCs w:val="20"/>
        </w:rPr>
        <w:t>Might be worth defining this system some here.</w:t>
      </w:r>
    </w:p>
  </w:comment>
  <w:comment w:id="574" w:author="Greg Newton Brown" w:date="2026-02-25T10:49:00Z" w:initials="GN">
    <w:p w14:paraId="798D0FEC" w14:textId="77777777" w:rsidR="004E070E" w:rsidRDefault="004E070E" w:rsidP="004E070E">
      <w:r>
        <w:rPr>
          <w:rStyle w:val="CommentReference"/>
        </w:rPr>
        <w:annotationRef/>
      </w:r>
      <w:r>
        <w:rPr>
          <w:sz w:val="20"/>
          <w:szCs w:val="20"/>
        </w:rPr>
        <w:t>Would it make sense to explain that because of this you were hosting alignment meetings to try to salvage understanding accross the project etc?</w:t>
      </w:r>
    </w:p>
  </w:comment>
  <w:comment w:id="613" w:author="Greg Newton Brown" w:date="2026-02-25T10:38:00Z" w:initials="GN">
    <w:p w14:paraId="5E3D9AC4" w14:textId="77777777" w:rsidR="004F68B1" w:rsidRDefault="004F68B1" w:rsidP="004F68B1">
      <w:r>
        <w:rPr>
          <w:rStyle w:val="CommentReference"/>
        </w:rPr>
        <w:annotationRef/>
      </w:r>
      <w:r>
        <w:rPr>
          <w:sz w:val="20"/>
          <w:szCs w:val="20"/>
        </w:rPr>
        <w:t>Great section here.</w:t>
      </w:r>
    </w:p>
  </w:comment>
  <w:comment w:id="617" w:author="Greg Newton Brown" w:date="2026-02-25T10:41:00Z" w:initials="GN">
    <w:p w14:paraId="556F202D" w14:textId="77777777" w:rsidR="004F68B1" w:rsidRDefault="004F68B1" w:rsidP="004F68B1">
      <w:r>
        <w:rPr>
          <w:rStyle w:val="CommentReference"/>
        </w:rPr>
        <w:annotationRef/>
      </w:r>
      <w:r>
        <w:rPr>
          <w:sz w:val="20"/>
          <w:szCs w:val="20"/>
        </w:rPr>
        <w:t xml:space="preserve">This is a great phrase. Just flagging it as I could easily see it being a section or chapter or something title. </w:t>
      </w:r>
    </w:p>
  </w:comment>
  <w:comment w:id="620" w:author="Greg Newton Brown" w:date="2026-02-25T10:44:00Z" w:initials="GN">
    <w:p w14:paraId="0A7E5877" w14:textId="77777777" w:rsidR="00EF543E" w:rsidRDefault="00EF543E" w:rsidP="00EF543E">
      <w:r>
        <w:rPr>
          <w:rStyle w:val="CommentReference"/>
        </w:rPr>
        <w:annotationRef/>
      </w:r>
      <w:r>
        <w:rPr>
          <w:sz w:val="20"/>
          <w:szCs w:val="20"/>
        </w:rPr>
        <w:t xml:space="preserve">It might be worth illustrating this point with a specific example from the story / project that you started the chapter with. </w:t>
      </w:r>
    </w:p>
  </w:comment>
  <w:comment w:id="629" w:author="Greg Newton Brown" w:date="2026-02-25T10:47:00Z" w:initials="GN">
    <w:p w14:paraId="74C019E8" w14:textId="77777777" w:rsidR="004E070E" w:rsidRDefault="004E070E" w:rsidP="004E070E">
      <w:r>
        <w:rPr>
          <w:rStyle w:val="CommentReference"/>
        </w:rPr>
        <w:annotationRef/>
      </w:r>
      <w:r>
        <w:rPr>
          <w:sz w:val="20"/>
          <w:szCs w:val="20"/>
        </w:rPr>
        <w:t xml:space="preserve">I think this is the first time that the phrase alignment (which titles the chapter) appears in the title and the first time that the idea of alignment meetings is named as such in the chapter. </w:t>
      </w:r>
    </w:p>
  </w:comment>
  <w:comment w:id="643" w:author="Greg Newton Brown" w:date="2026-02-25T11:05:00Z" w:initials="GN">
    <w:p w14:paraId="299E8BDA" w14:textId="77777777" w:rsidR="00520759" w:rsidRDefault="00520759" w:rsidP="00520759">
      <w:r>
        <w:rPr>
          <w:rStyle w:val="CommentReference"/>
        </w:rPr>
        <w:annotationRef/>
      </w:r>
      <w:r>
        <w:rPr>
          <w:sz w:val="20"/>
          <w:szCs w:val="20"/>
        </w:rPr>
        <w:t xml:space="preserve">Might this be a spot to reference back to those meetings you were running? You'd sorted 60 concepts into ten or fifteen buckets that made sense for your mental modeling right? But your team wasn't following your thinking. </w:t>
      </w:r>
    </w:p>
  </w:comment>
  <w:comment w:id="645" w:author="Greg Newton Brown" w:date="2026-02-25T11:07:00Z" w:initials="GN">
    <w:p w14:paraId="4B9CB3F5" w14:textId="77777777" w:rsidR="00520759" w:rsidRDefault="00520759" w:rsidP="00520759">
      <w:r>
        <w:rPr>
          <w:rStyle w:val="CommentReference"/>
        </w:rPr>
        <w:annotationRef/>
      </w:r>
      <w:r>
        <w:rPr>
          <w:sz w:val="20"/>
          <w:szCs w:val="20"/>
        </w:rPr>
        <w:t>Again, I think there's space here to reference back to those meetings. How everyone said they understood, how you felt good, aligned, like you'd succeeded on getting the whole team (or teams) aligned on the complexities of the project. ONly to watch that understanding crumble each day, and the next day to tumble into another alignment meeting, kind of like a software engineer's Groundhog Day scenario.</w:t>
      </w:r>
    </w:p>
  </w:comment>
  <w:comment w:id="647" w:author="Greg Newton Brown" w:date="2026-02-25T11:07:00Z" w:initials="GN">
    <w:p w14:paraId="2CC31191" w14:textId="77777777" w:rsidR="00520759" w:rsidRDefault="00520759" w:rsidP="00520759">
      <w:r>
        <w:rPr>
          <w:rStyle w:val="CommentReference"/>
        </w:rPr>
        <w:annotationRef/>
      </w:r>
      <w:r>
        <w:rPr>
          <w:sz w:val="20"/>
          <w:szCs w:val="20"/>
        </w:rPr>
        <w:t>This is great.</w:t>
      </w:r>
    </w:p>
  </w:comment>
  <w:comment w:id="780" w:author="Greg Newton Brown" w:date="2026-02-25T11:11:00Z" w:initials="GN">
    <w:p w14:paraId="30A77F0B" w14:textId="77777777" w:rsidR="00520759" w:rsidRDefault="00520759" w:rsidP="00520759">
      <w:r>
        <w:rPr>
          <w:rStyle w:val="CommentReference"/>
        </w:rPr>
        <w:annotationRef/>
      </w:r>
      <w:r>
        <w:rPr>
          <w:sz w:val="20"/>
          <w:szCs w:val="20"/>
        </w:rPr>
        <w:t xml:space="preserve">I like the return to the conference roo and the whiteboard and the colors and what it uncloaked for people. But does the story ultimately feel unresolved? Did you pull off the project? Was the illusion of alignment replaced going forward by actual alignment? How did you keep checking in to make sure alignment stayed? I think readers might want a quick peek at how everything ultimately shook out. </w:t>
      </w:r>
    </w:p>
  </w:comment>
  <w:comment w:id="796" w:author="Greg Newton Brown" w:date="2026-02-24T12:21:00Z" w:initials="GN">
    <w:p w14:paraId="354BB7F4" w14:textId="77777777" w:rsidR="00520759" w:rsidRDefault="00C04B87" w:rsidP="00520759">
      <w:r>
        <w:rPr>
          <w:rStyle w:val="CommentReference"/>
        </w:rPr>
        <w:annotationRef/>
      </w:r>
      <w:r w:rsidR="00520759">
        <w:rPr>
          <w:sz w:val="20"/>
          <w:szCs w:val="20"/>
        </w:rPr>
        <w:t>Is this chapter so closely aligned with Chapter Four Seeing Less to Do More that placing them more closely together would be warranted?</w:t>
      </w:r>
    </w:p>
    <w:p w14:paraId="34DCD419" w14:textId="77777777" w:rsidR="00520759" w:rsidRDefault="00520759" w:rsidP="00520759"/>
    <w:p w14:paraId="16C18F5D" w14:textId="77777777" w:rsidR="00520759" w:rsidRDefault="00520759" w:rsidP="00520759">
      <w:r>
        <w:rPr>
          <w:sz w:val="20"/>
          <w:szCs w:val="20"/>
        </w:rPr>
        <w:t xml:space="preserve">For now, I've left it here to avoid a ton of moving around in the draft. But see my note about overall order in the editorial letter. </w:t>
      </w:r>
    </w:p>
    <w:p w14:paraId="33272690" w14:textId="77777777" w:rsidR="00520759" w:rsidRDefault="00520759" w:rsidP="00520759"/>
  </w:comment>
  <w:comment w:id="798" w:author="Gregory Newton Brown" w:date="2026-02-25T12:30:00Z" w:initials="GNB">
    <w:p w14:paraId="1C38343D" w14:textId="23A8DB60" w:rsidR="00DD7DAA" w:rsidRDefault="00DD7DAA">
      <w:pPr>
        <w:pStyle w:val="CommentText"/>
      </w:pPr>
      <w:r>
        <w:rPr>
          <w:rStyle w:val="CommentReference"/>
        </w:rPr>
        <w:annotationRef/>
      </w:r>
      <w:r>
        <w:t xml:space="preserve">What team, project, and concept are we talking about here? Is this a new example, or one of the projects we’ve seen earlier in the book? I think knowing what project the narrative is centered on will help determine order of this chapter. </w:t>
      </w:r>
      <w:r>
        <w:br/>
      </w:r>
      <w:r>
        <w:br/>
        <w:t xml:space="preserve">While I was inclined to group it earlier, as noted above, it might makes sense to group it somewhat </w:t>
      </w:r>
      <w:r w:rsidR="003325B2">
        <w:t>chronologically</w:t>
      </w:r>
      <w:r>
        <w:t>.</w:t>
      </w:r>
    </w:p>
  </w:comment>
  <w:comment w:id="807" w:author="Gregory Newton Brown" w:date="2026-02-26T17:08:00Z" w:initials="GNB">
    <w:p w14:paraId="65ABC32E" w14:textId="798E1FEB" w:rsidR="003325B2" w:rsidRDefault="003325B2">
      <w:pPr>
        <w:pStyle w:val="CommentText"/>
      </w:pPr>
      <w:r>
        <w:rPr>
          <w:rStyle w:val="CommentReference"/>
        </w:rPr>
        <w:annotationRef/>
      </w:r>
      <w:r>
        <w:t>Which team exactly? Contextualize who they were and what they were working on?</w:t>
      </w:r>
    </w:p>
  </w:comment>
  <w:comment w:id="810" w:author="Gregory Newton Brown" w:date="2026-02-26T17:08:00Z" w:initials="GNB">
    <w:p w14:paraId="1FF4A7D3" w14:textId="205C3F6E" w:rsidR="003325B2" w:rsidRDefault="003325B2">
      <w:pPr>
        <w:pStyle w:val="CommentText"/>
      </w:pPr>
      <w:r>
        <w:rPr>
          <w:rStyle w:val="CommentReference"/>
        </w:rPr>
        <w:annotationRef/>
      </w:r>
      <w:r>
        <w:t>Is it worth defining what a sprint is in the context of this project?</w:t>
      </w:r>
    </w:p>
  </w:comment>
  <w:comment w:id="819" w:author="Gregory Newton Brown" w:date="2026-02-26T17:11:00Z" w:initials="GNB">
    <w:p w14:paraId="31331FE9" w14:textId="3B0FFEF4" w:rsidR="003325B2" w:rsidRDefault="003325B2">
      <w:pPr>
        <w:pStyle w:val="CommentText"/>
      </w:pPr>
      <w:r>
        <w:rPr>
          <w:rStyle w:val="CommentReference"/>
        </w:rPr>
        <w:annotationRef/>
      </w:r>
      <w:r>
        <w:t xml:space="preserve">This feels a bit unclear. Are you saying the same engineer brought up the same concern again, and that this time the team changed their stance and gave into the concern, making a change? Some details on the specifics of the change would be helpful here in letting readers better understand the stakes. </w:t>
      </w:r>
    </w:p>
  </w:comment>
  <w:comment w:id="823" w:author="Gregory Newton Brown" w:date="2026-02-26T17:12:00Z" w:initials="GNB">
    <w:p w14:paraId="6FB4BBF1" w14:textId="3A47CDA0" w:rsidR="003325B2" w:rsidRDefault="003325B2">
      <w:pPr>
        <w:pStyle w:val="CommentText"/>
      </w:pPr>
      <w:r>
        <w:rPr>
          <w:rStyle w:val="CommentReference"/>
        </w:rPr>
        <w:annotationRef/>
      </w:r>
      <w:r>
        <w:t>Like how much effort? How many weeks of work did they end up redoing because of one dissenting voice?</w:t>
      </w:r>
    </w:p>
  </w:comment>
  <w:comment w:id="870" w:author="Gregory Newton Brown" w:date="2026-02-26T17:13:00Z" w:initials="GNB">
    <w:p w14:paraId="6FA84E16" w14:textId="61B76908" w:rsidR="003325B2" w:rsidRDefault="003325B2">
      <w:pPr>
        <w:pStyle w:val="CommentText"/>
      </w:pPr>
      <w:r>
        <w:rPr>
          <w:rStyle w:val="CommentReference"/>
        </w:rPr>
        <w:annotationRef/>
      </w:r>
      <w:r>
        <w:t>Would it make sense to expand the story above just a bit and have more dialogue, showing the sides of the debate?</w:t>
      </w:r>
    </w:p>
  </w:comment>
  <w:comment w:id="873" w:author="Gregory Newton Brown" w:date="2026-02-26T17:15:00Z" w:initials="GNB">
    <w:p w14:paraId="60164FAC" w14:textId="3F9C249F" w:rsidR="003325B2" w:rsidRDefault="003325B2">
      <w:pPr>
        <w:pStyle w:val="CommentText"/>
      </w:pPr>
      <w:r>
        <w:rPr>
          <w:rStyle w:val="CommentReference"/>
        </w:rPr>
        <w:annotationRef/>
      </w:r>
      <w:r>
        <w:t xml:space="preserve">What exactly do you mean by this phrase? It’s one of the few lines in the book that feels a bit vague. </w:t>
      </w:r>
    </w:p>
  </w:comment>
  <w:comment w:id="874" w:author="Joel Karr" w:date="2026-03-07T16:15:00Z" w:initials="JK">
    <w:p w14:paraId="792B4CC6" w14:textId="77777777" w:rsidR="0067271D" w:rsidRDefault="0067271D" w:rsidP="0067271D">
      <w:pPr>
        <w:pStyle w:val="CommentText"/>
      </w:pPr>
      <w:r>
        <w:rPr>
          <w:rStyle w:val="CommentReference"/>
        </w:rPr>
        <w:annotationRef/>
      </w:r>
      <w:r>
        <w:t>Decided to remove the whole paragraph as its jus restating what I’ve already said.</w:t>
      </w:r>
    </w:p>
  </w:comment>
  <w:comment w:id="883" w:author="Gregory Newton Brown" w:date="2026-02-26T17:17:00Z" w:initials="GNB">
    <w:p w14:paraId="5F0C7972" w14:textId="2966A160" w:rsidR="003325B2" w:rsidRDefault="003325B2">
      <w:pPr>
        <w:pStyle w:val="CommentText"/>
      </w:pPr>
      <w:r>
        <w:rPr>
          <w:rStyle w:val="CommentReference"/>
        </w:rPr>
        <w:annotationRef/>
      </w:r>
      <w:r>
        <w:t>This is a great historical example and a nice segue into explaining the phenomenon above. Again and again, that’s one of my favorite aspects of the book: how you introduce a behavior in the context of a scene / software engineering situation, and then unpack why something was or wasn’t done based on behavioral psych, etc.</w:t>
      </w:r>
    </w:p>
  </w:comment>
  <w:comment w:id="916" w:author="Gregory Newton Brown" w:date="2026-02-26T17:20:00Z" w:initials="GNB">
    <w:p w14:paraId="7B0C9BA0" w14:textId="17EEC072" w:rsidR="003325B2" w:rsidRDefault="003325B2">
      <w:pPr>
        <w:pStyle w:val="CommentText"/>
      </w:pPr>
      <w:r>
        <w:rPr>
          <w:rStyle w:val="CommentReference"/>
        </w:rPr>
        <w:annotationRef/>
      </w:r>
      <w:r>
        <w:t xml:space="preserve">Love the directness of this. </w:t>
      </w:r>
    </w:p>
  </w:comment>
  <w:comment w:id="923" w:author="Gregory Newton Brown" w:date="2026-02-26T17:20:00Z" w:initials="GNB">
    <w:p w14:paraId="3D598CDD" w14:textId="7439064E" w:rsidR="003325B2" w:rsidRDefault="003325B2">
      <w:pPr>
        <w:pStyle w:val="CommentText"/>
      </w:pPr>
      <w:r>
        <w:rPr>
          <w:rStyle w:val="CommentReference"/>
        </w:rPr>
        <w:annotationRef/>
      </w:r>
      <w:r>
        <w:t>Nice caveat here.</w:t>
      </w:r>
    </w:p>
  </w:comment>
  <w:comment w:id="1103" w:author="Gregory Newton Brown" w:date="2026-02-26T17:23:00Z" w:initials="GNB">
    <w:p w14:paraId="1A01C593" w14:textId="0AD7F2B5" w:rsidR="003325B2" w:rsidRDefault="003325B2">
      <w:pPr>
        <w:pStyle w:val="CommentText"/>
      </w:pPr>
      <w:r>
        <w:rPr>
          <w:rStyle w:val="CommentReference"/>
        </w:rPr>
        <w:annotationRef/>
      </w:r>
      <w:r>
        <w:t>Suggesting a bit of copy to set up the other reccomendations.</w:t>
      </w:r>
    </w:p>
  </w:comment>
  <w:comment w:id="1152" w:author="Gregory Newton Brown" w:date="2026-02-26T17:25:00Z" w:initials="GNB">
    <w:p w14:paraId="309C7EC2" w14:textId="32E2D0DB" w:rsidR="00712027" w:rsidRDefault="00712027">
      <w:pPr>
        <w:pStyle w:val="CommentText"/>
      </w:pPr>
      <w:r>
        <w:rPr>
          <w:rStyle w:val="CommentReference"/>
        </w:rPr>
        <w:annotationRef/>
      </w:r>
      <w:r>
        <w:t xml:space="preserve">I love how you show your recommendations, then return to the story to look at how the outcome could have been different. It’s nicely done. </w:t>
      </w:r>
    </w:p>
  </w:comment>
  <w:comment w:id="1201" w:author="Gregory Newton Brown" w:date="2026-02-26T20:28:00Z" w:initials="GNB">
    <w:p w14:paraId="5D699BB2" w14:textId="2DDCF1C8" w:rsidR="00921683" w:rsidRPr="00921683" w:rsidRDefault="00921683" w:rsidP="00921683">
      <w:pPr>
        <w:rPr>
          <w:rFonts w:ascii="Times New Roman" w:eastAsia="Times New Roman" w:hAnsi="Times New Roman" w:cs="Times New Roman"/>
          <w:kern w:val="0"/>
          <w14:ligatures w14:val="none"/>
        </w:rPr>
      </w:pPr>
      <w:r>
        <w:rPr>
          <w:rStyle w:val="CommentReference"/>
        </w:rPr>
        <w:annotationRef/>
      </w:r>
      <w:r>
        <w:t xml:space="preserve">Love this chapter. </w:t>
      </w:r>
      <w:r>
        <w:rPr>
          <w:rFonts w:ascii="-webkit-standard" w:eastAsia="Times New Roman" w:hAnsi="-webkit-standard" w:cs="Times New Roman"/>
          <w:color w:val="000000"/>
          <w:kern w:val="0"/>
          <w:sz w:val="27"/>
          <w:szCs w:val="27"/>
          <w14:ligatures w14:val="none"/>
        </w:rPr>
        <w:t xml:space="preserve">It </w:t>
      </w:r>
      <w:r w:rsidRPr="00921683">
        <w:rPr>
          <w:rFonts w:ascii="-webkit-standard" w:eastAsia="Times New Roman" w:hAnsi="-webkit-standard" w:cs="Times New Roman"/>
          <w:color w:val="000000"/>
          <w:kern w:val="0"/>
          <w:sz w:val="27"/>
          <w:szCs w:val="27"/>
          <w14:ligatures w14:val="none"/>
        </w:rPr>
        <w:t>departs entirely from the software career arc and returns to a personal formative story. Because recent chapters have alternated between unnamed employers and conceptual research, the narrative shift here feels clean</w:t>
      </w:r>
      <w:r>
        <w:rPr>
          <w:rFonts w:ascii="-webkit-standard" w:eastAsia="Times New Roman" w:hAnsi="-webkit-standard" w:cs="Times New Roman"/>
          <w:color w:val="000000"/>
          <w:kern w:val="0"/>
          <w:sz w:val="27"/>
          <w:szCs w:val="27"/>
          <w14:ligatures w14:val="none"/>
        </w:rPr>
        <w:t>.</w:t>
      </w:r>
      <w:r>
        <w:rPr>
          <w:rFonts w:ascii="-webkit-standard" w:eastAsia="Times New Roman" w:hAnsi="-webkit-standard" w:cs="Times New Roman"/>
          <w:color w:val="000000"/>
          <w:kern w:val="0"/>
          <w:sz w:val="27"/>
          <w:szCs w:val="27"/>
          <w14:ligatures w14:val="none"/>
        </w:rPr>
        <w:br/>
      </w:r>
      <w:r>
        <w:rPr>
          <w:rFonts w:ascii="-webkit-standard" w:eastAsia="Times New Roman" w:hAnsi="-webkit-standard" w:cs="Times New Roman"/>
          <w:color w:val="000000"/>
          <w:kern w:val="0"/>
          <w:sz w:val="27"/>
          <w:szCs w:val="27"/>
          <w14:ligatures w14:val="none"/>
        </w:rPr>
        <w:br/>
        <w:t xml:space="preserve">It also makes me wonder if there might be value in more personal story unrelated to work chapters? I you’re considering adding chapters. </w:t>
      </w:r>
    </w:p>
    <w:p w14:paraId="5C7B000F" w14:textId="3786D9DA" w:rsidR="00921683" w:rsidRDefault="00921683">
      <w:pPr>
        <w:pStyle w:val="CommentText"/>
      </w:pPr>
    </w:p>
  </w:comment>
  <w:comment w:id="1205" w:author="Greg Newton Brown" w:date="2026-02-27T11:52:00Z" w:initials="GN">
    <w:p w14:paraId="67639178" w14:textId="77777777" w:rsidR="004D47DE" w:rsidRDefault="004D47DE" w:rsidP="004D47DE">
      <w:r>
        <w:rPr>
          <w:rStyle w:val="CommentReference"/>
        </w:rPr>
        <w:annotationRef/>
      </w:r>
      <w:r>
        <w:rPr>
          <w:sz w:val="20"/>
          <w:szCs w:val="20"/>
        </w:rPr>
        <w:t xml:space="preserve">While I really love the wrestling story as a frame, this chapter feels a bit slimmer and thinner in actionable information than other chapters. </w:t>
      </w:r>
    </w:p>
    <w:p w14:paraId="71D08474" w14:textId="77777777" w:rsidR="004D47DE" w:rsidRDefault="004D47DE" w:rsidP="004D47DE"/>
    <w:p w14:paraId="67764A81" w14:textId="77777777" w:rsidR="004D47DE" w:rsidRDefault="004D47DE" w:rsidP="004D47DE">
      <w:r>
        <w:rPr>
          <w:sz w:val="20"/>
          <w:szCs w:val="20"/>
        </w:rPr>
        <w:t xml:space="preserve">Just flagging that for consideration. I marked a couple spots where more depth on feedback systems might help, and I'm sure you have other ideas on how to possibly bolster the topic. </w:t>
      </w:r>
    </w:p>
    <w:p w14:paraId="40151426" w14:textId="77777777" w:rsidR="004D47DE" w:rsidRDefault="004D47DE" w:rsidP="004D47DE"/>
    <w:p w14:paraId="56AAA2A7" w14:textId="77777777" w:rsidR="004D47DE" w:rsidRDefault="004D47DE" w:rsidP="004D47DE">
      <w:r>
        <w:rPr>
          <w:sz w:val="20"/>
          <w:szCs w:val="20"/>
        </w:rPr>
        <w:t xml:space="preserve">I found myself wondering too about the role of feedback in supporting or disrupting flow and employee's confidence and their ability to trust their employers and drop into projects more deeply. Perhaps that's territory worth mining a bit? </w:t>
      </w:r>
    </w:p>
  </w:comment>
  <w:comment w:id="1244" w:author="Greg Newton Brown" w:date="2026-02-27T11:38:00Z" w:initials="GN">
    <w:p w14:paraId="6EC540F6" w14:textId="77777777" w:rsidR="00E418D5" w:rsidRDefault="00E418D5" w:rsidP="00E418D5">
      <w:r>
        <w:rPr>
          <w:rStyle w:val="CommentReference"/>
        </w:rPr>
        <w:annotationRef/>
      </w:r>
      <w:r>
        <w:rPr>
          <w:sz w:val="20"/>
          <w:szCs w:val="20"/>
        </w:rPr>
        <w:t>Great points here, but I'm wondering if there's space to expand on setting and reinforcing standards from the outset here.</w:t>
      </w:r>
    </w:p>
  </w:comment>
  <w:comment w:id="1259" w:author="Greg Newton Brown" w:date="2026-02-27T11:39:00Z" w:initials="GN">
    <w:p w14:paraId="0F720E38" w14:textId="77777777" w:rsidR="00E418D5" w:rsidRDefault="00E418D5" w:rsidP="00E418D5">
      <w:r>
        <w:rPr>
          <w:rStyle w:val="CommentReference"/>
        </w:rPr>
        <w:annotationRef/>
      </w:r>
      <w:r>
        <w:rPr>
          <w:sz w:val="20"/>
          <w:szCs w:val="20"/>
        </w:rPr>
        <w:t>Who would it make sense to contextualize who Amy Edmondson is?</w:t>
      </w:r>
    </w:p>
  </w:comment>
  <w:comment w:id="1416" w:author="Greg Newton Brown" w:date="2026-02-27T11:40:00Z" w:initials="GN">
    <w:p w14:paraId="64C324BD" w14:textId="77777777" w:rsidR="00E418D5" w:rsidRDefault="00E418D5" w:rsidP="00E418D5">
      <w:r>
        <w:rPr>
          <w:rStyle w:val="CommentReference"/>
        </w:rPr>
        <w:annotationRef/>
      </w:r>
      <w:r>
        <w:rPr>
          <w:sz w:val="20"/>
          <w:szCs w:val="20"/>
        </w:rPr>
        <w:t xml:space="preserve">This section, while very important, feels a bit thin. </w:t>
      </w:r>
    </w:p>
    <w:p w14:paraId="2D6565AA" w14:textId="77777777" w:rsidR="00E418D5" w:rsidRDefault="00E418D5" w:rsidP="00E418D5"/>
    <w:p w14:paraId="25FA0007" w14:textId="77777777" w:rsidR="00E418D5" w:rsidRDefault="00E418D5" w:rsidP="00E418D5">
      <w:r>
        <w:rPr>
          <w:sz w:val="20"/>
          <w:szCs w:val="20"/>
        </w:rPr>
        <w:t xml:space="preserve">Would this carry more power with a narrative example of a really great feedback system failing? I could see an example from a work project or something more personal, like the wrestling narrative that so nicely opens things. </w:t>
      </w:r>
    </w:p>
    <w:p w14:paraId="02DFDB26" w14:textId="77777777" w:rsidR="00E418D5" w:rsidRDefault="00E418D5" w:rsidP="00E418D5"/>
    <w:p w14:paraId="57B13005" w14:textId="77777777" w:rsidR="00E418D5" w:rsidRDefault="00E418D5" w:rsidP="00E418D5">
      <w:r>
        <w:rPr>
          <w:sz w:val="20"/>
          <w:szCs w:val="20"/>
        </w:rPr>
        <w:t>Also, I think a bit of segue text into the suggestion points would be helpful.</w:t>
      </w:r>
    </w:p>
  </w:comment>
  <w:comment w:id="1469" w:author="Gregory Newton Brown" w:date="2026-02-25T11:25:00Z" w:initials="GNB">
    <w:p w14:paraId="7B2FD3CF" w14:textId="3E4EC961" w:rsidR="00C50EF8" w:rsidRDefault="00C50EF8">
      <w:pPr>
        <w:pStyle w:val="CommentText"/>
      </w:pPr>
      <w:r>
        <w:rPr>
          <w:rStyle w:val="CommentReference"/>
        </w:rPr>
        <w:annotationRef/>
      </w:r>
      <w:r>
        <w:t>I really like these one-e-sentence opening scenario lines. They tease story, present some mystery, and draw a reader in. You use a similar opening to great effect in Chapter Ten, and this might be a tactic to consider using in more chapter openings.</w:t>
      </w:r>
    </w:p>
  </w:comment>
  <w:comment w:id="1470" w:author="Greg Newton Brown" w:date="2026-02-27T11:58:00Z" w:initials="GN">
    <w:p w14:paraId="0429AE9A" w14:textId="77777777" w:rsidR="004D47DE" w:rsidRDefault="004D47DE" w:rsidP="004D47DE">
      <w:r>
        <w:rPr>
          <w:rStyle w:val="CommentReference"/>
        </w:rPr>
        <w:annotationRef/>
      </w:r>
      <w:r>
        <w:rPr>
          <w:sz w:val="20"/>
          <w:szCs w:val="20"/>
        </w:rPr>
        <w:t>I think some company identification would help here.</w:t>
      </w:r>
    </w:p>
  </w:comment>
  <w:comment w:id="1481" w:author="Greg Newton Brown" w:date="2026-02-27T12:01:00Z" w:initials="GN">
    <w:p w14:paraId="73284214" w14:textId="77777777" w:rsidR="004D47DE" w:rsidRDefault="004D47DE" w:rsidP="004D47DE">
      <w:r>
        <w:rPr>
          <w:rStyle w:val="CommentReference"/>
        </w:rPr>
        <w:annotationRef/>
      </w:r>
      <w:r>
        <w:rPr>
          <w:sz w:val="20"/>
          <w:szCs w:val="20"/>
        </w:rPr>
        <w:t xml:space="preserve">One of the things I most love about this story is that it expands and allows the scene to breathe a bit more. We get dialogue and physical description than many other stories. </w:t>
      </w:r>
    </w:p>
  </w:comment>
  <w:comment w:id="1483" w:author="Greg Newton Brown" w:date="2026-02-27T12:02:00Z" w:initials="GN">
    <w:p w14:paraId="750750E2" w14:textId="77777777" w:rsidR="003D00C8" w:rsidRDefault="003D00C8" w:rsidP="003D00C8">
      <w:r>
        <w:rPr>
          <w:rStyle w:val="CommentReference"/>
        </w:rPr>
        <w:annotationRef/>
      </w:r>
      <w:r>
        <w:rPr>
          <w:sz w:val="20"/>
          <w:szCs w:val="20"/>
        </w:rPr>
        <w:t xml:space="preserve">I love how clearly you break this distinction down. </w:t>
      </w:r>
    </w:p>
  </w:comment>
  <w:comment w:id="1486" w:author="Greg Newton Brown" w:date="2026-02-27T12:02:00Z" w:initials="GN">
    <w:p w14:paraId="660E1611" w14:textId="77777777" w:rsidR="003D00C8" w:rsidRDefault="003D00C8" w:rsidP="003D00C8">
      <w:r>
        <w:rPr>
          <w:rStyle w:val="CommentReference"/>
        </w:rPr>
        <w:annotationRef/>
      </w:r>
      <w:r>
        <w:rPr>
          <w:sz w:val="20"/>
          <w:szCs w:val="20"/>
        </w:rPr>
        <w:t>Is this a dangling reference from a prior version of the book? I don't see a George Miller anywhere else.</w:t>
      </w:r>
    </w:p>
  </w:comment>
  <w:comment w:id="1487" w:author="Joel Karr" w:date="2026-03-08T18:00:00Z" w:initials="JK">
    <w:p w14:paraId="32581900" w14:textId="77777777" w:rsidR="00321F43" w:rsidRDefault="00321F43" w:rsidP="00321F43">
      <w:pPr>
        <w:pStyle w:val="CommentText"/>
      </w:pPr>
      <w:r>
        <w:rPr>
          <w:rStyle w:val="CommentReference"/>
        </w:rPr>
        <w:annotationRef/>
      </w:r>
      <w:r>
        <w:t>It as in what is now Chapter 8.</w:t>
      </w:r>
    </w:p>
  </w:comment>
  <w:comment w:id="1541" w:author="Greg Newton Brown" w:date="2026-02-27T12:07:00Z" w:initials="GN">
    <w:p w14:paraId="0BB04021" w14:textId="52418685" w:rsidR="003D00C8" w:rsidRDefault="003D00C8" w:rsidP="003D00C8">
      <w:r>
        <w:rPr>
          <w:rStyle w:val="CommentReference"/>
        </w:rPr>
        <w:annotationRef/>
      </w:r>
      <w:r>
        <w:rPr>
          <w:sz w:val="20"/>
          <w:szCs w:val="20"/>
        </w:rPr>
        <w:t xml:space="preserve">Nice return here to the outages to wrap the chappter. In fact, this particualr chapter strcuture (which you've used elsewhere) is one of my favorites: </w:t>
      </w:r>
    </w:p>
    <w:p w14:paraId="0398E851" w14:textId="77777777" w:rsidR="003D00C8" w:rsidRDefault="003D00C8" w:rsidP="003D00C8"/>
    <w:p w14:paraId="1C1512FE" w14:textId="77777777" w:rsidR="003D00C8" w:rsidRDefault="003D00C8" w:rsidP="003D00C8">
      <w:r>
        <w:rPr>
          <w:sz w:val="20"/>
          <w:szCs w:val="20"/>
        </w:rPr>
        <w:t>- Opening story</w:t>
      </w:r>
    </w:p>
    <w:p w14:paraId="6F864A26" w14:textId="77777777" w:rsidR="003D00C8" w:rsidRDefault="003D00C8" w:rsidP="003D00C8">
      <w:r>
        <w:rPr>
          <w:sz w:val="20"/>
          <w:szCs w:val="20"/>
        </w:rPr>
        <w:t>- Context on issue</w:t>
      </w:r>
    </w:p>
    <w:p w14:paraId="0DD796A2" w14:textId="77777777" w:rsidR="003D00C8" w:rsidRDefault="003D00C8" w:rsidP="003D00C8">
      <w:r>
        <w:rPr>
          <w:sz w:val="20"/>
          <w:szCs w:val="20"/>
        </w:rPr>
        <w:t>- Return to team / story</w:t>
      </w:r>
    </w:p>
    <w:p w14:paraId="22BA7E06" w14:textId="77777777" w:rsidR="003D00C8" w:rsidRDefault="003D00C8" w:rsidP="003D00C8">
      <w:r>
        <w:rPr>
          <w:sz w:val="20"/>
          <w:szCs w:val="20"/>
        </w:rPr>
        <w:t>- Use of specific criteria or exercises to solve the issue</w:t>
      </w:r>
    </w:p>
    <w:p w14:paraId="3618F5E3" w14:textId="77777777" w:rsidR="003D00C8" w:rsidRDefault="003D00C8" w:rsidP="003D00C8">
      <w:r>
        <w:rPr>
          <w:sz w:val="20"/>
          <w:szCs w:val="20"/>
        </w:rPr>
        <w:t>- A final return to the story to wrap the chapter</w:t>
      </w:r>
    </w:p>
  </w:comment>
  <w:comment w:id="1550" w:author="Gregory Newton Brown" w:date="2026-02-26T20:40:00Z" w:initials="GNB">
    <w:p w14:paraId="76CCF7F7" w14:textId="0F95EC89" w:rsidR="00921683" w:rsidRPr="00921683" w:rsidRDefault="00921683" w:rsidP="00921683">
      <w:pPr>
        <w:rPr>
          <w:rFonts w:ascii="Times" w:eastAsia="Times New Roman" w:hAnsi="Times" w:cs="Times New Roman"/>
          <w:kern w:val="0"/>
          <w14:ligatures w14:val="none"/>
        </w:rPr>
      </w:pPr>
      <w:r w:rsidRPr="00921683">
        <w:rPr>
          <w:rStyle w:val="CommentReference"/>
          <w:rFonts w:ascii="Times" w:hAnsi="Times"/>
        </w:rPr>
        <w:annotationRef/>
      </w:r>
      <w:r w:rsidRPr="00921683">
        <w:rPr>
          <w:rFonts w:ascii="Times" w:hAnsi="Times"/>
        </w:rPr>
        <w:t>This is an ambitious chapter that mostly succeeds.</w:t>
      </w:r>
      <w:r w:rsidRPr="00921683">
        <w:rPr>
          <w:rFonts w:ascii="Times" w:hAnsi="Times"/>
        </w:rPr>
        <w:br/>
      </w:r>
      <w:r w:rsidRPr="00921683">
        <w:rPr>
          <w:rFonts w:ascii="Times" w:hAnsi="Times"/>
        </w:rPr>
        <w:br/>
      </w:r>
      <w:r w:rsidRPr="00921683">
        <w:rPr>
          <w:rFonts w:ascii="Times" w:eastAsia="Times New Roman" w:hAnsi="Times" w:cs="Times New Roman"/>
          <w:color w:val="000000"/>
          <w:kern w:val="0"/>
          <w:sz w:val="27"/>
          <w:szCs w:val="27"/>
          <w14:ligatures w14:val="none"/>
        </w:rPr>
        <w:t>This chapter spans two distinct career phases: the Restaurant.com leadership transition and a later large public-company senior leadership role. The thematic throughline (reducing uncertainty vs. explaining complexity) remains tight, but chronologically this is your first chapter that clearly bridges employers within the same narrative.</w:t>
      </w:r>
    </w:p>
    <w:p w14:paraId="1F92E965" w14:textId="3051B664" w:rsidR="00921683" w:rsidRPr="00921683" w:rsidRDefault="00921683">
      <w:pPr>
        <w:pStyle w:val="CommentText"/>
        <w:rPr>
          <w:rFonts w:ascii="Times" w:hAnsi="Times"/>
        </w:rPr>
      </w:pPr>
    </w:p>
  </w:comment>
  <w:comment w:id="1605" w:author="Greg Newton Brown" w:date="2026-02-27T12:17:00Z" w:initials="GN">
    <w:p w14:paraId="1DC89B32" w14:textId="77777777" w:rsidR="00F65056" w:rsidRDefault="00F65056" w:rsidP="00F65056">
      <w:r>
        <w:rPr>
          <w:rStyle w:val="CommentReference"/>
        </w:rPr>
        <w:annotationRef/>
      </w:r>
      <w:r>
        <w:rPr>
          <w:sz w:val="20"/>
          <w:szCs w:val="20"/>
        </w:rPr>
        <w:t xml:space="preserve">I wonder if there's space in here to look back to that basement and the early days with QuickBASIC? I think that journe form there to where you are now would be something readers could see themselves in, so it's worth reinforcing occasionally in the book, I think. </w:t>
      </w:r>
    </w:p>
  </w:comment>
  <w:comment w:id="1621" w:author="Gregory Newton Brown" w:date="2026-02-25T11:35:00Z" w:initials="GNB">
    <w:p w14:paraId="08CD04B6" w14:textId="49BEE07F" w:rsidR="00163F82" w:rsidRDefault="00163F82">
      <w:pPr>
        <w:pStyle w:val="CommentText"/>
      </w:pPr>
      <w:r>
        <w:rPr>
          <w:rStyle w:val="CommentReference"/>
        </w:rPr>
        <w:annotationRef/>
      </w:r>
      <w:r>
        <w:t xml:space="preserve">This is a great line. A great transition as well. And I wonder if it’s pointing to a structural transition in the book. The walk from the Cloud room (Part One) into Part Two? </w:t>
      </w:r>
    </w:p>
  </w:comment>
  <w:comment w:id="1639" w:author="Greg Newton Brown" w:date="2026-02-27T12:26:00Z" w:initials="GN">
    <w:p w14:paraId="11DAEA1E" w14:textId="77777777" w:rsidR="00957C96" w:rsidRDefault="00957C96" w:rsidP="00957C96">
      <w:r>
        <w:rPr>
          <w:rStyle w:val="CommentReference"/>
        </w:rPr>
        <w:annotationRef/>
      </w:r>
      <w:r>
        <w:rPr>
          <w:sz w:val="20"/>
          <w:szCs w:val="20"/>
        </w:rPr>
        <w:t xml:space="preserve">Nice contextualizing and introduction of Joel here. </w:t>
      </w:r>
    </w:p>
  </w:comment>
  <w:comment w:id="1642" w:author="Greg Newton Brown" w:date="2026-02-27T12:28:00Z" w:initials="GN">
    <w:p w14:paraId="52943AE7" w14:textId="77777777" w:rsidR="00957C96" w:rsidRDefault="00957C96" w:rsidP="00957C96">
      <w:r>
        <w:rPr>
          <w:rStyle w:val="CommentReference"/>
        </w:rPr>
        <w:annotationRef/>
      </w:r>
      <w:r>
        <w:rPr>
          <w:sz w:val="20"/>
          <w:szCs w:val="20"/>
        </w:rPr>
        <w:t>This is an excellent use of metaphor.</w:t>
      </w:r>
    </w:p>
  </w:comment>
  <w:comment w:id="1648" w:author="Gregory Newton Brown" w:date="2026-02-26T20:45:00Z" w:initials="GNB">
    <w:p w14:paraId="2C2F8AFB" w14:textId="77777777" w:rsidR="00921683" w:rsidRPr="00921683" w:rsidRDefault="00921683" w:rsidP="00921683">
      <w:pPr>
        <w:rPr>
          <w:rFonts w:ascii="Times" w:eastAsia="Times New Roman" w:hAnsi="Times" w:cs="Times New Roman"/>
          <w:kern w:val="0"/>
          <w14:ligatures w14:val="none"/>
        </w:rPr>
      </w:pPr>
      <w:r w:rsidRPr="00921683">
        <w:rPr>
          <w:rStyle w:val="CommentReference"/>
          <w:rFonts w:ascii="Times" w:hAnsi="Times"/>
        </w:rPr>
        <w:annotationRef/>
      </w:r>
      <w:r w:rsidRPr="00921683">
        <w:rPr>
          <w:rFonts w:ascii="Times" w:eastAsia="Times New Roman" w:hAnsi="Times" w:cs="Times New Roman"/>
          <w:color w:val="000000"/>
          <w:kern w:val="0"/>
          <w:sz w:val="27"/>
          <w:szCs w:val="27"/>
          <w14:ligatures w14:val="none"/>
        </w:rPr>
        <w:t>This chapter introduces a new employer (Charlotte logistics startup) and clearly marks a later-career executive/turnaround phase. It blends professional narrative with a personal family analogy, maintaining your established pattern of pairing systems thinking with formative stories.</w:t>
      </w:r>
    </w:p>
    <w:p w14:paraId="0A134B67" w14:textId="36F38F95" w:rsidR="00921683" w:rsidRPr="00921683" w:rsidRDefault="00921683">
      <w:pPr>
        <w:pStyle w:val="CommentText"/>
        <w:rPr>
          <w:rFonts w:ascii="Times" w:hAnsi="Times"/>
        </w:rPr>
      </w:pPr>
    </w:p>
  </w:comment>
  <w:comment w:id="1653" w:author="Greg Newton Brown" w:date="2026-02-27T12:34:00Z" w:initials="GN">
    <w:p w14:paraId="3DDA1132" w14:textId="77777777" w:rsidR="00027BBB" w:rsidRDefault="00027BBB" w:rsidP="00027BBB">
      <w:r>
        <w:rPr>
          <w:rStyle w:val="CommentReference"/>
        </w:rPr>
        <w:annotationRef/>
      </w:r>
      <w:r>
        <w:rPr>
          <w:sz w:val="20"/>
          <w:szCs w:val="20"/>
        </w:rPr>
        <w:t xml:space="preserve">This feels vague. I'd get concrete. What kind of truck are we talking about here? A pine-green 1962 Chevy S10 step side (using this as an example because my stepson is rebuilding one lol)? A something way different? A concrete image will grab and ground readers. </w:t>
      </w:r>
    </w:p>
  </w:comment>
  <w:comment w:id="1656" w:author="Greg Newton Brown" w:date="2026-02-27T12:38:00Z" w:initials="GN">
    <w:p w14:paraId="137EC682" w14:textId="77777777" w:rsidR="00EE131C" w:rsidRDefault="00027BBB" w:rsidP="00EE131C">
      <w:r>
        <w:rPr>
          <w:rStyle w:val="CommentReference"/>
        </w:rPr>
        <w:annotationRef/>
      </w:r>
      <w:r w:rsidR="00EE131C">
        <w:rPr>
          <w:sz w:val="20"/>
          <w:szCs w:val="20"/>
        </w:rPr>
        <w:t>I love everything about this. From the hipster menu that tells you nothing about anything to your reference to Midwestern politeness—it’s all working.</w:t>
      </w:r>
    </w:p>
    <w:p w14:paraId="0192283F" w14:textId="77777777" w:rsidR="00EE131C" w:rsidRDefault="00EE131C" w:rsidP="00EE131C"/>
    <w:p w14:paraId="5F1EA325" w14:textId="77777777" w:rsidR="00EE131C" w:rsidRDefault="00EE131C" w:rsidP="00EE131C">
      <w:r>
        <w:rPr>
          <w:sz w:val="20"/>
          <w:szCs w:val="20"/>
        </w:rPr>
        <w:t>You and your personality are so present here, and that really strengthens the chapter. I’ve missed that, to be honest. You were very personally alive on the page in the opening chapter, but in some of the others, I feel like you drift a bit into the background and become more of an observer.</w:t>
      </w:r>
    </w:p>
    <w:p w14:paraId="3565AD5E" w14:textId="77777777" w:rsidR="00EE131C" w:rsidRDefault="00EE131C" w:rsidP="00EE131C"/>
    <w:p w14:paraId="18B8B5CF" w14:textId="77777777" w:rsidR="00EE131C" w:rsidRDefault="00EE131C" w:rsidP="00EE131C">
      <w:r>
        <w:rPr>
          <w:sz w:val="20"/>
          <w:szCs w:val="20"/>
        </w:rPr>
        <w:t>This is one of the book's strongest chapter, and I think it's because of how the lessons are delivered in a sustained personal narrative.</w:t>
      </w:r>
    </w:p>
    <w:p w14:paraId="012384B2" w14:textId="77777777" w:rsidR="00EE131C" w:rsidRDefault="00EE131C" w:rsidP="00EE131C"/>
    <w:p w14:paraId="4AA64082" w14:textId="77777777" w:rsidR="00EE131C" w:rsidRDefault="00EE131C" w:rsidP="00EE131C">
      <w:r>
        <w:rPr>
          <w:sz w:val="20"/>
          <w:szCs w:val="20"/>
        </w:rPr>
        <w:t>Obviously, you don’t want to make yourself too much the main character—that’s not the book’s intention. But I would encourage you to look for places throughout where you can interject more of yourself—your personality, your perceptions, your lived reactions to events. Even small infusions of that presence add depth and dimensionality.</w:t>
      </w:r>
    </w:p>
    <w:p w14:paraId="0D6C79A9" w14:textId="77777777" w:rsidR="00EE131C" w:rsidRDefault="00EE131C" w:rsidP="00EE131C"/>
  </w:comment>
  <w:comment w:id="1658" w:author="Greg Newton Brown" w:date="2026-02-27T12:52:00Z" w:initials="GN">
    <w:p w14:paraId="172DEAC8" w14:textId="5D56DD40" w:rsidR="00EE131C" w:rsidRDefault="00EE131C" w:rsidP="00EE131C">
      <w:r>
        <w:rPr>
          <w:rStyle w:val="CommentReference"/>
        </w:rPr>
        <w:annotationRef/>
      </w:r>
      <w:r>
        <w:rPr>
          <w:sz w:val="20"/>
          <w:szCs w:val="20"/>
        </w:rPr>
        <w:t>Lol. I love this.</w:t>
      </w:r>
    </w:p>
  </w:comment>
  <w:comment w:id="1664" w:author="Greg Newton Brown" w:date="2026-02-27T13:30:00Z" w:initials="GN">
    <w:p w14:paraId="2BBE7C94" w14:textId="77777777" w:rsidR="00B338F8" w:rsidRDefault="00B338F8" w:rsidP="00B338F8">
      <w:r>
        <w:rPr>
          <w:rStyle w:val="CommentReference"/>
        </w:rPr>
        <w:annotationRef/>
      </w:r>
      <w:r>
        <w:rPr>
          <w:sz w:val="20"/>
          <w:szCs w:val="20"/>
        </w:rPr>
        <w:t xml:space="preserve">Again, I love this story. I love how we're getting to know you and your family, the dynamics, the values. But we're meeting all of this information </w:t>
      </w:r>
      <w:r>
        <w:rPr>
          <w:i/>
          <w:iCs/>
          <w:sz w:val="20"/>
          <w:szCs w:val="20"/>
        </w:rPr>
        <w:t>so late</w:t>
      </w:r>
      <w:r>
        <w:rPr>
          <w:sz w:val="20"/>
          <w:szCs w:val="20"/>
        </w:rPr>
        <w:t xml:space="preserve"> in the book.</w:t>
      </w:r>
    </w:p>
  </w:comment>
  <w:comment w:id="1665" w:author="Greg Newton Brown" w:date="2026-02-27T13:31:00Z" w:initials="GN">
    <w:p w14:paraId="4484EAE7" w14:textId="77777777" w:rsidR="00B338F8" w:rsidRDefault="00B338F8" w:rsidP="00B338F8">
      <w:r>
        <w:rPr>
          <w:rStyle w:val="CommentReference"/>
        </w:rPr>
        <w:annotationRef/>
      </w:r>
      <w:r>
        <w:rPr>
          <w:sz w:val="20"/>
          <w:szCs w:val="20"/>
        </w:rPr>
        <w:t>This is great.</w:t>
      </w:r>
    </w:p>
  </w:comment>
  <w:comment w:id="1666" w:author="Greg Newton Brown" w:date="2026-02-27T13:32:00Z" w:initials="GN">
    <w:p w14:paraId="2E2A9E28" w14:textId="77777777" w:rsidR="00B338F8" w:rsidRDefault="00B338F8" w:rsidP="00B338F8">
      <w:r>
        <w:rPr>
          <w:rStyle w:val="CommentReference"/>
        </w:rPr>
        <w:annotationRef/>
      </w:r>
      <w:r>
        <w:rPr>
          <w:sz w:val="20"/>
          <w:szCs w:val="20"/>
        </w:rPr>
        <w:t xml:space="preserve">I also really like the subtle way this relates to flow. By trusting that everyone knows what they can do, and trusting them to act with intuition, things flow and work unfolds with natural efficiency. </w:t>
      </w:r>
    </w:p>
  </w:comment>
  <w:comment w:id="1668" w:author="Greg Newton Brown" w:date="2026-02-27T13:33:00Z" w:initials="GN">
    <w:p w14:paraId="57C0E24B" w14:textId="77777777" w:rsidR="00B338F8" w:rsidRDefault="00B338F8" w:rsidP="00B338F8">
      <w:r>
        <w:rPr>
          <w:rStyle w:val="CommentReference"/>
        </w:rPr>
        <w:annotationRef/>
      </w:r>
      <w:r>
        <w:rPr>
          <w:sz w:val="20"/>
          <w:szCs w:val="20"/>
        </w:rPr>
        <w:t>Very nice transition back to Charlotte.</w:t>
      </w:r>
    </w:p>
  </w:comment>
  <w:comment w:id="1671" w:author="Gregory Newton Brown" w:date="2026-02-25T11:26:00Z" w:initials="GNB">
    <w:p w14:paraId="55A5A59C" w14:textId="77777777" w:rsidR="00F65056" w:rsidRDefault="00AC078F" w:rsidP="00F65056">
      <w:r>
        <w:rPr>
          <w:rStyle w:val="CommentReference"/>
        </w:rPr>
        <w:annotationRef/>
      </w:r>
      <w:r w:rsidR="00F65056">
        <w:rPr>
          <w:color w:val="000000"/>
          <w:sz w:val="20"/>
          <w:szCs w:val="20"/>
        </w:rPr>
        <w:t>This chapter is cleanly anchored in the same unnamed employer / early-2025 AI adoption arc. It maintains chronological continuity and reinforces your broader throughline around execution systems and behavioral change rather than isolated insight.</w:t>
      </w:r>
    </w:p>
    <w:p w14:paraId="4ECF35ED" w14:textId="77777777" w:rsidR="00F65056" w:rsidRDefault="00F65056" w:rsidP="00F65056"/>
    <w:p w14:paraId="45C5553D" w14:textId="77777777" w:rsidR="00F65056" w:rsidRDefault="00F65056" w:rsidP="00F65056">
      <w:r>
        <w:rPr>
          <w:sz w:val="20"/>
          <w:szCs w:val="20"/>
        </w:rPr>
        <w:t xml:space="preserve">I love the depth of this chapter, too. It feels like one of the best written and fullest chapters (in both information and narrative) of the book. </w:t>
      </w:r>
    </w:p>
  </w:comment>
  <w:comment w:id="1680" w:author="Greg Newton Brown" w:date="2026-02-24T12:09:00Z" w:initials="GN">
    <w:p w14:paraId="03C9BB4B" w14:textId="77777777" w:rsidR="00B744BF" w:rsidRDefault="00CD79DE" w:rsidP="00B744BF">
      <w:r>
        <w:rPr>
          <w:rStyle w:val="CommentReference"/>
        </w:rPr>
        <w:annotationRef/>
      </w:r>
      <w:r w:rsidR="00B744BF">
        <w:rPr>
          <w:sz w:val="20"/>
          <w:szCs w:val="20"/>
        </w:rPr>
        <w:t>This feels like a nice wrap chapter for Part One. It feels like it contains some overarching lessons, and narratively we're still centered in the time period of Chapters Five and Six (the resteraunt.com days).</w:t>
      </w:r>
    </w:p>
    <w:p w14:paraId="6D22DCF2" w14:textId="77777777" w:rsidR="00B744BF" w:rsidRDefault="00B744BF" w:rsidP="00B744BF"/>
    <w:p w14:paraId="6BC89785" w14:textId="77777777" w:rsidR="00B744BF" w:rsidRDefault="00B744BF" w:rsidP="00B744BF">
      <w:r>
        <w:rPr>
          <w:sz w:val="20"/>
          <w:szCs w:val="20"/>
        </w:rPr>
        <w:t xml:space="preserve">What it's missing is a tie back to flow and also a look ahead transition that sets up Part Two. </w:t>
      </w:r>
    </w:p>
  </w:comment>
  <w:comment w:id="1684" w:author="Greg Newton Brown" w:date="2026-02-24T12:15:00Z" w:initials="GN">
    <w:p w14:paraId="1155B735" w14:textId="77777777" w:rsidR="006A5DA2" w:rsidRDefault="006A5DA2" w:rsidP="006A5DA2">
      <w:r>
        <w:rPr>
          <w:rStyle w:val="CommentReference"/>
        </w:rPr>
        <w:annotationRef/>
      </w:r>
      <w:r>
        <w:rPr>
          <w:sz w:val="20"/>
          <w:szCs w:val="20"/>
        </w:rPr>
        <w:t>While I like this title, is it a bit opaque? Will it be clear for more literal readers (of which I'd guess you'll have many!) what the never-changing thing actually is?</w:t>
      </w:r>
    </w:p>
  </w:comment>
  <w:comment w:id="1685" w:author="Greg Newton Brown" w:date="2026-02-24T12:11:00Z" w:initials="GN">
    <w:p w14:paraId="28EFD18B" w14:textId="77777777" w:rsidR="006A5DA2" w:rsidRDefault="006A5DA2" w:rsidP="006A5DA2">
      <w:r>
        <w:rPr>
          <w:rStyle w:val="CommentReference"/>
        </w:rPr>
        <w:annotationRef/>
      </w:r>
      <w:r>
        <w:rPr>
          <w:sz w:val="20"/>
          <w:szCs w:val="20"/>
        </w:rPr>
        <w:t>Nice clear takeaway here.</w:t>
      </w:r>
    </w:p>
  </w:comment>
  <w:comment w:id="1687" w:author="Greg Newton Brown" w:date="2026-02-24T12:13:00Z" w:initials="GN">
    <w:p w14:paraId="17ADE788" w14:textId="77777777" w:rsidR="006A5DA2" w:rsidRDefault="006A5DA2" w:rsidP="006A5DA2">
      <w:r>
        <w:rPr>
          <w:rStyle w:val="CommentReference"/>
        </w:rPr>
        <w:annotationRef/>
      </w:r>
      <w:r>
        <w:rPr>
          <w:sz w:val="20"/>
          <w:szCs w:val="20"/>
        </w:rPr>
        <w:t>The history of coding and how change created acceleration each time is really excellent through these pages! As a more general reader (not working in software programming) I found it all really interesting.</w:t>
      </w:r>
    </w:p>
  </w:comment>
  <w:comment w:id="1689" w:author="Greg Newton Brown" w:date="2026-02-24T12:14:00Z" w:initials="GN">
    <w:p w14:paraId="4698D944" w14:textId="77777777" w:rsidR="006A5DA2" w:rsidRDefault="006A5DA2" w:rsidP="006A5DA2">
      <w:r>
        <w:rPr>
          <w:rStyle w:val="CommentReference"/>
        </w:rPr>
        <w:annotationRef/>
      </w:r>
      <w:r>
        <w:rPr>
          <w:sz w:val="20"/>
          <w:szCs w:val="20"/>
        </w:rPr>
        <w:t xml:space="preserve">How does this idea of each new change being a change ultimately for the better relate to flow? I get the AI toolkit here, but it feels like it's coming in a bit randomly in the order of the book. </w:t>
      </w:r>
    </w:p>
  </w:comment>
  <w:comment w:id="1691" w:author="Greg Newton Brown" w:date="2026-02-25T10:22:00Z" w:initials="GN">
    <w:p w14:paraId="2CDC10CF" w14:textId="5CFE1FF6" w:rsidR="00076C1A" w:rsidRDefault="00076C1A" w:rsidP="00076C1A">
      <w:r>
        <w:rPr>
          <w:rStyle w:val="CommentReference"/>
        </w:rPr>
        <w:annotationRef/>
      </w:r>
      <w:r>
        <w:rPr>
          <w:sz w:val="20"/>
          <w:szCs w:val="20"/>
        </w:rPr>
        <w:t xml:space="preserve">Nice section here. The adaptation of task templates for AI prompts feels very useful. </w:t>
      </w:r>
    </w:p>
  </w:comment>
  <w:comment w:id="1693" w:author="Greg Newton Brown" w:date="2026-02-25T10:23:00Z" w:initials="GN">
    <w:p w14:paraId="76021B52" w14:textId="77777777" w:rsidR="00076C1A" w:rsidRDefault="00076C1A" w:rsidP="00076C1A">
      <w:r>
        <w:rPr>
          <w:rStyle w:val="CommentReference"/>
        </w:rPr>
        <w:annotationRef/>
      </w:r>
      <w:r>
        <w:rPr>
          <w:sz w:val="20"/>
          <w:szCs w:val="20"/>
        </w:rPr>
        <w:t>Might it be helpful to number these steps?</w:t>
      </w:r>
    </w:p>
  </w:comment>
  <w:comment w:id="1695" w:author="Greg Newton Brown" w:date="2026-02-24T12:18:00Z" w:initials="GN">
    <w:p w14:paraId="379F4B04" w14:textId="77777777" w:rsidR="00C04B87" w:rsidRDefault="006A5DA2" w:rsidP="00C04B87">
      <w:r>
        <w:rPr>
          <w:rStyle w:val="CommentReference"/>
        </w:rPr>
        <w:annotationRef/>
      </w:r>
      <w:r w:rsidR="00C04B87">
        <w:rPr>
          <w:sz w:val="20"/>
          <w:szCs w:val="20"/>
        </w:rPr>
        <w:t xml:space="preserve">Nice direct meaning statement here. Can't help but wonder if these are the engineers who will also benefit from flow states and how / why. Woth unpacking a bit perhaps? I could even see a call back to Mihaly's observations about how people derived satisfaction (from being in and solving a problem, not the completion of said problem) working well here as a way to kind of wrap the chapter and Part One more generally. </w:t>
      </w:r>
    </w:p>
    <w:p w14:paraId="750DA540" w14:textId="77777777" w:rsidR="00C04B87" w:rsidRDefault="00C04B87" w:rsidP="00C04B87"/>
    <w:p w14:paraId="003F4D38" w14:textId="77777777" w:rsidR="00C04B87" w:rsidRDefault="00C04B87" w:rsidP="00C04B87">
      <w:r>
        <w:rPr>
          <w:sz w:val="20"/>
          <w:szCs w:val="20"/>
        </w:rPr>
        <w:t xml:space="preserve">I've suggested a bit of copy that tries to start doing that.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A91013" w15:done="1"/>
  <w15:commentEx w15:paraId="32B4C225" w15:done="1"/>
  <w15:commentEx w15:paraId="5BD9D1F1" w15:done="1"/>
  <w15:commentEx w15:paraId="5CC4EE5B" w15:done="0"/>
  <w15:commentEx w15:paraId="0A7003DC" w15:paraIdParent="5CC4EE5B" w15:done="0"/>
  <w15:commentEx w15:paraId="58867D5F" w15:done="1"/>
  <w15:commentEx w15:paraId="12427FAD" w15:done="1"/>
  <w15:commentEx w15:paraId="76329C90" w15:done="1"/>
  <w15:commentEx w15:paraId="3453BAC1" w15:done="1"/>
  <w15:commentEx w15:paraId="13A3F9C4" w15:done="1"/>
  <w15:commentEx w15:paraId="35151B0E" w15:done="0"/>
  <w15:commentEx w15:paraId="3A854A1D" w15:done="1"/>
  <w15:commentEx w15:paraId="13039689" w15:done="1"/>
  <w15:commentEx w15:paraId="601405D5" w15:done="1"/>
  <w15:commentEx w15:paraId="29E4D1DC" w15:done="1"/>
  <w15:commentEx w15:paraId="4A5D6B53" w15:done="1"/>
  <w15:commentEx w15:paraId="5DD4DF59" w15:done="1"/>
  <w15:commentEx w15:paraId="6F01F92B" w15:done="1"/>
  <w15:commentEx w15:paraId="7D3A9CA4" w15:done="0"/>
  <w15:commentEx w15:paraId="2A6DE21E" w15:done="1"/>
  <w15:commentEx w15:paraId="25D64480" w15:done="1"/>
  <w15:commentEx w15:paraId="0E4922F9" w15:done="1"/>
  <w15:commentEx w15:paraId="33ED2BDE" w15:done="0"/>
  <w15:commentEx w15:paraId="77711548" w15:done="1"/>
  <w15:commentEx w15:paraId="1FB0659D" w15:done="0"/>
  <w15:commentEx w15:paraId="6CD27C37" w15:done="1"/>
  <w15:commentEx w15:paraId="5FB7AF04" w15:done="1"/>
  <w15:commentEx w15:paraId="1FBC219C" w15:done="1"/>
  <w15:commentEx w15:paraId="1A5A205A" w15:done="1"/>
  <w15:commentEx w15:paraId="6FF23F2A" w15:done="0"/>
  <w15:commentEx w15:paraId="19A5A025" w15:done="1"/>
  <w15:commentEx w15:paraId="08319B20" w15:done="1"/>
  <w15:commentEx w15:paraId="12E562E1" w15:done="1"/>
  <w15:commentEx w15:paraId="66C5930A" w15:done="0"/>
  <w15:commentEx w15:paraId="2F3E288B" w15:done="0"/>
  <w15:commentEx w15:paraId="5C7BD28B" w15:done="0"/>
  <w15:commentEx w15:paraId="6FB8042C" w15:done="1"/>
  <w15:commentEx w15:paraId="5BFEB9F5" w15:done="1"/>
  <w15:commentEx w15:paraId="61377729" w15:done="1"/>
  <w15:commentEx w15:paraId="4186391C" w15:done="0"/>
  <w15:commentEx w15:paraId="10F015D0" w15:done="0"/>
  <w15:commentEx w15:paraId="7CE45BF3" w15:done="0"/>
  <w15:commentEx w15:paraId="278E9806" w15:done="0"/>
  <w15:commentEx w15:paraId="1340945B" w15:done="0"/>
  <w15:commentEx w15:paraId="18678A90" w15:done="0"/>
  <w15:commentEx w15:paraId="42D8CA19" w15:done="0"/>
  <w15:commentEx w15:paraId="0FDC3F5E" w15:done="0"/>
  <w15:commentEx w15:paraId="50BF4BF4" w15:done="0"/>
  <w15:commentEx w15:paraId="12B730B6" w15:done="0"/>
  <w15:commentEx w15:paraId="2EB3D945" w15:done="0"/>
  <w15:commentEx w15:paraId="0AFAC32C" w15:done="0"/>
  <w15:commentEx w15:paraId="7818BBFE" w15:done="0"/>
  <w15:commentEx w15:paraId="29957FA6" w15:done="0"/>
  <w15:commentEx w15:paraId="2476EB1C" w15:done="0"/>
  <w15:commentEx w15:paraId="58932FDE" w15:paraIdParent="2476EB1C" w15:done="0"/>
  <w15:commentEx w15:paraId="58C07436" w15:done="0"/>
  <w15:commentEx w15:paraId="335A7A82" w15:done="0"/>
  <w15:commentEx w15:paraId="25327090" w15:done="0"/>
  <w15:commentEx w15:paraId="093BE7AB" w15:done="0"/>
  <w15:commentEx w15:paraId="47EB638B" w15:done="0"/>
  <w15:commentEx w15:paraId="3DE0D44A" w15:done="0"/>
  <w15:commentEx w15:paraId="4FC3B39E" w15:paraIdParent="3DE0D44A" w15:done="0"/>
  <w15:commentEx w15:paraId="6AAA494A" w15:done="0"/>
  <w15:commentEx w15:paraId="4ABB521B" w15:paraIdParent="6AAA494A" w15:done="0"/>
  <w15:commentEx w15:paraId="1A1FC109" w15:done="0"/>
  <w15:commentEx w15:paraId="53662183" w15:paraIdParent="1A1FC109" w15:done="0"/>
  <w15:commentEx w15:paraId="59E175D7" w15:done="0"/>
  <w15:commentEx w15:paraId="7011A619" w15:done="0"/>
  <w15:commentEx w15:paraId="1B9B3DB1" w15:done="0"/>
  <w15:commentEx w15:paraId="495860C7" w15:done="0"/>
  <w15:commentEx w15:paraId="2FCB8FF1" w15:done="0"/>
  <w15:commentEx w15:paraId="790A70CB" w15:done="0"/>
  <w15:commentEx w15:paraId="61A93EDC" w15:done="0"/>
  <w15:commentEx w15:paraId="08CEE8FA" w15:done="1"/>
  <w15:commentEx w15:paraId="4FFF71BD" w15:done="0"/>
  <w15:commentEx w15:paraId="6174945A" w15:done="0"/>
  <w15:commentEx w15:paraId="7C60EE0D" w15:done="0"/>
  <w15:commentEx w15:paraId="1524AF1B" w15:done="0"/>
  <w15:commentEx w15:paraId="798D0FEC" w15:done="0"/>
  <w15:commentEx w15:paraId="5E3D9AC4" w15:done="0"/>
  <w15:commentEx w15:paraId="556F202D" w15:done="0"/>
  <w15:commentEx w15:paraId="0A7E5877" w15:done="0"/>
  <w15:commentEx w15:paraId="74C019E8" w15:done="0"/>
  <w15:commentEx w15:paraId="299E8BDA" w15:done="0"/>
  <w15:commentEx w15:paraId="4B9CB3F5" w15:done="0"/>
  <w15:commentEx w15:paraId="2CC31191" w15:done="0"/>
  <w15:commentEx w15:paraId="30A77F0B" w15:done="0"/>
  <w15:commentEx w15:paraId="33272690" w15:done="0"/>
  <w15:commentEx w15:paraId="1C38343D" w15:done="0"/>
  <w15:commentEx w15:paraId="65ABC32E" w15:done="0"/>
  <w15:commentEx w15:paraId="1FF4A7D3" w15:done="0"/>
  <w15:commentEx w15:paraId="31331FE9" w15:done="0"/>
  <w15:commentEx w15:paraId="6FB4BBF1" w15:done="0"/>
  <w15:commentEx w15:paraId="6FA84E16" w15:done="0"/>
  <w15:commentEx w15:paraId="60164FAC" w15:done="0"/>
  <w15:commentEx w15:paraId="792B4CC6" w15:paraIdParent="60164FAC" w15:done="0"/>
  <w15:commentEx w15:paraId="5F0C7972" w15:done="0"/>
  <w15:commentEx w15:paraId="7B0C9BA0" w15:done="0"/>
  <w15:commentEx w15:paraId="3D598CDD" w15:done="0"/>
  <w15:commentEx w15:paraId="1A01C593" w15:done="0"/>
  <w15:commentEx w15:paraId="309C7EC2" w15:done="0"/>
  <w15:commentEx w15:paraId="5C7B000F" w15:done="0"/>
  <w15:commentEx w15:paraId="56AAA2A7" w15:done="0"/>
  <w15:commentEx w15:paraId="6EC540F6" w15:done="0"/>
  <w15:commentEx w15:paraId="0F720E38" w15:done="0"/>
  <w15:commentEx w15:paraId="57B13005" w15:done="0"/>
  <w15:commentEx w15:paraId="7B2FD3CF" w15:done="0"/>
  <w15:commentEx w15:paraId="0429AE9A" w15:done="0"/>
  <w15:commentEx w15:paraId="73284214" w15:done="0"/>
  <w15:commentEx w15:paraId="750750E2" w15:done="0"/>
  <w15:commentEx w15:paraId="660E1611" w15:done="0"/>
  <w15:commentEx w15:paraId="32581900" w15:paraIdParent="660E1611" w15:done="0"/>
  <w15:commentEx w15:paraId="3618F5E3" w15:done="0"/>
  <w15:commentEx w15:paraId="1F92E965" w15:done="0"/>
  <w15:commentEx w15:paraId="1DC89B32" w15:done="0"/>
  <w15:commentEx w15:paraId="08CD04B6" w15:done="0"/>
  <w15:commentEx w15:paraId="11DAEA1E" w15:done="0"/>
  <w15:commentEx w15:paraId="52943AE7" w15:done="0"/>
  <w15:commentEx w15:paraId="0A134B67" w15:done="0"/>
  <w15:commentEx w15:paraId="3DDA1132" w15:done="0"/>
  <w15:commentEx w15:paraId="0D6C79A9" w15:done="0"/>
  <w15:commentEx w15:paraId="172DEAC8" w15:done="0"/>
  <w15:commentEx w15:paraId="2BBE7C94" w15:done="0"/>
  <w15:commentEx w15:paraId="4484EAE7" w15:done="0"/>
  <w15:commentEx w15:paraId="2E2A9E28" w15:done="0"/>
  <w15:commentEx w15:paraId="57C0E24B" w15:done="0"/>
  <w15:commentEx w15:paraId="45C5553D" w15:done="0"/>
  <w15:commentEx w15:paraId="6BC89785" w15:done="0"/>
  <w15:commentEx w15:paraId="1155B735" w15:done="0"/>
  <w15:commentEx w15:paraId="28EFD18B" w15:done="0"/>
  <w15:commentEx w15:paraId="17ADE788" w15:done="0"/>
  <w15:commentEx w15:paraId="4698D944" w15:done="0"/>
  <w15:commentEx w15:paraId="2CDC10CF" w15:done="0"/>
  <w15:commentEx w15:paraId="76021B52" w15:done="0"/>
  <w15:commentEx w15:paraId="003F4D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782772" w16cex:dateUtc="2026-02-24T13:11:00Z"/>
  <w16cex:commentExtensible w16cex:durableId="34125A6F" w16cex:dateUtc="2026-02-04T15:42:00Z"/>
  <w16cex:commentExtensible w16cex:durableId="3E3879C4" w16cex:dateUtc="2026-02-03T14:22:00Z"/>
  <w16cex:commentExtensible w16cex:durableId="45CD2909" w16cex:dateUtc="2026-02-03T14:24:00Z"/>
  <w16cex:commentExtensible w16cex:durableId="3380565B" w16cex:dateUtc="2026-03-01T23:53:00Z"/>
  <w16cex:commentExtensible w16cex:durableId="25921C85" w16cex:dateUtc="2026-02-04T13:42:00Z"/>
  <w16cex:commentExtensible w16cex:durableId="1BCD6034" w16cex:dateUtc="2026-02-04T15:45:00Z"/>
  <w16cex:commentExtensible w16cex:durableId="71543229" w16cex:dateUtc="2026-02-04T15:46:00Z"/>
  <w16cex:commentExtensible w16cex:durableId="257B702A" w16cex:dateUtc="2026-02-04T15:48:00Z"/>
  <w16cex:commentExtensible w16cex:durableId="5DEBBCF4" w16cex:dateUtc="2026-02-04T15:50:00Z"/>
  <w16cex:commentExtensible w16cex:durableId="5C96BDC1" w16cex:dateUtc="2026-03-01T23:55:00Z"/>
  <w16cex:commentExtensible w16cex:durableId="1961854B" w16cex:dateUtc="2026-02-04T16:29:00Z"/>
  <w16cex:commentExtensible w16cex:durableId="65409064" w16cex:dateUtc="2026-02-04T16:29:00Z"/>
  <w16cex:commentExtensible w16cex:durableId="2CDF009F" w16cex:dateUtc="2026-02-04T16:39:00Z"/>
  <w16cex:commentExtensible w16cex:durableId="0C3D575F" w16cex:dateUtc="2026-02-04T16:34:00Z"/>
  <w16cex:commentExtensible w16cex:durableId="1B4F79E5" w16cex:dateUtc="2026-02-24T13:15:00Z"/>
  <w16cex:commentExtensible w16cex:durableId="7C7369D2" w16cex:dateUtc="2026-02-04T16:35:00Z"/>
  <w16cex:commentExtensible w16cex:durableId="40E8BB11" w16cex:dateUtc="2026-02-10T14:58:00Z"/>
  <w16cex:commentExtensible w16cex:durableId="444D03F7" w16cex:dateUtc="2026-03-02T20:02:00Z"/>
  <w16cex:commentExtensible w16cex:durableId="20BEA9E7" w16cex:dateUtc="2026-02-10T15:39:00Z"/>
  <w16cex:commentExtensible w16cex:durableId="6C60D785" w16cex:dateUtc="2026-02-10T15:40:00Z"/>
  <w16cex:commentExtensible w16cex:durableId="110D4FF2" w16cex:dateUtc="2026-02-10T15:50:00Z"/>
  <w16cex:commentExtensible w16cex:durableId="5F29E0E2" w16cex:dateUtc="2026-02-10T15:54:00Z"/>
  <w16cex:commentExtensible w16cex:durableId="7736766D" w16cex:dateUtc="2026-02-10T15:54:00Z"/>
  <w16cex:commentExtensible w16cex:durableId="5A6098BD" w16cex:dateUtc="2026-02-10T15:58:00Z"/>
  <w16cex:commentExtensible w16cex:durableId="14CEA648" w16cex:dateUtc="2026-02-10T15:59:00Z"/>
  <w16cex:commentExtensible w16cex:durableId="0A85DA35" w16cex:dateUtc="2026-02-11T16:52:00Z"/>
  <w16cex:commentExtensible w16cex:durableId="31389BD3" w16cex:dateUtc="2026-02-11T16:54:00Z"/>
  <w16cex:commentExtensible w16cex:durableId="0676D288" w16cex:dateUtc="2026-02-11T16:54:00Z"/>
  <w16cex:commentExtensible w16cex:durableId="15C6B3E5" w16cex:dateUtc="2026-03-03T15:56:00Z"/>
  <w16cex:commentExtensible w16cex:durableId="40B21170" w16cex:dateUtc="2026-02-11T17:17:00Z"/>
  <w16cex:commentExtensible w16cex:durableId="62339028" w16cex:dateUtc="2026-02-18T15:41:00Z"/>
  <w16cex:commentExtensible w16cex:durableId="12B45D27" w16cex:dateUtc="2026-02-11T17:19:00Z"/>
  <w16cex:commentExtensible w16cex:durableId="35B5C476" w16cex:dateUtc="2026-02-11T17:25:00Z"/>
  <w16cex:commentExtensible w16cex:durableId="69B10546" w16cex:dateUtc="2026-02-11T17:26:00Z"/>
  <w16cex:commentExtensible w16cex:durableId="1531CCA5" w16cex:dateUtc="2026-02-18T16:20:00Z"/>
  <w16cex:commentExtensible w16cex:durableId="1E6D99A9" w16cex:dateUtc="2026-02-18T16:19:00Z"/>
  <w16cex:commentExtensible w16cex:durableId="63C2246F" w16cex:dateUtc="2026-02-18T16:22:00Z"/>
  <w16cex:commentExtensible w16cex:durableId="30CD4341" w16cex:dateUtc="2026-02-18T16:29:00Z"/>
  <w16cex:commentExtensible w16cex:durableId="2477BEDF" w16cex:dateUtc="2026-02-18T16:40:00Z"/>
  <w16cex:commentExtensible w16cex:durableId="0094B101" w16cex:dateUtc="2026-02-23T19:25:00Z"/>
  <w16cex:commentExtensible w16cex:durableId="2096C377" w16cex:dateUtc="2026-02-23T19:26:00Z"/>
  <w16cex:commentExtensible w16cex:durableId="7303B6F5" w16cex:dateUtc="2026-02-23T19:31:00Z"/>
  <w16cex:commentExtensible w16cex:durableId="6F6547AE" w16cex:dateUtc="2026-02-23T20:08:00Z"/>
  <w16cex:commentExtensible w16cex:durableId="2D4B2787" w16cex:dateUtc="2026-02-27T01:11:00Z"/>
  <w16cex:commentExtensible w16cex:durableId="783A3C3F" w16cex:dateUtc="2026-02-23T20:27:00Z"/>
  <w16cex:commentExtensible w16cex:durableId="59DE7FC2" w16cex:dateUtc="2026-02-23T20:32:00Z"/>
  <w16cex:commentExtensible w16cex:durableId="2CE52111" w16cex:dateUtc="2026-02-23T20:37:00Z"/>
  <w16cex:commentExtensible w16cex:durableId="200D2002" w16cex:dateUtc="2026-03-04T19:42:00Z"/>
  <w16cex:commentExtensible w16cex:durableId="5DADED5B" w16cex:dateUtc="2026-02-23T21:16:00Z"/>
  <w16cex:commentExtensible w16cex:durableId="107C30AD" w16cex:dateUtc="2026-02-23T20:59:00Z"/>
  <w16cex:commentExtensible w16cex:durableId="2D496ADE" w16cex:dateUtc="2026-02-25T17:34:00Z"/>
  <w16cex:commentExtensible w16cex:durableId="21E3F020" w16cex:dateUtc="2026-02-24T14:29:00Z"/>
  <w16cex:commentExtensible w16cex:durableId="594A514D" w16cex:dateUtc="2026-02-24T14:39:00Z"/>
  <w16cex:commentExtensible w16cex:durableId="1F666029" w16cex:dateUtc="2026-03-06T01:14:00Z"/>
  <w16cex:commentExtensible w16cex:durableId="2D4B2815" w16cex:dateUtc="2026-02-27T01:14:00Z"/>
  <w16cex:commentExtensible w16cex:durableId="0A6118F5" w16cex:dateUtc="2026-02-24T14:57:00Z"/>
  <w16cex:commentExtensible w16cex:durableId="2F9385CA" w16cex:dateUtc="2026-02-24T15:09:00Z"/>
  <w16cex:commentExtensible w16cex:durableId="4DDB7333" w16cex:dateUtc="2026-02-24T15:10:00Z"/>
  <w16cex:commentExtensible w16cex:durableId="3067BDC6" w16cex:dateUtc="2026-02-24T15:11:00Z"/>
  <w16cex:commentExtensible w16cex:durableId="7597F803" w16cex:dateUtc="2026-02-24T17:06:00Z"/>
  <w16cex:commentExtensible w16cex:durableId="54654E82" w16cex:dateUtc="2026-03-06T02:31:00Z"/>
  <w16cex:commentExtensible w16cex:durableId="3683230F" w16cex:dateUtc="2026-02-24T16:54:00Z"/>
  <w16cex:commentExtensible w16cex:durableId="3CADA5C7" w16cex:dateUtc="2026-03-06T02:39:00Z"/>
  <w16cex:commentExtensible w16cex:durableId="0A4D9B12" w16cex:dateUtc="2026-02-24T16:57:00Z"/>
  <w16cex:commentExtensible w16cex:durableId="638FF9CD" w16cex:dateUtc="2026-03-06T02:39:00Z"/>
  <w16cex:commentExtensible w16cex:durableId="2BDF7D14" w16cex:dateUtc="2026-02-24T17:06:00Z"/>
  <w16cex:commentExtensible w16cex:durableId="7202A89D" w16cex:dateUtc="2026-02-24T17:08:00Z"/>
  <w16cex:commentExtensible w16cex:durableId="5857210D" w16cex:dateUtc="2026-02-24T15:46:00Z"/>
  <w16cex:commentExtensible w16cex:durableId="33E0642F" w16cex:dateUtc="2026-02-24T15:45:00Z"/>
  <w16cex:commentExtensible w16cex:durableId="107E1C9E" w16cex:dateUtc="2026-02-24T15:49:00Z"/>
  <w16cex:commentExtensible w16cex:durableId="61FC4C55" w16cex:dateUtc="2026-02-24T16:02:00Z"/>
  <w16cex:commentExtensible w16cex:durableId="1DCDF852" w16cex:dateUtc="2026-02-24T16:04:00Z"/>
  <w16cex:commentExtensible w16cex:durableId="3BD195F9" w16cex:dateUtc="2026-02-24T16:15:00Z"/>
  <w16cex:commentExtensible w16cex:durableId="2D38C1CB" w16cex:dateUtc="2026-02-25T15:40:00Z"/>
  <w16cex:commentExtensible w16cex:durableId="2D4B2A86" w16cex:dateUtc="2026-02-27T01:24:00Z"/>
  <w16cex:commentExtensible w16cex:durableId="54AC3BD7" w16cex:dateUtc="2026-02-25T15:31:00Z"/>
  <w16cex:commentExtensible w16cex:durableId="29D112A0" w16cex:dateUtc="2026-02-25T15:32:00Z"/>
  <w16cex:commentExtensible w16cex:durableId="1AEDE26C" w16cex:dateUtc="2026-02-25T15:49:00Z"/>
  <w16cex:commentExtensible w16cex:durableId="68EB8B6F" w16cex:dateUtc="2026-02-25T15:38:00Z"/>
  <w16cex:commentExtensible w16cex:durableId="6EB15309" w16cex:dateUtc="2026-02-25T15:41:00Z"/>
  <w16cex:commentExtensible w16cex:durableId="4A95FDDA" w16cex:dateUtc="2026-02-25T15:44:00Z"/>
  <w16cex:commentExtensible w16cex:durableId="6AD1807C" w16cex:dateUtc="2026-02-25T15:47:00Z"/>
  <w16cex:commentExtensible w16cex:durableId="36637D8C" w16cex:dateUtc="2026-02-25T16:05:00Z"/>
  <w16cex:commentExtensible w16cex:durableId="29E922DA" w16cex:dateUtc="2026-02-25T16:07:00Z"/>
  <w16cex:commentExtensible w16cex:durableId="57A88C26" w16cex:dateUtc="2026-02-25T16:07:00Z"/>
  <w16cex:commentExtensible w16cex:durableId="1BED1448" w16cex:dateUtc="2026-02-25T16:11:00Z"/>
  <w16cex:commentExtensible w16cex:durableId="03415180" w16cex:dateUtc="2026-02-24T17:21:00Z"/>
  <w16cex:commentExtensible w16cex:durableId="2D4969CA" w16cex:dateUtc="2026-02-25T17:30:00Z"/>
  <w16cex:commentExtensible w16cex:durableId="2D4AFC7B" w16cex:dateUtc="2026-02-26T22:08:00Z"/>
  <w16cex:commentExtensible w16cex:durableId="2D4AFC98" w16cex:dateUtc="2026-02-26T22:08:00Z"/>
  <w16cex:commentExtensible w16cex:durableId="2D4AFD33" w16cex:dateUtc="2026-02-26T22:11:00Z"/>
  <w16cex:commentExtensible w16cex:durableId="2D4AFD7B" w16cex:dateUtc="2026-02-26T22:12:00Z"/>
  <w16cex:commentExtensible w16cex:durableId="2D4AFDA1" w16cex:dateUtc="2026-02-26T22:13:00Z"/>
  <w16cex:commentExtensible w16cex:durableId="2D4AFE45" w16cex:dateUtc="2026-02-26T22:15:00Z"/>
  <w16cex:commentExtensible w16cex:durableId="6B41810D" w16cex:dateUtc="2026-03-07T22:15:00Z"/>
  <w16cex:commentExtensible w16cex:durableId="2D4AFEB5" w16cex:dateUtc="2026-02-26T22:17:00Z"/>
  <w16cex:commentExtensible w16cex:durableId="2D4AFF66" w16cex:dateUtc="2026-02-26T22:20:00Z"/>
  <w16cex:commentExtensible w16cex:durableId="2D4AFF71" w16cex:dateUtc="2026-02-26T22:20:00Z"/>
  <w16cex:commentExtensible w16cex:durableId="2D4AFFF9" w16cex:dateUtc="2026-02-26T22:23:00Z"/>
  <w16cex:commentExtensible w16cex:durableId="2D4B0079" w16cex:dateUtc="2026-02-26T22:25:00Z"/>
  <w16cex:commentExtensible w16cex:durableId="2D4B2B69" w16cex:dateUtc="2026-02-27T01:28:00Z"/>
  <w16cex:commentExtensible w16cex:durableId="1B775012" w16cex:dateUtc="2026-02-27T16:52:00Z"/>
  <w16cex:commentExtensible w16cex:durableId="0293BE12" w16cex:dateUtc="2026-02-27T16:38:00Z"/>
  <w16cex:commentExtensible w16cex:durableId="438C84E4" w16cex:dateUtc="2026-02-27T16:39:00Z"/>
  <w16cex:commentExtensible w16cex:durableId="2B2A22E4" w16cex:dateUtc="2026-02-27T16:40:00Z"/>
  <w16cex:commentExtensible w16cex:durableId="2D495AA3" w16cex:dateUtc="2026-02-25T16:25:00Z"/>
  <w16cex:commentExtensible w16cex:durableId="3D4E6068" w16cex:dateUtc="2026-02-27T16:58:00Z"/>
  <w16cex:commentExtensible w16cex:durableId="746E40DE" w16cex:dateUtc="2026-02-27T17:01:00Z"/>
  <w16cex:commentExtensible w16cex:durableId="7C3318FF" w16cex:dateUtc="2026-02-27T17:02:00Z"/>
  <w16cex:commentExtensible w16cex:durableId="48A6D954" w16cex:dateUtc="2026-02-27T17:02:00Z"/>
  <w16cex:commentExtensible w16cex:durableId="75E47EE5" w16cex:dateUtc="2026-03-08T23:00:00Z"/>
  <w16cex:commentExtensible w16cex:durableId="0F0EE268" w16cex:dateUtc="2026-02-27T17:07:00Z"/>
  <w16cex:commentExtensible w16cex:durableId="2D4B2E59" w16cex:dateUtc="2026-02-27T01:40:00Z"/>
  <w16cex:commentExtensible w16cex:durableId="18F755DD" w16cex:dateUtc="2026-02-27T17:17:00Z"/>
  <w16cex:commentExtensible w16cex:durableId="2D495D0A" w16cex:dateUtc="2026-02-25T16:35:00Z"/>
  <w16cex:commentExtensible w16cex:durableId="1DE1DB1E" w16cex:dateUtc="2026-02-27T17:26:00Z"/>
  <w16cex:commentExtensible w16cex:durableId="58586712" w16cex:dateUtc="2026-02-27T17:28:00Z"/>
  <w16cex:commentExtensible w16cex:durableId="2D4B2F5E" w16cex:dateUtc="2026-02-27T01:45:00Z"/>
  <w16cex:commentExtensible w16cex:durableId="66927105" w16cex:dateUtc="2026-02-27T17:34:00Z"/>
  <w16cex:commentExtensible w16cex:durableId="7F8B6796" w16cex:dateUtc="2026-02-27T17:38:00Z"/>
  <w16cex:commentExtensible w16cex:durableId="3E6351CE" w16cex:dateUtc="2026-02-27T17:52:00Z"/>
  <w16cex:commentExtensible w16cex:durableId="7DC36661" w16cex:dateUtc="2026-02-27T18:30:00Z"/>
  <w16cex:commentExtensible w16cex:durableId="22FCFA41" w16cex:dateUtc="2026-02-27T18:31:00Z"/>
  <w16cex:commentExtensible w16cex:durableId="394BCB49" w16cex:dateUtc="2026-02-27T18:32:00Z"/>
  <w16cex:commentExtensible w16cex:durableId="2A3C5B64" w16cex:dateUtc="2026-02-27T18:33:00Z"/>
  <w16cex:commentExtensible w16cex:durableId="2D495AF2" w16cex:dateUtc="2026-02-25T16:26:00Z"/>
  <w16cex:commentExtensible w16cex:durableId="3C0FFD17" w16cex:dateUtc="2026-02-24T17:09:00Z"/>
  <w16cex:commentExtensible w16cex:durableId="59E7E307" w16cex:dateUtc="2026-02-24T17:15:00Z"/>
  <w16cex:commentExtensible w16cex:durableId="0BA1703F" w16cex:dateUtc="2026-02-24T17:11:00Z"/>
  <w16cex:commentExtensible w16cex:durableId="40EFFD0C" w16cex:dateUtc="2026-02-24T17:13:00Z"/>
  <w16cex:commentExtensible w16cex:durableId="3243A367" w16cex:dateUtc="2026-02-24T17:14:00Z"/>
  <w16cex:commentExtensible w16cex:durableId="4F2C5BC9" w16cex:dateUtc="2026-02-25T15:22:00Z"/>
  <w16cex:commentExtensible w16cex:durableId="12C87920" w16cex:dateUtc="2026-02-25T15:23:00Z"/>
  <w16cex:commentExtensible w16cex:durableId="7E383799" w16cex:dateUtc="2026-02-24T1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A91013" w16cid:durableId="2F782772"/>
  <w16cid:commentId w16cid:paraId="32B4C225" w16cid:durableId="34125A6F"/>
  <w16cid:commentId w16cid:paraId="5BD9D1F1" w16cid:durableId="3E3879C4"/>
  <w16cid:commentId w16cid:paraId="5CC4EE5B" w16cid:durableId="45CD2909"/>
  <w16cid:commentId w16cid:paraId="0A7003DC" w16cid:durableId="3380565B"/>
  <w16cid:commentId w16cid:paraId="58867D5F" w16cid:durableId="25921C85"/>
  <w16cid:commentId w16cid:paraId="12427FAD" w16cid:durableId="1BCD6034"/>
  <w16cid:commentId w16cid:paraId="76329C90" w16cid:durableId="71543229"/>
  <w16cid:commentId w16cid:paraId="3453BAC1" w16cid:durableId="257B702A"/>
  <w16cid:commentId w16cid:paraId="13A3F9C4" w16cid:durableId="5DEBBCF4"/>
  <w16cid:commentId w16cid:paraId="35151B0E" w16cid:durableId="5C96BDC1"/>
  <w16cid:commentId w16cid:paraId="3A854A1D" w16cid:durableId="1961854B"/>
  <w16cid:commentId w16cid:paraId="13039689" w16cid:durableId="65409064"/>
  <w16cid:commentId w16cid:paraId="601405D5" w16cid:durableId="2CDF009F"/>
  <w16cid:commentId w16cid:paraId="29E4D1DC" w16cid:durableId="0C3D575F"/>
  <w16cid:commentId w16cid:paraId="4A5D6B53" w16cid:durableId="1B4F79E5"/>
  <w16cid:commentId w16cid:paraId="5DD4DF59" w16cid:durableId="7C7369D2"/>
  <w16cid:commentId w16cid:paraId="6F01F92B" w16cid:durableId="40E8BB11"/>
  <w16cid:commentId w16cid:paraId="7D3A9CA4" w16cid:durableId="444D03F7"/>
  <w16cid:commentId w16cid:paraId="2A6DE21E" w16cid:durableId="20BEA9E7"/>
  <w16cid:commentId w16cid:paraId="25D64480" w16cid:durableId="6C60D785"/>
  <w16cid:commentId w16cid:paraId="0E4922F9" w16cid:durableId="110D4FF2"/>
  <w16cid:commentId w16cid:paraId="33ED2BDE" w16cid:durableId="5F29E0E2"/>
  <w16cid:commentId w16cid:paraId="77711548" w16cid:durableId="7736766D"/>
  <w16cid:commentId w16cid:paraId="1FB0659D" w16cid:durableId="5A6098BD"/>
  <w16cid:commentId w16cid:paraId="6CD27C37" w16cid:durableId="14CEA648"/>
  <w16cid:commentId w16cid:paraId="5FB7AF04" w16cid:durableId="0A85DA35"/>
  <w16cid:commentId w16cid:paraId="1FBC219C" w16cid:durableId="31389BD3"/>
  <w16cid:commentId w16cid:paraId="1A5A205A" w16cid:durableId="0676D288"/>
  <w16cid:commentId w16cid:paraId="6FF23F2A" w16cid:durableId="15C6B3E5"/>
  <w16cid:commentId w16cid:paraId="19A5A025" w16cid:durableId="40B21170"/>
  <w16cid:commentId w16cid:paraId="08319B20" w16cid:durableId="62339028"/>
  <w16cid:commentId w16cid:paraId="12E562E1" w16cid:durableId="12B45D27"/>
  <w16cid:commentId w16cid:paraId="66C5930A" w16cid:durableId="35B5C476"/>
  <w16cid:commentId w16cid:paraId="2F3E288B" w16cid:durableId="69B10546"/>
  <w16cid:commentId w16cid:paraId="5C7BD28B" w16cid:durableId="1531CCA5"/>
  <w16cid:commentId w16cid:paraId="6FB8042C" w16cid:durableId="1E6D99A9"/>
  <w16cid:commentId w16cid:paraId="5BFEB9F5" w16cid:durableId="63C2246F"/>
  <w16cid:commentId w16cid:paraId="61377729" w16cid:durableId="30CD4341"/>
  <w16cid:commentId w16cid:paraId="4186391C" w16cid:durableId="2477BEDF"/>
  <w16cid:commentId w16cid:paraId="10F015D0" w16cid:durableId="0094B101"/>
  <w16cid:commentId w16cid:paraId="7CE45BF3" w16cid:durableId="2096C377"/>
  <w16cid:commentId w16cid:paraId="278E9806" w16cid:durableId="7303B6F5"/>
  <w16cid:commentId w16cid:paraId="1340945B" w16cid:durableId="6F6547AE"/>
  <w16cid:commentId w16cid:paraId="18678A90" w16cid:durableId="2D4B2787"/>
  <w16cid:commentId w16cid:paraId="42D8CA19" w16cid:durableId="783A3C3F"/>
  <w16cid:commentId w16cid:paraId="0FDC3F5E" w16cid:durableId="59DE7FC2"/>
  <w16cid:commentId w16cid:paraId="50BF4BF4" w16cid:durableId="2CE52111"/>
  <w16cid:commentId w16cid:paraId="12B730B6" w16cid:durableId="200D2002"/>
  <w16cid:commentId w16cid:paraId="2EB3D945" w16cid:durableId="5DADED5B"/>
  <w16cid:commentId w16cid:paraId="0AFAC32C" w16cid:durableId="107C30AD"/>
  <w16cid:commentId w16cid:paraId="7818BBFE" w16cid:durableId="2D496ADE"/>
  <w16cid:commentId w16cid:paraId="29957FA6" w16cid:durableId="21E3F020"/>
  <w16cid:commentId w16cid:paraId="2476EB1C" w16cid:durableId="594A514D"/>
  <w16cid:commentId w16cid:paraId="58932FDE" w16cid:durableId="1F666029"/>
  <w16cid:commentId w16cid:paraId="58C07436" w16cid:durableId="2D4B2815"/>
  <w16cid:commentId w16cid:paraId="335A7A82" w16cid:durableId="0A6118F5"/>
  <w16cid:commentId w16cid:paraId="25327090" w16cid:durableId="2F9385CA"/>
  <w16cid:commentId w16cid:paraId="093BE7AB" w16cid:durableId="4DDB7333"/>
  <w16cid:commentId w16cid:paraId="47EB638B" w16cid:durableId="3067BDC6"/>
  <w16cid:commentId w16cid:paraId="3DE0D44A" w16cid:durableId="7597F803"/>
  <w16cid:commentId w16cid:paraId="4FC3B39E" w16cid:durableId="54654E82"/>
  <w16cid:commentId w16cid:paraId="6AAA494A" w16cid:durableId="3683230F"/>
  <w16cid:commentId w16cid:paraId="4ABB521B" w16cid:durableId="3CADA5C7"/>
  <w16cid:commentId w16cid:paraId="1A1FC109" w16cid:durableId="0A4D9B12"/>
  <w16cid:commentId w16cid:paraId="53662183" w16cid:durableId="638FF9CD"/>
  <w16cid:commentId w16cid:paraId="59E175D7" w16cid:durableId="2BDF7D14"/>
  <w16cid:commentId w16cid:paraId="7011A619" w16cid:durableId="7202A89D"/>
  <w16cid:commentId w16cid:paraId="1B9B3DB1" w16cid:durableId="5857210D"/>
  <w16cid:commentId w16cid:paraId="495860C7" w16cid:durableId="33E0642F"/>
  <w16cid:commentId w16cid:paraId="2FCB8FF1" w16cid:durableId="107E1C9E"/>
  <w16cid:commentId w16cid:paraId="790A70CB" w16cid:durableId="61FC4C55"/>
  <w16cid:commentId w16cid:paraId="61A93EDC" w16cid:durableId="1DCDF852"/>
  <w16cid:commentId w16cid:paraId="08CEE8FA" w16cid:durableId="3BD195F9"/>
  <w16cid:commentId w16cid:paraId="4FFF71BD" w16cid:durableId="2D38C1CB"/>
  <w16cid:commentId w16cid:paraId="6174945A" w16cid:durableId="2D4B2A86"/>
  <w16cid:commentId w16cid:paraId="7C60EE0D" w16cid:durableId="54AC3BD7"/>
  <w16cid:commentId w16cid:paraId="1524AF1B" w16cid:durableId="29D112A0"/>
  <w16cid:commentId w16cid:paraId="798D0FEC" w16cid:durableId="1AEDE26C"/>
  <w16cid:commentId w16cid:paraId="5E3D9AC4" w16cid:durableId="68EB8B6F"/>
  <w16cid:commentId w16cid:paraId="556F202D" w16cid:durableId="6EB15309"/>
  <w16cid:commentId w16cid:paraId="0A7E5877" w16cid:durableId="4A95FDDA"/>
  <w16cid:commentId w16cid:paraId="74C019E8" w16cid:durableId="6AD1807C"/>
  <w16cid:commentId w16cid:paraId="299E8BDA" w16cid:durableId="36637D8C"/>
  <w16cid:commentId w16cid:paraId="4B9CB3F5" w16cid:durableId="29E922DA"/>
  <w16cid:commentId w16cid:paraId="2CC31191" w16cid:durableId="57A88C26"/>
  <w16cid:commentId w16cid:paraId="30A77F0B" w16cid:durableId="1BED1448"/>
  <w16cid:commentId w16cid:paraId="33272690" w16cid:durableId="03415180"/>
  <w16cid:commentId w16cid:paraId="1C38343D" w16cid:durableId="2D4969CA"/>
  <w16cid:commentId w16cid:paraId="65ABC32E" w16cid:durableId="2D4AFC7B"/>
  <w16cid:commentId w16cid:paraId="1FF4A7D3" w16cid:durableId="2D4AFC98"/>
  <w16cid:commentId w16cid:paraId="31331FE9" w16cid:durableId="2D4AFD33"/>
  <w16cid:commentId w16cid:paraId="6FB4BBF1" w16cid:durableId="2D4AFD7B"/>
  <w16cid:commentId w16cid:paraId="6FA84E16" w16cid:durableId="2D4AFDA1"/>
  <w16cid:commentId w16cid:paraId="60164FAC" w16cid:durableId="2D4AFE45"/>
  <w16cid:commentId w16cid:paraId="792B4CC6" w16cid:durableId="6B41810D"/>
  <w16cid:commentId w16cid:paraId="5F0C7972" w16cid:durableId="2D4AFEB5"/>
  <w16cid:commentId w16cid:paraId="7B0C9BA0" w16cid:durableId="2D4AFF66"/>
  <w16cid:commentId w16cid:paraId="3D598CDD" w16cid:durableId="2D4AFF71"/>
  <w16cid:commentId w16cid:paraId="1A01C593" w16cid:durableId="2D4AFFF9"/>
  <w16cid:commentId w16cid:paraId="309C7EC2" w16cid:durableId="2D4B0079"/>
  <w16cid:commentId w16cid:paraId="5C7B000F" w16cid:durableId="2D4B2B69"/>
  <w16cid:commentId w16cid:paraId="56AAA2A7" w16cid:durableId="1B775012"/>
  <w16cid:commentId w16cid:paraId="6EC540F6" w16cid:durableId="0293BE12"/>
  <w16cid:commentId w16cid:paraId="0F720E38" w16cid:durableId="438C84E4"/>
  <w16cid:commentId w16cid:paraId="57B13005" w16cid:durableId="2B2A22E4"/>
  <w16cid:commentId w16cid:paraId="7B2FD3CF" w16cid:durableId="2D495AA3"/>
  <w16cid:commentId w16cid:paraId="0429AE9A" w16cid:durableId="3D4E6068"/>
  <w16cid:commentId w16cid:paraId="73284214" w16cid:durableId="746E40DE"/>
  <w16cid:commentId w16cid:paraId="750750E2" w16cid:durableId="7C3318FF"/>
  <w16cid:commentId w16cid:paraId="660E1611" w16cid:durableId="48A6D954"/>
  <w16cid:commentId w16cid:paraId="32581900" w16cid:durableId="75E47EE5"/>
  <w16cid:commentId w16cid:paraId="3618F5E3" w16cid:durableId="0F0EE268"/>
  <w16cid:commentId w16cid:paraId="1F92E965" w16cid:durableId="2D4B2E59"/>
  <w16cid:commentId w16cid:paraId="1DC89B32" w16cid:durableId="18F755DD"/>
  <w16cid:commentId w16cid:paraId="08CD04B6" w16cid:durableId="2D495D0A"/>
  <w16cid:commentId w16cid:paraId="11DAEA1E" w16cid:durableId="1DE1DB1E"/>
  <w16cid:commentId w16cid:paraId="52943AE7" w16cid:durableId="58586712"/>
  <w16cid:commentId w16cid:paraId="0A134B67" w16cid:durableId="2D4B2F5E"/>
  <w16cid:commentId w16cid:paraId="3DDA1132" w16cid:durableId="66927105"/>
  <w16cid:commentId w16cid:paraId="0D6C79A9" w16cid:durableId="7F8B6796"/>
  <w16cid:commentId w16cid:paraId="172DEAC8" w16cid:durableId="3E6351CE"/>
  <w16cid:commentId w16cid:paraId="2BBE7C94" w16cid:durableId="7DC36661"/>
  <w16cid:commentId w16cid:paraId="4484EAE7" w16cid:durableId="22FCFA41"/>
  <w16cid:commentId w16cid:paraId="2E2A9E28" w16cid:durableId="394BCB49"/>
  <w16cid:commentId w16cid:paraId="57C0E24B" w16cid:durableId="2A3C5B64"/>
  <w16cid:commentId w16cid:paraId="45C5553D" w16cid:durableId="2D495AF2"/>
  <w16cid:commentId w16cid:paraId="6BC89785" w16cid:durableId="3C0FFD17"/>
  <w16cid:commentId w16cid:paraId="1155B735" w16cid:durableId="59E7E307"/>
  <w16cid:commentId w16cid:paraId="28EFD18B" w16cid:durableId="0BA1703F"/>
  <w16cid:commentId w16cid:paraId="17ADE788" w16cid:durableId="40EFFD0C"/>
  <w16cid:commentId w16cid:paraId="4698D944" w16cid:durableId="3243A367"/>
  <w16cid:commentId w16cid:paraId="2CDC10CF" w16cid:durableId="4F2C5BC9"/>
  <w16cid:commentId w16cid:paraId="76021B52" w16cid:durableId="12C87920"/>
  <w16cid:commentId w16cid:paraId="003F4D38" w16cid:durableId="7E3837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ebkit-standard">
    <w:altName w:val="Cambria"/>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07FA"/>
    <w:multiLevelType w:val="hybridMultilevel"/>
    <w:tmpl w:val="864CB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B7A3F"/>
    <w:multiLevelType w:val="multilevel"/>
    <w:tmpl w:val="1D8AB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9C19A6"/>
    <w:multiLevelType w:val="multilevel"/>
    <w:tmpl w:val="62A4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0259F"/>
    <w:multiLevelType w:val="multilevel"/>
    <w:tmpl w:val="15F8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14252"/>
    <w:multiLevelType w:val="hybridMultilevel"/>
    <w:tmpl w:val="1C2C2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2D0FBC"/>
    <w:multiLevelType w:val="hybridMultilevel"/>
    <w:tmpl w:val="5412AA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EF1DF2"/>
    <w:multiLevelType w:val="hybridMultilevel"/>
    <w:tmpl w:val="FF0C1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F74AE9"/>
    <w:multiLevelType w:val="multilevel"/>
    <w:tmpl w:val="3FD2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43D1E"/>
    <w:multiLevelType w:val="multilevel"/>
    <w:tmpl w:val="D93A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D5852"/>
    <w:multiLevelType w:val="multilevel"/>
    <w:tmpl w:val="23E2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754C3"/>
    <w:multiLevelType w:val="multilevel"/>
    <w:tmpl w:val="213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716CB"/>
    <w:multiLevelType w:val="hybridMultilevel"/>
    <w:tmpl w:val="5A969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FF6B3F"/>
    <w:multiLevelType w:val="hybridMultilevel"/>
    <w:tmpl w:val="467C5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B775AA"/>
    <w:multiLevelType w:val="multilevel"/>
    <w:tmpl w:val="A79A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427AE"/>
    <w:multiLevelType w:val="multilevel"/>
    <w:tmpl w:val="0BB0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D2C59"/>
    <w:multiLevelType w:val="hybridMultilevel"/>
    <w:tmpl w:val="F962A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47E93"/>
    <w:multiLevelType w:val="hybridMultilevel"/>
    <w:tmpl w:val="3DF68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CF06CD"/>
    <w:multiLevelType w:val="multilevel"/>
    <w:tmpl w:val="3E3A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955CE"/>
    <w:multiLevelType w:val="hybridMultilevel"/>
    <w:tmpl w:val="6324B322"/>
    <w:lvl w:ilvl="0" w:tplc="C92416C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FF24712"/>
    <w:multiLevelType w:val="multilevel"/>
    <w:tmpl w:val="7A7E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21847"/>
    <w:multiLevelType w:val="multilevel"/>
    <w:tmpl w:val="06B8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33A33"/>
    <w:multiLevelType w:val="hybridMultilevel"/>
    <w:tmpl w:val="F2DA3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E923F0"/>
    <w:multiLevelType w:val="multilevel"/>
    <w:tmpl w:val="AAE4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185418"/>
    <w:multiLevelType w:val="multilevel"/>
    <w:tmpl w:val="D902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06A9F"/>
    <w:multiLevelType w:val="multilevel"/>
    <w:tmpl w:val="82FEC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CE63B9"/>
    <w:multiLevelType w:val="multilevel"/>
    <w:tmpl w:val="017E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4E2828"/>
    <w:multiLevelType w:val="multilevel"/>
    <w:tmpl w:val="5EC6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685D57"/>
    <w:multiLevelType w:val="hybridMultilevel"/>
    <w:tmpl w:val="E390B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0C6F00"/>
    <w:multiLevelType w:val="multilevel"/>
    <w:tmpl w:val="3034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540047">
    <w:abstractNumId w:val="25"/>
  </w:num>
  <w:num w:numId="2" w16cid:durableId="376785939">
    <w:abstractNumId w:val="6"/>
  </w:num>
  <w:num w:numId="3" w16cid:durableId="297540852">
    <w:abstractNumId w:val="21"/>
  </w:num>
  <w:num w:numId="4" w16cid:durableId="386606698">
    <w:abstractNumId w:val="12"/>
  </w:num>
  <w:num w:numId="5" w16cid:durableId="131531400">
    <w:abstractNumId w:val="15"/>
  </w:num>
  <w:num w:numId="6" w16cid:durableId="1079905874">
    <w:abstractNumId w:val="26"/>
  </w:num>
  <w:num w:numId="7" w16cid:durableId="305277515">
    <w:abstractNumId w:val="13"/>
  </w:num>
  <w:num w:numId="8" w16cid:durableId="1467551324">
    <w:abstractNumId w:val="9"/>
  </w:num>
  <w:num w:numId="9" w16cid:durableId="1467549263">
    <w:abstractNumId w:val="22"/>
  </w:num>
  <w:num w:numId="10" w16cid:durableId="2119178728">
    <w:abstractNumId w:val="17"/>
  </w:num>
  <w:num w:numId="11" w16cid:durableId="671644995">
    <w:abstractNumId w:val="19"/>
  </w:num>
  <w:num w:numId="12" w16cid:durableId="670256616">
    <w:abstractNumId w:val="2"/>
  </w:num>
  <w:num w:numId="13" w16cid:durableId="783114911">
    <w:abstractNumId w:val="16"/>
  </w:num>
  <w:num w:numId="14" w16cid:durableId="1921478963">
    <w:abstractNumId w:val="14"/>
  </w:num>
  <w:num w:numId="15" w16cid:durableId="1437217914">
    <w:abstractNumId w:val="28"/>
  </w:num>
  <w:num w:numId="16" w16cid:durableId="1864127391">
    <w:abstractNumId w:val="3"/>
  </w:num>
  <w:num w:numId="17" w16cid:durableId="444275730">
    <w:abstractNumId w:val="1"/>
  </w:num>
  <w:num w:numId="18" w16cid:durableId="1511021044">
    <w:abstractNumId w:val="7"/>
  </w:num>
  <w:num w:numId="19" w16cid:durableId="1652513576">
    <w:abstractNumId w:val="20"/>
  </w:num>
  <w:num w:numId="20" w16cid:durableId="300156589">
    <w:abstractNumId w:val="10"/>
  </w:num>
  <w:num w:numId="21" w16cid:durableId="1802992247">
    <w:abstractNumId w:val="23"/>
  </w:num>
  <w:num w:numId="22" w16cid:durableId="678626191">
    <w:abstractNumId w:val="8"/>
  </w:num>
  <w:num w:numId="23" w16cid:durableId="2020545103">
    <w:abstractNumId w:val="24"/>
  </w:num>
  <w:num w:numId="24" w16cid:durableId="966155421">
    <w:abstractNumId w:val="27"/>
  </w:num>
  <w:num w:numId="25" w16cid:durableId="1416439610">
    <w:abstractNumId w:val="0"/>
  </w:num>
  <w:num w:numId="26" w16cid:durableId="507453349">
    <w:abstractNumId w:val="4"/>
  </w:num>
  <w:num w:numId="27" w16cid:durableId="1756586068">
    <w:abstractNumId w:val="11"/>
  </w:num>
  <w:num w:numId="28" w16cid:durableId="1996031061">
    <w:abstractNumId w:val="18"/>
  </w:num>
  <w:num w:numId="29" w16cid:durableId="20233067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l Karr">
    <w15:presenceInfo w15:providerId="AD" w15:userId="S::joel.karr@kellerpostman.com::c7e48f63-0c65-4987-8d8e-93f54d6a8cec"/>
  </w15:person>
  <w15:person w15:author="Greg Newton Brown">
    <w15:presenceInfo w15:providerId="Windows Live" w15:userId="d6bbdafc3cf40f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80"/>
    <w:rsid w:val="000035D7"/>
    <w:rsid w:val="00013EF2"/>
    <w:rsid w:val="00021A72"/>
    <w:rsid w:val="000230BB"/>
    <w:rsid w:val="00025FD6"/>
    <w:rsid w:val="00026A03"/>
    <w:rsid w:val="00027BBB"/>
    <w:rsid w:val="000303E6"/>
    <w:rsid w:val="000342A5"/>
    <w:rsid w:val="00035399"/>
    <w:rsid w:val="000355F0"/>
    <w:rsid w:val="00042342"/>
    <w:rsid w:val="0005662C"/>
    <w:rsid w:val="000610A5"/>
    <w:rsid w:val="000614F5"/>
    <w:rsid w:val="00067334"/>
    <w:rsid w:val="00073368"/>
    <w:rsid w:val="0007445B"/>
    <w:rsid w:val="00074F24"/>
    <w:rsid w:val="00076C1A"/>
    <w:rsid w:val="000814EE"/>
    <w:rsid w:val="000829AF"/>
    <w:rsid w:val="000857C6"/>
    <w:rsid w:val="0009078A"/>
    <w:rsid w:val="00096C4A"/>
    <w:rsid w:val="000975BB"/>
    <w:rsid w:val="000A2755"/>
    <w:rsid w:val="000A3A71"/>
    <w:rsid w:val="000A5ACA"/>
    <w:rsid w:val="000A5E77"/>
    <w:rsid w:val="000A6CCE"/>
    <w:rsid w:val="000B0B6F"/>
    <w:rsid w:val="000B3288"/>
    <w:rsid w:val="000B3DF0"/>
    <w:rsid w:val="000B60F7"/>
    <w:rsid w:val="000B6764"/>
    <w:rsid w:val="000C6A3D"/>
    <w:rsid w:val="000D686D"/>
    <w:rsid w:val="000D79D8"/>
    <w:rsid w:val="000E181F"/>
    <w:rsid w:val="000E2B04"/>
    <w:rsid w:val="000E2D83"/>
    <w:rsid w:val="000E6537"/>
    <w:rsid w:val="000E7BBC"/>
    <w:rsid w:val="000F7EC0"/>
    <w:rsid w:val="001007CC"/>
    <w:rsid w:val="00100E4B"/>
    <w:rsid w:val="00111D51"/>
    <w:rsid w:val="00112110"/>
    <w:rsid w:val="001128DE"/>
    <w:rsid w:val="00112ED1"/>
    <w:rsid w:val="001215AC"/>
    <w:rsid w:val="00123D96"/>
    <w:rsid w:val="00126B63"/>
    <w:rsid w:val="00133164"/>
    <w:rsid w:val="0013683E"/>
    <w:rsid w:val="00141F21"/>
    <w:rsid w:val="00147C6C"/>
    <w:rsid w:val="00150633"/>
    <w:rsid w:val="00150BF9"/>
    <w:rsid w:val="001522AE"/>
    <w:rsid w:val="001550A6"/>
    <w:rsid w:val="00155824"/>
    <w:rsid w:val="00163F82"/>
    <w:rsid w:val="00176DA2"/>
    <w:rsid w:val="0017704F"/>
    <w:rsid w:val="00185C3E"/>
    <w:rsid w:val="00190C0A"/>
    <w:rsid w:val="00195301"/>
    <w:rsid w:val="001A1170"/>
    <w:rsid w:val="001A1896"/>
    <w:rsid w:val="001B5B5F"/>
    <w:rsid w:val="001B7FA9"/>
    <w:rsid w:val="001C0DA3"/>
    <w:rsid w:val="001C146E"/>
    <w:rsid w:val="001C2337"/>
    <w:rsid w:val="001C2F1E"/>
    <w:rsid w:val="001D3AFE"/>
    <w:rsid w:val="001E0EEC"/>
    <w:rsid w:val="001E2D1A"/>
    <w:rsid w:val="001E4A7A"/>
    <w:rsid w:val="001E53BA"/>
    <w:rsid w:val="001F3BFF"/>
    <w:rsid w:val="001F4857"/>
    <w:rsid w:val="001F4B01"/>
    <w:rsid w:val="001F6820"/>
    <w:rsid w:val="002032F1"/>
    <w:rsid w:val="002038D0"/>
    <w:rsid w:val="00205D5C"/>
    <w:rsid w:val="00215CFF"/>
    <w:rsid w:val="00220483"/>
    <w:rsid w:val="002218A5"/>
    <w:rsid w:val="002338BE"/>
    <w:rsid w:val="0023490C"/>
    <w:rsid w:val="00234C42"/>
    <w:rsid w:val="0023578C"/>
    <w:rsid w:val="002367DD"/>
    <w:rsid w:val="00242954"/>
    <w:rsid w:val="00243666"/>
    <w:rsid w:val="00250C1D"/>
    <w:rsid w:val="0025123E"/>
    <w:rsid w:val="00255F7A"/>
    <w:rsid w:val="00260CC3"/>
    <w:rsid w:val="002637C3"/>
    <w:rsid w:val="002734C2"/>
    <w:rsid w:val="002765AB"/>
    <w:rsid w:val="002825DD"/>
    <w:rsid w:val="002827C5"/>
    <w:rsid w:val="00283071"/>
    <w:rsid w:val="002845A0"/>
    <w:rsid w:val="002853B6"/>
    <w:rsid w:val="00286511"/>
    <w:rsid w:val="002937E8"/>
    <w:rsid w:val="00293A7D"/>
    <w:rsid w:val="00294041"/>
    <w:rsid w:val="002A21BE"/>
    <w:rsid w:val="002A3F4A"/>
    <w:rsid w:val="002A5E6D"/>
    <w:rsid w:val="002C3443"/>
    <w:rsid w:val="002D22EC"/>
    <w:rsid w:val="002E1E0E"/>
    <w:rsid w:val="002E4A4E"/>
    <w:rsid w:val="002F0DEF"/>
    <w:rsid w:val="002F338A"/>
    <w:rsid w:val="002F3D49"/>
    <w:rsid w:val="002F40CF"/>
    <w:rsid w:val="002F51C3"/>
    <w:rsid w:val="00301A99"/>
    <w:rsid w:val="00302225"/>
    <w:rsid w:val="00304D6E"/>
    <w:rsid w:val="0030762B"/>
    <w:rsid w:val="003079AE"/>
    <w:rsid w:val="003141C8"/>
    <w:rsid w:val="003145A2"/>
    <w:rsid w:val="00321F43"/>
    <w:rsid w:val="00322336"/>
    <w:rsid w:val="00327C9C"/>
    <w:rsid w:val="003325B2"/>
    <w:rsid w:val="0034108A"/>
    <w:rsid w:val="003413FF"/>
    <w:rsid w:val="003515E9"/>
    <w:rsid w:val="00360623"/>
    <w:rsid w:val="003607C1"/>
    <w:rsid w:val="0036217E"/>
    <w:rsid w:val="00364613"/>
    <w:rsid w:val="00364B74"/>
    <w:rsid w:val="003661E8"/>
    <w:rsid w:val="00367382"/>
    <w:rsid w:val="003717FA"/>
    <w:rsid w:val="00372924"/>
    <w:rsid w:val="003731D8"/>
    <w:rsid w:val="00374B0B"/>
    <w:rsid w:val="003814F3"/>
    <w:rsid w:val="0038238A"/>
    <w:rsid w:val="00384FEC"/>
    <w:rsid w:val="00397015"/>
    <w:rsid w:val="003A4018"/>
    <w:rsid w:val="003B0F1E"/>
    <w:rsid w:val="003C05DA"/>
    <w:rsid w:val="003C48A1"/>
    <w:rsid w:val="003C6816"/>
    <w:rsid w:val="003D00C8"/>
    <w:rsid w:val="003D0698"/>
    <w:rsid w:val="003D118C"/>
    <w:rsid w:val="003D1B1A"/>
    <w:rsid w:val="003F762F"/>
    <w:rsid w:val="0040350B"/>
    <w:rsid w:val="00410168"/>
    <w:rsid w:val="004114FA"/>
    <w:rsid w:val="00420555"/>
    <w:rsid w:val="00421E79"/>
    <w:rsid w:val="00423DB3"/>
    <w:rsid w:val="004264CF"/>
    <w:rsid w:val="00431041"/>
    <w:rsid w:val="0043385A"/>
    <w:rsid w:val="00434833"/>
    <w:rsid w:val="00434AD5"/>
    <w:rsid w:val="00437F03"/>
    <w:rsid w:val="0044180A"/>
    <w:rsid w:val="004421AF"/>
    <w:rsid w:val="00442F42"/>
    <w:rsid w:val="004449B0"/>
    <w:rsid w:val="00447FCC"/>
    <w:rsid w:val="0045037B"/>
    <w:rsid w:val="00454BE9"/>
    <w:rsid w:val="00462DEE"/>
    <w:rsid w:val="004670F5"/>
    <w:rsid w:val="00482009"/>
    <w:rsid w:val="004834F3"/>
    <w:rsid w:val="0048628D"/>
    <w:rsid w:val="004940D4"/>
    <w:rsid w:val="00495110"/>
    <w:rsid w:val="004A07DF"/>
    <w:rsid w:val="004A2D48"/>
    <w:rsid w:val="004A3CAC"/>
    <w:rsid w:val="004A722F"/>
    <w:rsid w:val="004A7E96"/>
    <w:rsid w:val="004B15CD"/>
    <w:rsid w:val="004B339F"/>
    <w:rsid w:val="004B6300"/>
    <w:rsid w:val="004B77F0"/>
    <w:rsid w:val="004C057E"/>
    <w:rsid w:val="004C23E4"/>
    <w:rsid w:val="004C28DD"/>
    <w:rsid w:val="004C3A17"/>
    <w:rsid w:val="004D10CD"/>
    <w:rsid w:val="004D4793"/>
    <w:rsid w:val="004D47DE"/>
    <w:rsid w:val="004E070E"/>
    <w:rsid w:val="004E0A46"/>
    <w:rsid w:val="004F3416"/>
    <w:rsid w:val="004F5A15"/>
    <w:rsid w:val="004F669F"/>
    <w:rsid w:val="004F68B1"/>
    <w:rsid w:val="004F7395"/>
    <w:rsid w:val="00502183"/>
    <w:rsid w:val="00503D9D"/>
    <w:rsid w:val="00506D08"/>
    <w:rsid w:val="005073F9"/>
    <w:rsid w:val="005139B4"/>
    <w:rsid w:val="00513F83"/>
    <w:rsid w:val="00520759"/>
    <w:rsid w:val="00521082"/>
    <w:rsid w:val="00522AAF"/>
    <w:rsid w:val="00522D9C"/>
    <w:rsid w:val="00523305"/>
    <w:rsid w:val="00525402"/>
    <w:rsid w:val="00527BB8"/>
    <w:rsid w:val="00531232"/>
    <w:rsid w:val="00536C11"/>
    <w:rsid w:val="00542CBE"/>
    <w:rsid w:val="00543275"/>
    <w:rsid w:val="00544AAE"/>
    <w:rsid w:val="00550AEA"/>
    <w:rsid w:val="005525D7"/>
    <w:rsid w:val="00554F80"/>
    <w:rsid w:val="005563E6"/>
    <w:rsid w:val="005609E8"/>
    <w:rsid w:val="00561B10"/>
    <w:rsid w:val="0056224B"/>
    <w:rsid w:val="00562EC7"/>
    <w:rsid w:val="005658B0"/>
    <w:rsid w:val="00565929"/>
    <w:rsid w:val="00571E13"/>
    <w:rsid w:val="005722BD"/>
    <w:rsid w:val="005734F3"/>
    <w:rsid w:val="005811C1"/>
    <w:rsid w:val="00582832"/>
    <w:rsid w:val="00583170"/>
    <w:rsid w:val="00583359"/>
    <w:rsid w:val="005839AF"/>
    <w:rsid w:val="00585673"/>
    <w:rsid w:val="00586BDC"/>
    <w:rsid w:val="00591C88"/>
    <w:rsid w:val="005933A4"/>
    <w:rsid w:val="005938D0"/>
    <w:rsid w:val="0059558E"/>
    <w:rsid w:val="00595C20"/>
    <w:rsid w:val="00596EA8"/>
    <w:rsid w:val="005A3E72"/>
    <w:rsid w:val="005A43A1"/>
    <w:rsid w:val="005A70F2"/>
    <w:rsid w:val="005A7E77"/>
    <w:rsid w:val="005B5072"/>
    <w:rsid w:val="005B57A6"/>
    <w:rsid w:val="005C165B"/>
    <w:rsid w:val="005C183E"/>
    <w:rsid w:val="005C2051"/>
    <w:rsid w:val="005C4179"/>
    <w:rsid w:val="005C5104"/>
    <w:rsid w:val="005D044E"/>
    <w:rsid w:val="005D7F4D"/>
    <w:rsid w:val="005E2877"/>
    <w:rsid w:val="005E384B"/>
    <w:rsid w:val="005E624E"/>
    <w:rsid w:val="005F16DC"/>
    <w:rsid w:val="005F174A"/>
    <w:rsid w:val="005F29D9"/>
    <w:rsid w:val="0060614B"/>
    <w:rsid w:val="0060740A"/>
    <w:rsid w:val="0061331D"/>
    <w:rsid w:val="006164D9"/>
    <w:rsid w:val="00624302"/>
    <w:rsid w:val="00627545"/>
    <w:rsid w:val="00630B69"/>
    <w:rsid w:val="0064251A"/>
    <w:rsid w:val="00643097"/>
    <w:rsid w:val="00650F83"/>
    <w:rsid w:val="0065201C"/>
    <w:rsid w:val="00652DA0"/>
    <w:rsid w:val="006531AB"/>
    <w:rsid w:val="0065388C"/>
    <w:rsid w:val="00657A1C"/>
    <w:rsid w:val="00661BA5"/>
    <w:rsid w:val="00666088"/>
    <w:rsid w:val="00666E17"/>
    <w:rsid w:val="0067271D"/>
    <w:rsid w:val="00675AD8"/>
    <w:rsid w:val="006810C1"/>
    <w:rsid w:val="006823D7"/>
    <w:rsid w:val="006824F9"/>
    <w:rsid w:val="00682ECC"/>
    <w:rsid w:val="00686329"/>
    <w:rsid w:val="00691FE4"/>
    <w:rsid w:val="0069264B"/>
    <w:rsid w:val="00694740"/>
    <w:rsid w:val="006A112A"/>
    <w:rsid w:val="006A1812"/>
    <w:rsid w:val="006A272B"/>
    <w:rsid w:val="006A2FF4"/>
    <w:rsid w:val="006A5DA2"/>
    <w:rsid w:val="006A6B10"/>
    <w:rsid w:val="006B1A64"/>
    <w:rsid w:val="006B5DD9"/>
    <w:rsid w:val="006B6016"/>
    <w:rsid w:val="006B60EF"/>
    <w:rsid w:val="006B639D"/>
    <w:rsid w:val="006B6A8A"/>
    <w:rsid w:val="006C0FB7"/>
    <w:rsid w:val="006C7196"/>
    <w:rsid w:val="006D3152"/>
    <w:rsid w:val="006E326E"/>
    <w:rsid w:val="006E3777"/>
    <w:rsid w:val="006E3C92"/>
    <w:rsid w:val="006E7819"/>
    <w:rsid w:val="006F450E"/>
    <w:rsid w:val="006F6850"/>
    <w:rsid w:val="00701A2F"/>
    <w:rsid w:val="00707ED5"/>
    <w:rsid w:val="00712027"/>
    <w:rsid w:val="00713908"/>
    <w:rsid w:val="00716864"/>
    <w:rsid w:val="007257BE"/>
    <w:rsid w:val="00727985"/>
    <w:rsid w:val="00727E26"/>
    <w:rsid w:val="00731210"/>
    <w:rsid w:val="00733A93"/>
    <w:rsid w:val="0073446E"/>
    <w:rsid w:val="007368B6"/>
    <w:rsid w:val="00736CC6"/>
    <w:rsid w:val="00741E3E"/>
    <w:rsid w:val="00754A58"/>
    <w:rsid w:val="00761DDE"/>
    <w:rsid w:val="00764854"/>
    <w:rsid w:val="00774BA9"/>
    <w:rsid w:val="00782A78"/>
    <w:rsid w:val="007878B1"/>
    <w:rsid w:val="00790E8E"/>
    <w:rsid w:val="0079325D"/>
    <w:rsid w:val="007A52EF"/>
    <w:rsid w:val="007A5D41"/>
    <w:rsid w:val="007B3CD0"/>
    <w:rsid w:val="007B589F"/>
    <w:rsid w:val="007C184A"/>
    <w:rsid w:val="007C2CF9"/>
    <w:rsid w:val="007C2D6E"/>
    <w:rsid w:val="007C33DB"/>
    <w:rsid w:val="007F7F05"/>
    <w:rsid w:val="00800623"/>
    <w:rsid w:val="008049EE"/>
    <w:rsid w:val="00804FC3"/>
    <w:rsid w:val="00806A9F"/>
    <w:rsid w:val="00811151"/>
    <w:rsid w:val="00814506"/>
    <w:rsid w:val="0082229E"/>
    <w:rsid w:val="00822FB6"/>
    <w:rsid w:val="008267F5"/>
    <w:rsid w:val="00831CDD"/>
    <w:rsid w:val="0084091C"/>
    <w:rsid w:val="00844A97"/>
    <w:rsid w:val="00851E46"/>
    <w:rsid w:val="00855FE9"/>
    <w:rsid w:val="0086360F"/>
    <w:rsid w:val="00863DC2"/>
    <w:rsid w:val="00871F76"/>
    <w:rsid w:val="00872C64"/>
    <w:rsid w:val="008731C4"/>
    <w:rsid w:val="00880554"/>
    <w:rsid w:val="00884D59"/>
    <w:rsid w:val="008905B2"/>
    <w:rsid w:val="00893C09"/>
    <w:rsid w:val="00895A0C"/>
    <w:rsid w:val="008A5A35"/>
    <w:rsid w:val="008A6EE5"/>
    <w:rsid w:val="008B1C5D"/>
    <w:rsid w:val="008B1F2C"/>
    <w:rsid w:val="008B4519"/>
    <w:rsid w:val="008B4D4D"/>
    <w:rsid w:val="008B72A4"/>
    <w:rsid w:val="008C0497"/>
    <w:rsid w:val="008C150E"/>
    <w:rsid w:val="008C333B"/>
    <w:rsid w:val="008C51D1"/>
    <w:rsid w:val="008D2D2C"/>
    <w:rsid w:val="008D6046"/>
    <w:rsid w:val="008E233E"/>
    <w:rsid w:val="008E71CE"/>
    <w:rsid w:val="008F6CCF"/>
    <w:rsid w:val="00900D9D"/>
    <w:rsid w:val="00904295"/>
    <w:rsid w:val="0091647A"/>
    <w:rsid w:val="0091728C"/>
    <w:rsid w:val="00920634"/>
    <w:rsid w:val="00921683"/>
    <w:rsid w:val="00921CEC"/>
    <w:rsid w:val="00922B6C"/>
    <w:rsid w:val="009235B4"/>
    <w:rsid w:val="00926459"/>
    <w:rsid w:val="009304E0"/>
    <w:rsid w:val="00933C7B"/>
    <w:rsid w:val="009467DA"/>
    <w:rsid w:val="00946936"/>
    <w:rsid w:val="00946D52"/>
    <w:rsid w:val="00957674"/>
    <w:rsid w:val="00957C96"/>
    <w:rsid w:val="00961A47"/>
    <w:rsid w:val="009628AC"/>
    <w:rsid w:val="00975353"/>
    <w:rsid w:val="00975B49"/>
    <w:rsid w:val="0097656F"/>
    <w:rsid w:val="009845CE"/>
    <w:rsid w:val="00993DAC"/>
    <w:rsid w:val="009A3622"/>
    <w:rsid w:val="009A43C5"/>
    <w:rsid w:val="009A55E3"/>
    <w:rsid w:val="009B0D9C"/>
    <w:rsid w:val="009B1B1F"/>
    <w:rsid w:val="009B5373"/>
    <w:rsid w:val="009B6DB5"/>
    <w:rsid w:val="009C00B1"/>
    <w:rsid w:val="009C1164"/>
    <w:rsid w:val="009C2F49"/>
    <w:rsid w:val="009C31BA"/>
    <w:rsid w:val="009C50F2"/>
    <w:rsid w:val="009C7068"/>
    <w:rsid w:val="009D0BFA"/>
    <w:rsid w:val="009D1541"/>
    <w:rsid w:val="009D1C51"/>
    <w:rsid w:val="009D2AAD"/>
    <w:rsid w:val="009D35F6"/>
    <w:rsid w:val="009D5036"/>
    <w:rsid w:val="009D6B4D"/>
    <w:rsid w:val="009E6CB1"/>
    <w:rsid w:val="009F1B35"/>
    <w:rsid w:val="00A025D1"/>
    <w:rsid w:val="00A02DCB"/>
    <w:rsid w:val="00A05BD3"/>
    <w:rsid w:val="00A060EE"/>
    <w:rsid w:val="00A12E70"/>
    <w:rsid w:val="00A13B2E"/>
    <w:rsid w:val="00A17DF6"/>
    <w:rsid w:val="00A20A12"/>
    <w:rsid w:val="00A238E2"/>
    <w:rsid w:val="00A25AAD"/>
    <w:rsid w:val="00A324B1"/>
    <w:rsid w:val="00A32714"/>
    <w:rsid w:val="00A35065"/>
    <w:rsid w:val="00A36C8C"/>
    <w:rsid w:val="00A36E4F"/>
    <w:rsid w:val="00A42172"/>
    <w:rsid w:val="00A4232A"/>
    <w:rsid w:val="00A468B8"/>
    <w:rsid w:val="00A524F1"/>
    <w:rsid w:val="00A5423D"/>
    <w:rsid w:val="00A55DED"/>
    <w:rsid w:val="00A600B7"/>
    <w:rsid w:val="00A65B31"/>
    <w:rsid w:val="00A66C1C"/>
    <w:rsid w:val="00A71247"/>
    <w:rsid w:val="00A80D92"/>
    <w:rsid w:val="00A813E9"/>
    <w:rsid w:val="00A8243B"/>
    <w:rsid w:val="00A931AD"/>
    <w:rsid w:val="00A94BBD"/>
    <w:rsid w:val="00A97814"/>
    <w:rsid w:val="00AA0064"/>
    <w:rsid w:val="00AA01CC"/>
    <w:rsid w:val="00AA1049"/>
    <w:rsid w:val="00AA327A"/>
    <w:rsid w:val="00AA4213"/>
    <w:rsid w:val="00AA66BF"/>
    <w:rsid w:val="00AB14D5"/>
    <w:rsid w:val="00AB4D38"/>
    <w:rsid w:val="00AB54F8"/>
    <w:rsid w:val="00AC078F"/>
    <w:rsid w:val="00AC23A3"/>
    <w:rsid w:val="00AC2F43"/>
    <w:rsid w:val="00AC6809"/>
    <w:rsid w:val="00AC690B"/>
    <w:rsid w:val="00AC788F"/>
    <w:rsid w:val="00AE04E9"/>
    <w:rsid w:val="00AE6598"/>
    <w:rsid w:val="00AE7653"/>
    <w:rsid w:val="00AF0169"/>
    <w:rsid w:val="00AF10A2"/>
    <w:rsid w:val="00AF27FB"/>
    <w:rsid w:val="00AF2B3F"/>
    <w:rsid w:val="00B0617F"/>
    <w:rsid w:val="00B1092D"/>
    <w:rsid w:val="00B1263C"/>
    <w:rsid w:val="00B3383F"/>
    <w:rsid w:val="00B338F8"/>
    <w:rsid w:val="00B35D22"/>
    <w:rsid w:val="00B4335F"/>
    <w:rsid w:val="00B44343"/>
    <w:rsid w:val="00B44B57"/>
    <w:rsid w:val="00B44DD8"/>
    <w:rsid w:val="00B46307"/>
    <w:rsid w:val="00B66DA9"/>
    <w:rsid w:val="00B67829"/>
    <w:rsid w:val="00B744BF"/>
    <w:rsid w:val="00B75CA8"/>
    <w:rsid w:val="00B85636"/>
    <w:rsid w:val="00B8714E"/>
    <w:rsid w:val="00B87611"/>
    <w:rsid w:val="00B90E44"/>
    <w:rsid w:val="00B91F87"/>
    <w:rsid w:val="00B96CF3"/>
    <w:rsid w:val="00BA02E1"/>
    <w:rsid w:val="00BA11A0"/>
    <w:rsid w:val="00BA1362"/>
    <w:rsid w:val="00BA17BD"/>
    <w:rsid w:val="00BA654C"/>
    <w:rsid w:val="00BA6E33"/>
    <w:rsid w:val="00BA7CBE"/>
    <w:rsid w:val="00BB13EA"/>
    <w:rsid w:val="00BC5C76"/>
    <w:rsid w:val="00BD53A7"/>
    <w:rsid w:val="00BD6399"/>
    <w:rsid w:val="00BD6930"/>
    <w:rsid w:val="00BE34D9"/>
    <w:rsid w:val="00BE5D69"/>
    <w:rsid w:val="00BF0BB5"/>
    <w:rsid w:val="00BF709C"/>
    <w:rsid w:val="00C00A80"/>
    <w:rsid w:val="00C04B87"/>
    <w:rsid w:val="00C116FB"/>
    <w:rsid w:val="00C16058"/>
    <w:rsid w:val="00C16990"/>
    <w:rsid w:val="00C213BF"/>
    <w:rsid w:val="00C21F4F"/>
    <w:rsid w:val="00C23262"/>
    <w:rsid w:val="00C24A3A"/>
    <w:rsid w:val="00C25199"/>
    <w:rsid w:val="00C27B1A"/>
    <w:rsid w:val="00C305E0"/>
    <w:rsid w:val="00C30D2B"/>
    <w:rsid w:val="00C3206A"/>
    <w:rsid w:val="00C34D5C"/>
    <w:rsid w:val="00C41B58"/>
    <w:rsid w:val="00C42405"/>
    <w:rsid w:val="00C437A7"/>
    <w:rsid w:val="00C50379"/>
    <w:rsid w:val="00C50EF8"/>
    <w:rsid w:val="00C54F04"/>
    <w:rsid w:val="00C60DE9"/>
    <w:rsid w:val="00C62194"/>
    <w:rsid w:val="00C66C18"/>
    <w:rsid w:val="00C70F44"/>
    <w:rsid w:val="00C71CFB"/>
    <w:rsid w:val="00C743C8"/>
    <w:rsid w:val="00C779D9"/>
    <w:rsid w:val="00C83865"/>
    <w:rsid w:val="00C91856"/>
    <w:rsid w:val="00C9203E"/>
    <w:rsid w:val="00C92CDF"/>
    <w:rsid w:val="00C96125"/>
    <w:rsid w:val="00CA5543"/>
    <w:rsid w:val="00CA7713"/>
    <w:rsid w:val="00CB19B8"/>
    <w:rsid w:val="00CB58D5"/>
    <w:rsid w:val="00CC0179"/>
    <w:rsid w:val="00CC32B2"/>
    <w:rsid w:val="00CD10C7"/>
    <w:rsid w:val="00CD4425"/>
    <w:rsid w:val="00CD79DE"/>
    <w:rsid w:val="00CE2B63"/>
    <w:rsid w:val="00CE7B1B"/>
    <w:rsid w:val="00CF00C6"/>
    <w:rsid w:val="00CF4E0D"/>
    <w:rsid w:val="00D01A5F"/>
    <w:rsid w:val="00D033EB"/>
    <w:rsid w:val="00D035E4"/>
    <w:rsid w:val="00D040EA"/>
    <w:rsid w:val="00D04834"/>
    <w:rsid w:val="00D04B21"/>
    <w:rsid w:val="00D10FB8"/>
    <w:rsid w:val="00D11691"/>
    <w:rsid w:val="00D131AD"/>
    <w:rsid w:val="00D17A91"/>
    <w:rsid w:val="00D252EB"/>
    <w:rsid w:val="00D26BC8"/>
    <w:rsid w:val="00D3165E"/>
    <w:rsid w:val="00D41EE6"/>
    <w:rsid w:val="00D45196"/>
    <w:rsid w:val="00D45CDC"/>
    <w:rsid w:val="00D5045E"/>
    <w:rsid w:val="00D504CA"/>
    <w:rsid w:val="00D55216"/>
    <w:rsid w:val="00D56620"/>
    <w:rsid w:val="00D66D85"/>
    <w:rsid w:val="00D71506"/>
    <w:rsid w:val="00D82353"/>
    <w:rsid w:val="00D8320B"/>
    <w:rsid w:val="00D836BB"/>
    <w:rsid w:val="00D9572C"/>
    <w:rsid w:val="00D95BBF"/>
    <w:rsid w:val="00D96DC8"/>
    <w:rsid w:val="00D97F94"/>
    <w:rsid w:val="00D97FC8"/>
    <w:rsid w:val="00DA1335"/>
    <w:rsid w:val="00DA1F31"/>
    <w:rsid w:val="00DA2AA8"/>
    <w:rsid w:val="00DA3023"/>
    <w:rsid w:val="00DA4BE3"/>
    <w:rsid w:val="00DA76AF"/>
    <w:rsid w:val="00DB2246"/>
    <w:rsid w:val="00DB5080"/>
    <w:rsid w:val="00DB718E"/>
    <w:rsid w:val="00DC0770"/>
    <w:rsid w:val="00DC33A4"/>
    <w:rsid w:val="00DC4A2C"/>
    <w:rsid w:val="00DC5E3B"/>
    <w:rsid w:val="00DC735F"/>
    <w:rsid w:val="00DD014F"/>
    <w:rsid w:val="00DD0687"/>
    <w:rsid w:val="00DD34A0"/>
    <w:rsid w:val="00DD4557"/>
    <w:rsid w:val="00DD7B09"/>
    <w:rsid w:val="00DD7DAA"/>
    <w:rsid w:val="00DE41AC"/>
    <w:rsid w:val="00DE7221"/>
    <w:rsid w:val="00DF391C"/>
    <w:rsid w:val="00E01AE2"/>
    <w:rsid w:val="00E1101E"/>
    <w:rsid w:val="00E16727"/>
    <w:rsid w:val="00E16C6D"/>
    <w:rsid w:val="00E16E2E"/>
    <w:rsid w:val="00E2159F"/>
    <w:rsid w:val="00E250AF"/>
    <w:rsid w:val="00E26FD7"/>
    <w:rsid w:val="00E27115"/>
    <w:rsid w:val="00E27577"/>
    <w:rsid w:val="00E27D35"/>
    <w:rsid w:val="00E30AA3"/>
    <w:rsid w:val="00E349DF"/>
    <w:rsid w:val="00E37387"/>
    <w:rsid w:val="00E409CE"/>
    <w:rsid w:val="00E418D5"/>
    <w:rsid w:val="00E44674"/>
    <w:rsid w:val="00E50636"/>
    <w:rsid w:val="00E57821"/>
    <w:rsid w:val="00E64874"/>
    <w:rsid w:val="00E70D96"/>
    <w:rsid w:val="00E82FC5"/>
    <w:rsid w:val="00E84D9D"/>
    <w:rsid w:val="00E857EA"/>
    <w:rsid w:val="00E8716D"/>
    <w:rsid w:val="00E95455"/>
    <w:rsid w:val="00EA6E99"/>
    <w:rsid w:val="00EA7DD5"/>
    <w:rsid w:val="00EC0EEC"/>
    <w:rsid w:val="00ED3355"/>
    <w:rsid w:val="00ED7F2A"/>
    <w:rsid w:val="00EE131C"/>
    <w:rsid w:val="00EE4B7F"/>
    <w:rsid w:val="00EF3D3B"/>
    <w:rsid w:val="00EF543E"/>
    <w:rsid w:val="00F01EB7"/>
    <w:rsid w:val="00F04E1A"/>
    <w:rsid w:val="00F0521B"/>
    <w:rsid w:val="00F0614C"/>
    <w:rsid w:val="00F06B85"/>
    <w:rsid w:val="00F2178A"/>
    <w:rsid w:val="00F337B8"/>
    <w:rsid w:val="00F351EC"/>
    <w:rsid w:val="00F41F5D"/>
    <w:rsid w:val="00F469FC"/>
    <w:rsid w:val="00F46E90"/>
    <w:rsid w:val="00F5242F"/>
    <w:rsid w:val="00F53FB3"/>
    <w:rsid w:val="00F549D3"/>
    <w:rsid w:val="00F60942"/>
    <w:rsid w:val="00F632A2"/>
    <w:rsid w:val="00F65056"/>
    <w:rsid w:val="00F65A1B"/>
    <w:rsid w:val="00F72E3F"/>
    <w:rsid w:val="00F731FE"/>
    <w:rsid w:val="00F73873"/>
    <w:rsid w:val="00F77575"/>
    <w:rsid w:val="00F8659A"/>
    <w:rsid w:val="00F8684D"/>
    <w:rsid w:val="00F870DB"/>
    <w:rsid w:val="00F87DD9"/>
    <w:rsid w:val="00FA225F"/>
    <w:rsid w:val="00FA36F3"/>
    <w:rsid w:val="00FB711E"/>
    <w:rsid w:val="00FD1D11"/>
    <w:rsid w:val="00FD1DAA"/>
    <w:rsid w:val="00FE0D42"/>
    <w:rsid w:val="00FE4580"/>
    <w:rsid w:val="00FE5B1B"/>
    <w:rsid w:val="00FE78CD"/>
    <w:rsid w:val="00FE7960"/>
    <w:rsid w:val="00FF2C17"/>
    <w:rsid w:val="00FF3177"/>
    <w:rsid w:val="00FF3730"/>
    <w:rsid w:val="00FF52D4"/>
    <w:rsid w:val="00FF5B77"/>
    <w:rsid w:val="00FF7380"/>
    <w:rsid w:val="00FF7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BB7BF"/>
  <w15:chartTrackingRefBased/>
  <w15:docId w15:val="{7F72BF21-F0C5-41B3-8931-08D5D507A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36F3"/>
    <w:pPr>
      <w:keepNext/>
      <w:keepLines/>
      <w:spacing w:before="160" w:after="80"/>
      <w:jc w:val="center"/>
      <w:outlineLvl w:val="1"/>
    </w:pPr>
    <w:rPr>
      <w:rFonts w:asciiTheme="majorHAnsi" w:eastAsiaTheme="majorEastAsia" w:hAnsiTheme="majorHAnsi" w:cstheme="majorBidi"/>
      <w:b/>
      <w:bCs/>
      <w:color w:val="156082" w:themeColor="accent1"/>
      <w:sz w:val="32"/>
      <w:szCs w:val="32"/>
    </w:rPr>
  </w:style>
  <w:style w:type="paragraph" w:styleId="Heading3">
    <w:name w:val="heading 3"/>
    <w:basedOn w:val="Normal"/>
    <w:next w:val="Normal"/>
    <w:link w:val="Heading3Char"/>
    <w:uiPriority w:val="9"/>
    <w:unhideWhenUsed/>
    <w:qFormat/>
    <w:rsid w:val="00FF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36F3"/>
    <w:rPr>
      <w:rFonts w:asciiTheme="majorHAnsi" w:eastAsiaTheme="majorEastAsia" w:hAnsiTheme="majorHAnsi" w:cstheme="majorBidi"/>
      <w:b/>
      <w:bCs/>
      <w:color w:val="156082" w:themeColor="accent1"/>
      <w:sz w:val="32"/>
      <w:szCs w:val="32"/>
    </w:rPr>
  </w:style>
  <w:style w:type="character" w:customStyle="1" w:styleId="Heading3Char">
    <w:name w:val="Heading 3 Char"/>
    <w:basedOn w:val="DefaultParagraphFont"/>
    <w:link w:val="Heading3"/>
    <w:uiPriority w:val="9"/>
    <w:rsid w:val="00FF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380"/>
    <w:rPr>
      <w:rFonts w:eastAsiaTheme="majorEastAsia" w:cstheme="majorBidi"/>
      <w:color w:val="272727" w:themeColor="text1" w:themeTint="D8"/>
    </w:rPr>
  </w:style>
  <w:style w:type="paragraph" w:styleId="Title">
    <w:name w:val="Title"/>
    <w:basedOn w:val="Normal"/>
    <w:next w:val="Normal"/>
    <w:link w:val="TitleChar"/>
    <w:uiPriority w:val="10"/>
    <w:qFormat/>
    <w:rsid w:val="00FF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380"/>
    <w:pPr>
      <w:spacing w:before="160"/>
      <w:jc w:val="center"/>
    </w:pPr>
    <w:rPr>
      <w:i/>
      <w:iCs/>
      <w:color w:val="404040" w:themeColor="text1" w:themeTint="BF"/>
    </w:rPr>
  </w:style>
  <w:style w:type="character" w:customStyle="1" w:styleId="QuoteChar">
    <w:name w:val="Quote Char"/>
    <w:basedOn w:val="DefaultParagraphFont"/>
    <w:link w:val="Quote"/>
    <w:uiPriority w:val="29"/>
    <w:rsid w:val="00FF7380"/>
    <w:rPr>
      <w:i/>
      <w:iCs/>
      <w:color w:val="404040" w:themeColor="text1" w:themeTint="BF"/>
    </w:rPr>
  </w:style>
  <w:style w:type="paragraph" w:styleId="ListParagraph">
    <w:name w:val="List Paragraph"/>
    <w:basedOn w:val="Normal"/>
    <w:uiPriority w:val="34"/>
    <w:qFormat/>
    <w:rsid w:val="00FF7380"/>
    <w:pPr>
      <w:ind w:left="720"/>
      <w:contextualSpacing/>
    </w:pPr>
  </w:style>
  <w:style w:type="character" w:styleId="IntenseEmphasis">
    <w:name w:val="Intense Emphasis"/>
    <w:basedOn w:val="DefaultParagraphFont"/>
    <w:uiPriority w:val="21"/>
    <w:qFormat/>
    <w:rsid w:val="00FF7380"/>
    <w:rPr>
      <w:i/>
      <w:iCs/>
      <w:color w:val="0F4761" w:themeColor="accent1" w:themeShade="BF"/>
    </w:rPr>
  </w:style>
  <w:style w:type="paragraph" w:styleId="IntenseQuote">
    <w:name w:val="Intense Quote"/>
    <w:basedOn w:val="Normal"/>
    <w:next w:val="Normal"/>
    <w:link w:val="IntenseQuoteChar"/>
    <w:uiPriority w:val="30"/>
    <w:qFormat/>
    <w:rsid w:val="00FF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380"/>
    <w:rPr>
      <w:i/>
      <w:iCs/>
      <w:color w:val="0F4761" w:themeColor="accent1" w:themeShade="BF"/>
    </w:rPr>
  </w:style>
  <w:style w:type="character" w:styleId="IntenseReference">
    <w:name w:val="Intense Reference"/>
    <w:basedOn w:val="DefaultParagraphFont"/>
    <w:uiPriority w:val="32"/>
    <w:qFormat/>
    <w:rsid w:val="00FF7380"/>
    <w:rPr>
      <w:b/>
      <w:bCs/>
      <w:smallCaps/>
      <w:color w:val="0F4761" w:themeColor="accent1" w:themeShade="BF"/>
      <w:spacing w:val="5"/>
    </w:rPr>
  </w:style>
  <w:style w:type="paragraph" w:styleId="NoSpacing">
    <w:name w:val="No Spacing"/>
    <w:link w:val="NoSpacingChar"/>
    <w:uiPriority w:val="1"/>
    <w:qFormat/>
    <w:rsid w:val="00374B0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74B0B"/>
    <w:rPr>
      <w:rFonts w:eastAsiaTheme="minorEastAsia"/>
      <w:kern w:val="0"/>
      <w:sz w:val="22"/>
      <w:szCs w:val="22"/>
      <w14:ligatures w14:val="none"/>
    </w:rPr>
  </w:style>
  <w:style w:type="paragraph" w:styleId="TOCHeading">
    <w:name w:val="TOC Heading"/>
    <w:basedOn w:val="Heading1"/>
    <w:next w:val="Normal"/>
    <w:uiPriority w:val="39"/>
    <w:unhideWhenUsed/>
    <w:qFormat/>
    <w:rsid w:val="00AA104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AA1049"/>
    <w:pPr>
      <w:spacing w:after="100"/>
      <w:ind w:left="240"/>
    </w:pPr>
  </w:style>
  <w:style w:type="paragraph" w:styleId="TOC3">
    <w:name w:val="toc 3"/>
    <w:basedOn w:val="Normal"/>
    <w:next w:val="Normal"/>
    <w:autoRedefine/>
    <w:uiPriority w:val="39"/>
    <w:unhideWhenUsed/>
    <w:rsid w:val="00AA1049"/>
    <w:pPr>
      <w:spacing w:after="100"/>
      <w:ind w:left="480"/>
    </w:pPr>
  </w:style>
  <w:style w:type="paragraph" w:styleId="TOC1">
    <w:name w:val="toc 1"/>
    <w:basedOn w:val="Normal"/>
    <w:next w:val="Normal"/>
    <w:autoRedefine/>
    <w:uiPriority w:val="39"/>
    <w:unhideWhenUsed/>
    <w:rsid w:val="00AA1049"/>
    <w:pPr>
      <w:spacing w:after="100"/>
    </w:pPr>
  </w:style>
  <w:style w:type="character" w:styleId="Hyperlink">
    <w:name w:val="Hyperlink"/>
    <w:basedOn w:val="DefaultParagraphFont"/>
    <w:uiPriority w:val="99"/>
    <w:unhideWhenUsed/>
    <w:rsid w:val="00AA1049"/>
    <w:rPr>
      <w:color w:val="467886" w:themeColor="hyperlink"/>
      <w:u w:val="single"/>
    </w:rPr>
  </w:style>
  <w:style w:type="paragraph" w:styleId="Revision">
    <w:name w:val="Revision"/>
    <w:hidden/>
    <w:uiPriority w:val="99"/>
    <w:semiHidden/>
    <w:rsid w:val="00155824"/>
    <w:pPr>
      <w:spacing w:after="0" w:line="240" w:lineRule="auto"/>
    </w:pPr>
  </w:style>
  <w:style w:type="character" w:styleId="CommentReference">
    <w:name w:val="annotation reference"/>
    <w:basedOn w:val="DefaultParagraphFont"/>
    <w:uiPriority w:val="99"/>
    <w:semiHidden/>
    <w:unhideWhenUsed/>
    <w:rsid w:val="00155824"/>
    <w:rPr>
      <w:sz w:val="16"/>
      <w:szCs w:val="16"/>
    </w:rPr>
  </w:style>
  <w:style w:type="paragraph" w:styleId="CommentText">
    <w:name w:val="annotation text"/>
    <w:basedOn w:val="Normal"/>
    <w:link w:val="CommentTextChar"/>
    <w:uiPriority w:val="99"/>
    <w:unhideWhenUsed/>
    <w:rsid w:val="00155824"/>
    <w:pPr>
      <w:spacing w:line="240" w:lineRule="auto"/>
    </w:pPr>
    <w:rPr>
      <w:sz w:val="20"/>
      <w:szCs w:val="20"/>
    </w:rPr>
  </w:style>
  <w:style w:type="character" w:customStyle="1" w:styleId="CommentTextChar">
    <w:name w:val="Comment Text Char"/>
    <w:basedOn w:val="DefaultParagraphFont"/>
    <w:link w:val="CommentText"/>
    <w:uiPriority w:val="99"/>
    <w:rsid w:val="00155824"/>
    <w:rPr>
      <w:sz w:val="20"/>
      <w:szCs w:val="20"/>
    </w:rPr>
  </w:style>
  <w:style w:type="paragraph" w:styleId="CommentSubject">
    <w:name w:val="annotation subject"/>
    <w:basedOn w:val="CommentText"/>
    <w:next w:val="CommentText"/>
    <w:link w:val="CommentSubjectChar"/>
    <w:uiPriority w:val="99"/>
    <w:semiHidden/>
    <w:unhideWhenUsed/>
    <w:rsid w:val="00155824"/>
    <w:rPr>
      <w:b/>
      <w:bCs/>
    </w:rPr>
  </w:style>
  <w:style w:type="character" w:customStyle="1" w:styleId="CommentSubjectChar">
    <w:name w:val="Comment Subject Char"/>
    <w:basedOn w:val="CommentTextChar"/>
    <w:link w:val="CommentSubject"/>
    <w:uiPriority w:val="99"/>
    <w:semiHidden/>
    <w:rsid w:val="00155824"/>
    <w:rPr>
      <w:b/>
      <w:bCs/>
      <w:sz w:val="20"/>
      <w:szCs w:val="20"/>
    </w:rPr>
  </w:style>
  <w:style w:type="paragraph" w:styleId="NormalWeb">
    <w:name w:val="Normal (Web)"/>
    <w:basedOn w:val="Normal"/>
    <w:uiPriority w:val="99"/>
    <w:semiHidden/>
    <w:unhideWhenUsed/>
    <w:rsid w:val="00BE5D6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4">
    <w:name w:val="toc 4"/>
    <w:basedOn w:val="Normal"/>
    <w:next w:val="Normal"/>
    <w:autoRedefine/>
    <w:uiPriority w:val="39"/>
    <w:unhideWhenUsed/>
    <w:rsid w:val="009B5373"/>
    <w:pPr>
      <w:spacing w:after="100"/>
      <w:ind w:left="720"/>
    </w:pPr>
    <w:rPr>
      <w:rFonts w:eastAsiaTheme="minorEastAsia"/>
    </w:rPr>
  </w:style>
  <w:style w:type="paragraph" w:styleId="TOC5">
    <w:name w:val="toc 5"/>
    <w:basedOn w:val="Normal"/>
    <w:next w:val="Normal"/>
    <w:autoRedefine/>
    <w:uiPriority w:val="39"/>
    <w:unhideWhenUsed/>
    <w:rsid w:val="009B5373"/>
    <w:pPr>
      <w:spacing w:after="100"/>
      <w:ind w:left="960"/>
    </w:pPr>
    <w:rPr>
      <w:rFonts w:eastAsiaTheme="minorEastAsia"/>
    </w:rPr>
  </w:style>
  <w:style w:type="paragraph" w:styleId="TOC6">
    <w:name w:val="toc 6"/>
    <w:basedOn w:val="Normal"/>
    <w:next w:val="Normal"/>
    <w:autoRedefine/>
    <w:uiPriority w:val="39"/>
    <w:unhideWhenUsed/>
    <w:rsid w:val="009B5373"/>
    <w:pPr>
      <w:spacing w:after="100"/>
      <w:ind w:left="1200"/>
    </w:pPr>
    <w:rPr>
      <w:rFonts w:eastAsiaTheme="minorEastAsia"/>
    </w:rPr>
  </w:style>
  <w:style w:type="paragraph" w:styleId="TOC7">
    <w:name w:val="toc 7"/>
    <w:basedOn w:val="Normal"/>
    <w:next w:val="Normal"/>
    <w:autoRedefine/>
    <w:uiPriority w:val="39"/>
    <w:unhideWhenUsed/>
    <w:rsid w:val="009B5373"/>
    <w:pPr>
      <w:spacing w:after="100"/>
      <w:ind w:left="1440"/>
    </w:pPr>
    <w:rPr>
      <w:rFonts w:eastAsiaTheme="minorEastAsia"/>
    </w:rPr>
  </w:style>
  <w:style w:type="paragraph" w:styleId="TOC8">
    <w:name w:val="toc 8"/>
    <w:basedOn w:val="Normal"/>
    <w:next w:val="Normal"/>
    <w:autoRedefine/>
    <w:uiPriority w:val="39"/>
    <w:unhideWhenUsed/>
    <w:rsid w:val="009B5373"/>
    <w:pPr>
      <w:spacing w:after="100"/>
      <w:ind w:left="1680"/>
    </w:pPr>
    <w:rPr>
      <w:rFonts w:eastAsiaTheme="minorEastAsia"/>
    </w:rPr>
  </w:style>
  <w:style w:type="paragraph" w:styleId="TOC9">
    <w:name w:val="toc 9"/>
    <w:basedOn w:val="Normal"/>
    <w:next w:val="Normal"/>
    <w:autoRedefine/>
    <w:uiPriority w:val="39"/>
    <w:unhideWhenUsed/>
    <w:rsid w:val="009B5373"/>
    <w:pPr>
      <w:spacing w:after="100"/>
      <w:ind w:left="1920"/>
    </w:pPr>
    <w:rPr>
      <w:rFonts w:eastAsiaTheme="minorEastAsia"/>
    </w:rPr>
  </w:style>
  <w:style w:type="character" w:styleId="UnresolvedMention">
    <w:name w:val="Unresolved Mention"/>
    <w:basedOn w:val="DefaultParagraphFont"/>
    <w:uiPriority w:val="99"/>
    <w:semiHidden/>
    <w:unhideWhenUsed/>
    <w:rsid w:val="009B5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6874">
      <w:bodyDiv w:val="1"/>
      <w:marLeft w:val="0"/>
      <w:marRight w:val="0"/>
      <w:marTop w:val="0"/>
      <w:marBottom w:val="0"/>
      <w:divBdr>
        <w:top w:val="none" w:sz="0" w:space="0" w:color="auto"/>
        <w:left w:val="none" w:sz="0" w:space="0" w:color="auto"/>
        <w:bottom w:val="none" w:sz="0" w:space="0" w:color="auto"/>
        <w:right w:val="none" w:sz="0" w:space="0" w:color="auto"/>
      </w:divBdr>
    </w:div>
    <w:div w:id="232130887">
      <w:bodyDiv w:val="1"/>
      <w:marLeft w:val="0"/>
      <w:marRight w:val="0"/>
      <w:marTop w:val="0"/>
      <w:marBottom w:val="0"/>
      <w:divBdr>
        <w:top w:val="none" w:sz="0" w:space="0" w:color="auto"/>
        <w:left w:val="none" w:sz="0" w:space="0" w:color="auto"/>
        <w:bottom w:val="none" w:sz="0" w:space="0" w:color="auto"/>
        <w:right w:val="none" w:sz="0" w:space="0" w:color="auto"/>
      </w:divBdr>
    </w:div>
    <w:div w:id="432407250">
      <w:bodyDiv w:val="1"/>
      <w:marLeft w:val="0"/>
      <w:marRight w:val="0"/>
      <w:marTop w:val="0"/>
      <w:marBottom w:val="0"/>
      <w:divBdr>
        <w:top w:val="none" w:sz="0" w:space="0" w:color="auto"/>
        <w:left w:val="none" w:sz="0" w:space="0" w:color="auto"/>
        <w:bottom w:val="none" w:sz="0" w:space="0" w:color="auto"/>
        <w:right w:val="none" w:sz="0" w:space="0" w:color="auto"/>
      </w:divBdr>
    </w:div>
    <w:div w:id="666787591">
      <w:bodyDiv w:val="1"/>
      <w:marLeft w:val="0"/>
      <w:marRight w:val="0"/>
      <w:marTop w:val="0"/>
      <w:marBottom w:val="0"/>
      <w:divBdr>
        <w:top w:val="none" w:sz="0" w:space="0" w:color="auto"/>
        <w:left w:val="none" w:sz="0" w:space="0" w:color="auto"/>
        <w:bottom w:val="none" w:sz="0" w:space="0" w:color="auto"/>
        <w:right w:val="none" w:sz="0" w:space="0" w:color="auto"/>
      </w:divBdr>
    </w:div>
    <w:div w:id="669794888">
      <w:bodyDiv w:val="1"/>
      <w:marLeft w:val="0"/>
      <w:marRight w:val="0"/>
      <w:marTop w:val="0"/>
      <w:marBottom w:val="0"/>
      <w:divBdr>
        <w:top w:val="none" w:sz="0" w:space="0" w:color="auto"/>
        <w:left w:val="none" w:sz="0" w:space="0" w:color="auto"/>
        <w:bottom w:val="none" w:sz="0" w:space="0" w:color="auto"/>
        <w:right w:val="none" w:sz="0" w:space="0" w:color="auto"/>
      </w:divBdr>
    </w:div>
    <w:div w:id="818229324">
      <w:bodyDiv w:val="1"/>
      <w:marLeft w:val="0"/>
      <w:marRight w:val="0"/>
      <w:marTop w:val="0"/>
      <w:marBottom w:val="0"/>
      <w:divBdr>
        <w:top w:val="none" w:sz="0" w:space="0" w:color="auto"/>
        <w:left w:val="none" w:sz="0" w:space="0" w:color="auto"/>
        <w:bottom w:val="none" w:sz="0" w:space="0" w:color="auto"/>
        <w:right w:val="none" w:sz="0" w:space="0" w:color="auto"/>
      </w:divBdr>
    </w:div>
    <w:div w:id="1859389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3348071E4D4C99A7168DB19FDF65CE"/>
        <w:category>
          <w:name w:val="General"/>
          <w:gallery w:val="placeholder"/>
        </w:category>
        <w:types>
          <w:type w:val="bbPlcHdr"/>
        </w:types>
        <w:behaviors>
          <w:behavior w:val="content"/>
        </w:behaviors>
        <w:guid w:val="{9992A130-C8CA-43CF-9A65-D77A6AC85DEC}"/>
      </w:docPartPr>
      <w:docPartBody>
        <w:p w:rsidR="00C807D1" w:rsidRDefault="00C807D1" w:rsidP="00C807D1">
          <w:pPr>
            <w:pStyle w:val="693348071E4D4C99A7168DB19FDF65CE"/>
          </w:pPr>
          <w:r>
            <w:rPr>
              <w:rFonts w:asciiTheme="majorHAnsi" w:eastAsiaTheme="majorEastAsia" w:hAnsiTheme="majorHAnsi" w:cstheme="majorBidi"/>
              <w:caps/>
              <w:color w:val="156082" w:themeColor="accent1"/>
              <w:sz w:val="80"/>
              <w:szCs w:val="80"/>
            </w:rPr>
            <w:t>[Document title]</w:t>
          </w:r>
        </w:p>
      </w:docPartBody>
    </w:docPart>
    <w:docPart>
      <w:docPartPr>
        <w:name w:val="1CF1B6F120F34272A89F9B49C6DC6927"/>
        <w:category>
          <w:name w:val="General"/>
          <w:gallery w:val="placeholder"/>
        </w:category>
        <w:types>
          <w:type w:val="bbPlcHdr"/>
        </w:types>
        <w:behaviors>
          <w:behavior w:val="content"/>
        </w:behaviors>
        <w:guid w:val="{1CFD3CE5-C041-43BA-8580-67899E6EF1AF}"/>
      </w:docPartPr>
      <w:docPartBody>
        <w:p w:rsidR="00C807D1" w:rsidRDefault="00C807D1" w:rsidP="00C807D1">
          <w:pPr>
            <w:pStyle w:val="1CF1B6F120F34272A89F9B49C6DC692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ebkit-standard">
    <w:altName w:val="Cambria"/>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7D1"/>
    <w:rsid w:val="00073368"/>
    <w:rsid w:val="00090710"/>
    <w:rsid w:val="000F0BF0"/>
    <w:rsid w:val="00133164"/>
    <w:rsid w:val="002A4166"/>
    <w:rsid w:val="002C3443"/>
    <w:rsid w:val="00301A99"/>
    <w:rsid w:val="0039639A"/>
    <w:rsid w:val="003C690E"/>
    <w:rsid w:val="004344B5"/>
    <w:rsid w:val="00462DEE"/>
    <w:rsid w:val="00491FA9"/>
    <w:rsid w:val="004A5EE7"/>
    <w:rsid w:val="00503D9D"/>
    <w:rsid w:val="005658B0"/>
    <w:rsid w:val="00583359"/>
    <w:rsid w:val="005A0700"/>
    <w:rsid w:val="005B5922"/>
    <w:rsid w:val="00601AE8"/>
    <w:rsid w:val="006A272B"/>
    <w:rsid w:val="006F207E"/>
    <w:rsid w:val="00863DC2"/>
    <w:rsid w:val="00A17DF6"/>
    <w:rsid w:val="00A85582"/>
    <w:rsid w:val="00C807D1"/>
    <w:rsid w:val="00D91CC9"/>
    <w:rsid w:val="00DD5316"/>
    <w:rsid w:val="00E113E0"/>
    <w:rsid w:val="00F00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3348071E4D4C99A7168DB19FDF65CE">
    <w:name w:val="693348071E4D4C99A7168DB19FDF65CE"/>
    <w:rsid w:val="00C807D1"/>
  </w:style>
  <w:style w:type="paragraph" w:customStyle="1" w:styleId="1CF1B6F120F34272A89F9B49C6DC6927">
    <w:name w:val="1CF1B6F120F34272A89F9B49C6DC6927"/>
    <w:rsid w:val="00C807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F6E8F-3835-430E-8F9D-52646819D758}">
  <ds:schemaRefs>
    <ds:schemaRef ds:uri="http://schemas.openxmlformats.org/officeDocument/2006/bibliography"/>
  </ds:schemaRefs>
</ds:datastoreItem>
</file>

<file path=docMetadata/LabelInfo.xml><?xml version="1.0" encoding="utf-8"?>
<clbl:labelList xmlns:clbl="http://schemas.microsoft.com/office/2020/mipLabelMetadata">
  <clbl:label id="{152bbb85-8f49-479d-ae36-667b714db621}" enabled="0" method="" siteId="{152bbb85-8f49-479d-ae36-667b714db621}" removed="1"/>
</clbl:labelList>
</file>

<file path=docProps/app.xml><?xml version="1.0" encoding="utf-8"?>
<Properties xmlns="http://schemas.openxmlformats.org/officeDocument/2006/extended-properties" xmlns:vt="http://schemas.openxmlformats.org/officeDocument/2006/docPropsVTypes">
  <Template>Normal</Template>
  <TotalTime>2</TotalTime>
  <Pages>1</Pages>
  <Words>47550</Words>
  <Characters>241079</Characters>
  <Application>Microsoft Office Word</Application>
  <DocSecurity>0</DocSecurity>
  <Lines>4229</Lines>
  <Paragraphs>1911</Paragraphs>
  <ScaleCrop>false</ScaleCrop>
  <HeadingPairs>
    <vt:vector size="2" baseType="variant">
      <vt:variant>
        <vt:lpstr>Title</vt:lpstr>
      </vt:variant>
      <vt:variant>
        <vt:i4>1</vt:i4>
      </vt:variant>
    </vt:vector>
  </HeadingPairs>
  <TitlesOfParts>
    <vt:vector size="1" baseType="lpstr">
      <vt:lpstr>Don’t Think When You Code</vt:lpstr>
    </vt:vector>
  </TitlesOfParts>
  <Company/>
  <LinksUpToDate>false</LinksUpToDate>
  <CharactersWithSpaces>286718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Don’t Think When You Code</dc:title>
  <dc:subject>By Joel Karr</dc:subject>
  <dc:creator>Joel Karr</dc:creator>
  <cp:keywords/>
  <dc:description/>
  <cp:lastModifiedBy>Joel Karr</cp:lastModifiedBy>
  <cp:revision>4</cp:revision>
  <dcterms:created xsi:type="dcterms:W3CDTF">2026-03-15T23:14:00Z</dcterms:created>
  <dcterms:modified xsi:type="dcterms:W3CDTF">2026-03-16T00:04:00Z</dcterms:modified>
</cp:coreProperties>
</file>