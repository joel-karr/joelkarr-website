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eastAsiaTheme="minorHAnsi"/>
          <w:color w:val="156082" w:themeColor="accent1"/>
          <w:kern w:val="2"/>
          <w:sz w:val="24"/>
          <w:szCs w:val="24"/>
          <w14:ligatures w14:val="standardContextual"/>
        </w:rPr>
        <w:id w:val="-1288039353"/>
        <w:docPartObj>
          <w:docPartGallery w:val="Cover Pages"/>
          <w:docPartUnique/>
        </w:docPartObj>
      </w:sdtPr>
      <w:sdtEndPr>
        <w:rPr>
          <w:color w:val="auto"/>
        </w:rPr>
      </w:sdtEndPr>
      <w:sdtContent>
        <w:p w14:paraId="0EE167C2" w14:textId="7DF92215" w:rsidR="00374B0B" w:rsidRDefault="00374B0B">
          <w:pPr>
            <w:pStyle w:val="NoSpacing"/>
            <w:spacing w:before="1540" w:after="240"/>
            <w:jc w:val="center"/>
            <w:rPr>
              <w:color w:val="156082" w:themeColor="accent1"/>
            </w:rPr>
          </w:pPr>
          <w:r>
            <w:rPr>
              <w:noProof/>
              <w:color w:val="156082" w:themeColor="accent1"/>
            </w:rPr>
            <w:drawing>
              <wp:inline distT="0" distB="0" distL="0" distR="0" wp14:anchorId="76D0528A" wp14:editId="30FB5E1D">
                <wp:extent cx="1417320" cy="750898"/>
                <wp:effectExtent l="0" t="0" r="0" b="0"/>
                <wp:docPr id="1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55.png"/>
                        <pic:cNvPicPr/>
                      </pic:nvPicPr>
                      <pic:blipFill>
                        <a:blip r:embed="rId6"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417320" cy="750898"/>
                        </a:xfrm>
                        <a:prstGeom prst="rect">
                          <a:avLst/>
                        </a:prstGeom>
                        <a:noFill/>
                        <a:ln>
                          <a:noFill/>
                        </a:ln>
                      </pic:spPr>
                    </pic:pic>
                  </a:graphicData>
                </a:graphic>
              </wp:inline>
            </w:drawing>
          </w:r>
        </w:p>
        <w:sdt>
          <w:sdtPr>
            <w:rPr>
              <w:rFonts w:asciiTheme="majorHAnsi" w:eastAsiaTheme="majorEastAsia" w:hAnsiTheme="majorHAnsi" w:cstheme="majorBidi"/>
              <w:caps/>
              <w:color w:val="156082" w:themeColor="accent1"/>
              <w:sz w:val="56"/>
              <w:szCs w:val="56"/>
            </w:rPr>
            <w:alias w:val="Title"/>
            <w:tag w:val=""/>
            <w:id w:val="1735040861"/>
            <w:placeholder>
              <w:docPart w:val="693348071E4D4C99A7168DB19FDF65CE"/>
            </w:placeholder>
            <w:dataBinding w:prefixMappings="xmlns:ns0='http://purl.org/dc/elements/1.1/' xmlns:ns1='http://schemas.openxmlformats.org/package/2006/metadata/core-properties' " w:xpath="/ns1:coreProperties[1]/ns0:title[1]" w:storeItemID="{6C3C8BC8-F283-45AE-878A-BAB7291924A1}"/>
            <w:text/>
          </w:sdtPr>
          <w:sdtEndPr/>
          <w:sdtContent>
            <w:p w14:paraId="785631D9" w14:textId="07837212" w:rsidR="00374B0B" w:rsidRPr="00374B0B" w:rsidRDefault="00374B0B">
              <w:pPr>
                <w:pStyle w:val="NoSpacing"/>
                <w:pBdr>
                  <w:top w:val="single" w:sz="6" w:space="6" w:color="156082" w:themeColor="accent1"/>
                  <w:bottom w:val="single" w:sz="6" w:space="6" w:color="156082" w:themeColor="accent1"/>
                </w:pBdr>
                <w:spacing w:after="240"/>
                <w:jc w:val="center"/>
                <w:rPr>
                  <w:rFonts w:asciiTheme="majorHAnsi" w:eastAsiaTheme="majorEastAsia" w:hAnsiTheme="majorHAnsi" w:cstheme="majorBidi"/>
                  <w:caps/>
                  <w:color w:val="156082" w:themeColor="accent1"/>
                  <w:sz w:val="56"/>
                  <w:szCs w:val="56"/>
                </w:rPr>
              </w:pPr>
              <w:r>
                <w:rPr>
                  <w:rFonts w:asciiTheme="majorHAnsi" w:eastAsiaTheme="majorEastAsia" w:hAnsiTheme="majorHAnsi" w:cstheme="majorBidi"/>
                  <w:caps/>
                  <w:color w:val="156082" w:themeColor="accent1"/>
                  <w:sz w:val="56"/>
                  <w:szCs w:val="56"/>
                </w:rPr>
                <w:t>Don’t Think When You Code</w:t>
              </w:r>
            </w:p>
          </w:sdtContent>
        </w:sdt>
        <w:sdt>
          <w:sdtPr>
            <w:rPr>
              <w:color w:val="156082" w:themeColor="accent1"/>
              <w:sz w:val="28"/>
              <w:szCs w:val="28"/>
            </w:rPr>
            <w:alias w:val="Subtitle"/>
            <w:tag w:val=""/>
            <w:id w:val="328029620"/>
            <w:placeholder>
              <w:docPart w:val="1CF1B6F120F34272A89F9B49C6DC6927"/>
            </w:placeholder>
            <w:dataBinding w:prefixMappings="xmlns:ns0='http://purl.org/dc/elements/1.1/' xmlns:ns1='http://schemas.openxmlformats.org/package/2006/metadata/core-properties' " w:xpath="/ns1:coreProperties[1]/ns0:subject[1]" w:storeItemID="{6C3C8BC8-F283-45AE-878A-BAB7291924A1}"/>
            <w:text/>
          </w:sdtPr>
          <w:sdtEndPr/>
          <w:sdtContent>
            <w:p w14:paraId="1DC350C3" w14:textId="7811D246" w:rsidR="00374B0B" w:rsidRDefault="00A524F1">
              <w:pPr>
                <w:pStyle w:val="NoSpacing"/>
                <w:jc w:val="center"/>
                <w:rPr>
                  <w:color w:val="156082" w:themeColor="accent1"/>
                  <w:sz w:val="28"/>
                  <w:szCs w:val="28"/>
                </w:rPr>
              </w:pPr>
              <w:r>
                <w:rPr>
                  <w:color w:val="156082" w:themeColor="accent1"/>
                  <w:sz w:val="28"/>
                  <w:szCs w:val="28"/>
                </w:rPr>
                <w:t>By Joel Karr</w:t>
              </w:r>
            </w:p>
          </w:sdtContent>
        </w:sdt>
        <w:p w14:paraId="68FE174A" w14:textId="473455BA" w:rsidR="00374B0B" w:rsidRDefault="00374B0B">
          <w:pPr>
            <w:pStyle w:val="NoSpacing"/>
            <w:spacing w:before="480"/>
            <w:jc w:val="center"/>
            <w:rPr>
              <w:color w:val="156082" w:themeColor="accent1"/>
            </w:rPr>
          </w:pPr>
          <w:r>
            <w:rPr>
              <w:noProof/>
              <w:color w:val="156082" w:themeColor="accent1"/>
            </w:rPr>
            <w:drawing>
              <wp:inline distT="0" distB="0" distL="0" distR="0" wp14:anchorId="63EC8833" wp14:editId="3DC995B0">
                <wp:extent cx="758952" cy="478932"/>
                <wp:effectExtent l="0" t="0" r="3175" b="0"/>
                <wp:docPr id="144"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7"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58952" cy="478932"/>
                        </a:xfrm>
                        <a:prstGeom prst="rect">
                          <a:avLst/>
                        </a:prstGeom>
                      </pic:spPr>
                    </pic:pic>
                  </a:graphicData>
                </a:graphic>
              </wp:inline>
            </w:drawing>
          </w:r>
        </w:p>
        <w:p w14:paraId="6FAE8326" w14:textId="0BF0C17F" w:rsidR="00374B0B" w:rsidRDefault="00374B0B">
          <w:pPr>
            <w:rPr>
              <w:rFonts w:asciiTheme="majorHAnsi" w:eastAsiaTheme="majorEastAsia" w:hAnsiTheme="majorHAnsi" w:cstheme="majorBidi"/>
              <w:color w:val="0F4761" w:themeColor="accent1" w:themeShade="BF"/>
              <w:sz w:val="32"/>
              <w:szCs w:val="32"/>
            </w:rPr>
          </w:pPr>
          <w:r>
            <w:br w:type="page"/>
          </w:r>
        </w:p>
      </w:sdtContent>
    </w:sdt>
    <w:p w14:paraId="54032943" w14:textId="77777777" w:rsidR="00374B0B" w:rsidRDefault="00374B0B" w:rsidP="00FA36F3">
      <w:pPr>
        <w:pStyle w:val="Heading2"/>
      </w:pPr>
    </w:p>
    <w:sdt>
      <w:sdtPr>
        <w:rPr>
          <w:rFonts w:asciiTheme="minorHAnsi" w:eastAsiaTheme="minorHAnsi" w:hAnsiTheme="minorHAnsi" w:cstheme="minorBidi"/>
          <w:color w:val="auto"/>
          <w:kern w:val="2"/>
          <w:sz w:val="24"/>
          <w:szCs w:val="24"/>
          <w14:ligatures w14:val="standardContextual"/>
        </w:rPr>
        <w:id w:val="1041626623"/>
        <w:docPartObj>
          <w:docPartGallery w:val="Table of Contents"/>
          <w:docPartUnique/>
        </w:docPartObj>
      </w:sdtPr>
      <w:sdtEndPr>
        <w:rPr>
          <w:b/>
          <w:bCs/>
          <w:noProof/>
        </w:rPr>
      </w:sdtEndPr>
      <w:sdtContent>
        <w:p w14:paraId="130C964B" w14:textId="5B45C7B1" w:rsidR="00AA1049" w:rsidRDefault="00AA1049">
          <w:pPr>
            <w:pStyle w:val="TOCHeading"/>
          </w:pPr>
          <w:r>
            <w:t>Contents</w:t>
          </w:r>
        </w:p>
        <w:p w14:paraId="0F082E69" w14:textId="721378CE" w:rsidR="005A7E77" w:rsidRDefault="00AA1049">
          <w:pPr>
            <w:pStyle w:val="TOC2"/>
            <w:tabs>
              <w:tab w:val="right" w:leader="dot" w:pos="9350"/>
            </w:tabs>
            <w:rPr>
              <w:ins w:id="0" w:author="Joel Karr" w:date="2026-03-06T21:40:00Z" w16du:dateUtc="2026-03-07T03:40:00Z"/>
              <w:rFonts w:eastAsiaTheme="minorEastAsia"/>
              <w:noProof/>
            </w:rPr>
          </w:pPr>
          <w:r>
            <w:fldChar w:fldCharType="begin"/>
          </w:r>
          <w:r>
            <w:instrText xml:space="preserve"> TOC \o "1-3" \h \z \u </w:instrText>
          </w:r>
          <w:r>
            <w:fldChar w:fldCharType="separate"/>
          </w:r>
          <w:ins w:id="1" w:author="Joel Karr" w:date="2026-03-06T21:40:00Z" w16du:dateUtc="2026-03-07T03:40:00Z">
            <w:r w:rsidR="005A7E77" w:rsidRPr="00F04E9E">
              <w:rPr>
                <w:rStyle w:val="Hyperlink"/>
                <w:noProof/>
              </w:rPr>
              <w:fldChar w:fldCharType="begin"/>
            </w:r>
            <w:r w:rsidR="005A7E77" w:rsidRPr="00F04E9E">
              <w:rPr>
                <w:rStyle w:val="Hyperlink"/>
                <w:noProof/>
              </w:rPr>
              <w:instrText xml:space="preserve"> </w:instrText>
            </w:r>
            <w:r w:rsidR="005A7E77">
              <w:rPr>
                <w:noProof/>
              </w:rPr>
              <w:instrText>HYPERLINK \l "_Toc223725655"</w:instrText>
            </w:r>
            <w:r w:rsidR="005A7E77" w:rsidRPr="00F04E9E">
              <w:rPr>
                <w:rStyle w:val="Hyperlink"/>
                <w:noProof/>
              </w:rPr>
              <w:instrText xml:space="preserve"> </w:instrText>
            </w:r>
            <w:r w:rsidR="005A7E77" w:rsidRPr="00F04E9E">
              <w:rPr>
                <w:rStyle w:val="Hyperlink"/>
                <w:noProof/>
              </w:rPr>
            </w:r>
            <w:r w:rsidR="005A7E77" w:rsidRPr="00F04E9E">
              <w:rPr>
                <w:rStyle w:val="Hyperlink"/>
                <w:noProof/>
              </w:rPr>
              <w:fldChar w:fldCharType="separate"/>
            </w:r>
            <w:r w:rsidR="005A7E77" w:rsidRPr="00F04E9E">
              <w:rPr>
                <w:rStyle w:val="Hyperlink"/>
                <w:noProof/>
              </w:rPr>
              <w:t>When the Same Work Feels Different</w:t>
            </w:r>
            <w:r w:rsidR="005A7E77">
              <w:rPr>
                <w:noProof/>
                <w:webHidden/>
              </w:rPr>
              <w:tab/>
            </w:r>
            <w:r w:rsidR="005A7E77">
              <w:rPr>
                <w:noProof/>
                <w:webHidden/>
              </w:rPr>
              <w:fldChar w:fldCharType="begin"/>
            </w:r>
            <w:r w:rsidR="005A7E77">
              <w:rPr>
                <w:noProof/>
                <w:webHidden/>
              </w:rPr>
              <w:instrText xml:space="preserve"> PAGEREF _Toc223725655 \h </w:instrText>
            </w:r>
          </w:ins>
          <w:r w:rsidR="005A7E77">
            <w:rPr>
              <w:noProof/>
              <w:webHidden/>
            </w:rPr>
          </w:r>
          <w:ins w:id="2" w:author="Joel Karr" w:date="2026-03-06T21:40:00Z" w16du:dateUtc="2026-03-07T03:40:00Z">
            <w:r w:rsidR="005A7E77">
              <w:rPr>
                <w:noProof/>
                <w:webHidden/>
              </w:rPr>
              <w:fldChar w:fldCharType="separate"/>
            </w:r>
            <w:r w:rsidR="005A7E77">
              <w:rPr>
                <w:noProof/>
                <w:webHidden/>
              </w:rPr>
              <w:t>12</w:t>
            </w:r>
            <w:r w:rsidR="005A7E77">
              <w:rPr>
                <w:noProof/>
                <w:webHidden/>
              </w:rPr>
              <w:fldChar w:fldCharType="end"/>
            </w:r>
            <w:r w:rsidR="005A7E77" w:rsidRPr="00F04E9E">
              <w:rPr>
                <w:rStyle w:val="Hyperlink"/>
                <w:noProof/>
              </w:rPr>
              <w:fldChar w:fldCharType="end"/>
            </w:r>
          </w:ins>
        </w:p>
        <w:p w14:paraId="47E92E03" w14:textId="73CBE577" w:rsidR="005A7E77" w:rsidRDefault="005A7E77">
          <w:pPr>
            <w:pStyle w:val="TOC3"/>
            <w:tabs>
              <w:tab w:val="right" w:leader="dot" w:pos="9350"/>
            </w:tabs>
            <w:rPr>
              <w:ins w:id="3" w:author="Joel Karr" w:date="2026-03-06T21:40:00Z" w16du:dateUtc="2026-03-07T03:40:00Z"/>
              <w:rFonts w:eastAsiaTheme="minorEastAsia"/>
              <w:noProof/>
            </w:rPr>
          </w:pPr>
          <w:ins w:id="4" w:author="Joel Karr" w:date="2026-03-06T21:40:00Z" w16du:dateUtc="2026-03-07T03:40:00Z">
            <w:r w:rsidRPr="00F04E9E">
              <w:rPr>
                <w:rStyle w:val="Hyperlink"/>
                <w:noProof/>
              </w:rPr>
              <w:fldChar w:fldCharType="begin"/>
            </w:r>
            <w:r w:rsidRPr="00F04E9E">
              <w:rPr>
                <w:rStyle w:val="Hyperlink"/>
                <w:noProof/>
              </w:rPr>
              <w:instrText xml:space="preserve"> </w:instrText>
            </w:r>
            <w:r>
              <w:rPr>
                <w:noProof/>
              </w:rPr>
              <w:instrText>HYPERLINK \l "_Toc223725656"</w:instrText>
            </w:r>
            <w:r w:rsidRPr="00F04E9E">
              <w:rPr>
                <w:rStyle w:val="Hyperlink"/>
                <w:noProof/>
              </w:rPr>
              <w:instrText xml:space="preserve"> </w:instrText>
            </w:r>
            <w:r w:rsidRPr="00F04E9E">
              <w:rPr>
                <w:rStyle w:val="Hyperlink"/>
                <w:noProof/>
              </w:rPr>
            </w:r>
            <w:r w:rsidRPr="00F04E9E">
              <w:rPr>
                <w:rStyle w:val="Hyperlink"/>
                <w:noProof/>
              </w:rPr>
              <w:fldChar w:fldCharType="separate"/>
            </w:r>
            <w:r w:rsidRPr="00F04E9E">
              <w:rPr>
                <w:rStyle w:val="Hyperlink"/>
                <w:noProof/>
              </w:rPr>
              <w:t>The Discovery of Flow</w:t>
            </w:r>
            <w:r>
              <w:rPr>
                <w:noProof/>
                <w:webHidden/>
              </w:rPr>
              <w:tab/>
            </w:r>
            <w:r>
              <w:rPr>
                <w:noProof/>
                <w:webHidden/>
              </w:rPr>
              <w:fldChar w:fldCharType="begin"/>
            </w:r>
            <w:r>
              <w:rPr>
                <w:noProof/>
                <w:webHidden/>
              </w:rPr>
              <w:instrText xml:space="preserve"> PAGEREF _Toc223725656 \h </w:instrText>
            </w:r>
          </w:ins>
          <w:r>
            <w:rPr>
              <w:noProof/>
              <w:webHidden/>
            </w:rPr>
          </w:r>
          <w:ins w:id="5" w:author="Joel Karr" w:date="2026-03-06T21:40:00Z" w16du:dateUtc="2026-03-07T03:40:00Z">
            <w:r>
              <w:rPr>
                <w:noProof/>
                <w:webHidden/>
              </w:rPr>
              <w:fldChar w:fldCharType="separate"/>
            </w:r>
            <w:r>
              <w:rPr>
                <w:noProof/>
                <w:webHidden/>
              </w:rPr>
              <w:t>14</w:t>
            </w:r>
            <w:r>
              <w:rPr>
                <w:noProof/>
                <w:webHidden/>
              </w:rPr>
              <w:fldChar w:fldCharType="end"/>
            </w:r>
            <w:r w:rsidRPr="00F04E9E">
              <w:rPr>
                <w:rStyle w:val="Hyperlink"/>
                <w:noProof/>
              </w:rPr>
              <w:fldChar w:fldCharType="end"/>
            </w:r>
          </w:ins>
        </w:p>
        <w:p w14:paraId="579707F3" w14:textId="5727E14B" w:rsidR="005A7E77" w:rsidRDefault="005A7E77">
          <w:pPr>
            <w:pStyle w:val="TOC3"/>
            <w:tabs>
              <w:tab w:val="right" w:leader="dot" w:pos="9350"/>
            </w:tabs>
            <w:rPr>
              <w:ins w:id="6" w:author="Joel Karr" w:date="2026-03-06T21:40:00Z" w16du:dateUtc="2026-03-07T03:40:00Z"/>
              <w:rFonts w:eastAsiaTheme="minorEastAsia"/>
              <w:noProof/>
            </w:rPr>
          </w:pPr>
          <w:ins w:id="7" w:author="Joel Karr" w:date="2026-03-06T21:40:00Z" w16du:dateUtc="2026-03-07T03:40:00Z">
            <w:r w:rsidRPr="00F04E9E">
              <w:rPr>
                <w:rStyle w:val="Hyperlink"/>
                <w:noProof/>
              </w:rPr>
              <w:fldChar w:fldCharType="begin"/>
            </w:r>
            <w:r w:rsidRPr="00F04E9E">
              <w:rPr>
                <w:rStyle w:val="Hyperlink"/>
                <w:noProof/>
              </w:rPr>
              <w:instrText xml:space="preserve"> </w:instrText>
            </w:r>
            <w:r>
              <w:rPr>
                <w:noProof/>
              </w:rPr>
              <w:instrText>HYPERLINK \l "_Toc223725657"</w:instrText>
            </w:r>
            <w:r w:rsidRPr="00F04E9E">
              <w:rPr>
                <w:rStyle w:val="Hyperlink"/>
                <w:noProof/>
              </w:rPr>
              <w:instrText xml:space="preserve"> </w:instrText>
            </w:r>
            <w:r w:rsidRPr="00F04E9E">
              <w:rPr>
                <w:rStyle w:val="Hyperlink"/>
                <w:noProof/>
              </w:rPr>
            </w:r>
            <w:r w:rsidRPr="00F04E9E">
              <w:rPr>
                <w:rStyle w:val="Hyperlink"/>
                <w:noProof/>
              </w:rPr>
              <w:fldChar w:fldCharType="separate"/>
            </w:r>
            <w:r w:rsidRPr="00F04E9E">
              <w:rPr>
                <w:rStyle w:val="Hyperlink"/>
                <w:noProof/>
              </w:rPr>
              <w:t>Your Origin Story</w:t>
            </w:r>
            <w:r>
              <w:rPr>
                <w:noProof/>
                <w:webHidden/>
              </w:rPr>
              <w:tab/>
            </w:r>
            <w:r>
              <w:rPr>
                <w:noProof/>
                <w:webHidden/>
              </w:rPr>
              <w:fldChar w:fldCharType="begin"/>
            </w:r>
            <w:r>
              <w:rPr>
                <w:noProof/>
                <w:webHidden/>
              </w:rPr>
              <w:instrText xml:space="preserve"> PAGEREF _Toc223725657 \h </w:instrText>
            </w:r>
          </w:ins>
          <w:r>
            <w:rPr>
              <w:noProof/>
              <w:webHidden/>
            </w:rPr>
          </w:r>
          <w:ins w:id="8" w:author="Joel Karr" w:date="2026-03-06T21:40:00Z" w16du:dateUtc="2026-03-07T03:40:00Z">
            <w:r>
              <w:rPr>
                <w:noProof/>
                <w:webHidden/>
              </w:rPr>
              <w:fldChar w:fldCharType="separate"/>
            </w:r>
            <w:r>
              <w:rPr>
                <w:noProof/>
                <w:webHidden/>
              </w:rPr>
              <w:t>16</w:t>
            </w:r>
            <w:r>
              <w:rPr>
                <w:noProof/>
                <w:webHidden/>
              </w:rPr>
              <w:fldChar w:fldCharType="end"/>
            </w:r>
            <w:r w:rsidRPr="00F04E9E">
              <w:rPr>
                <w:rStyle w:val="Hyperlink"/>
                <w:noProof/>
              </w:rPr>
              <w:fldChar w:fldCharType="end"/>
            </w:r>
          </w:ins>
        </w:p>
        <w:p w14:paraId="5818CD78" w14:textId="47AF3EBF" w:rsidR="005A7E77" w:rsidRDefault="005A7E77">
          <w:pPr>
            <w:pStyle w:val="TOC2"/>
            <w:tabs>
              <w:tab w:val="right" w:leader="dot" w:pos="9350"/>
            </w:tabs>
            <w:rPr>
              <w:ins w:id="9" w:author="Joel Karr" w:date="2026-03-06T21:40:00Z" w16du:dateUtc="2026-03-07T03:40:00Z"/>
              <w:rFonts w:eastAsiaTheme="minorEastAsia"/>
              <w:noProof/>
            </w:rPr>
          </w:pPr>
          <w:ins w:id="10" w:author="Joel Karr" w:date="2026-03-06T21:40:00Z" w16du:dateUtc="2026-03-07T03:40:00Z">
            <w:r w:rsidRPr="00F04E9E">
              <w:rPr>
                <w:rStyle w:val="Hyperlink"/>
                <w:noProof/>
              </w:rPr>
              <w:fldChar w:fldCharType="begin"/>
            </w:r>
            <w:r w:rsidRPr="00F04E9E">
              <w:rPr>
                <w:rStyle w:val="Hyperlink"/>
                <w:noProof/>
              </w:rPr>
              <w:instrText xml:space="preserve"> </w:instrText>
            </w:r>
            <w:r>
              <w:rPr>
                <w:noProof/>
              </w:rPr>
              <w:instrText>HYPERLINK \l "_Toc223725658"</w:instrText>
            </w:r>
            <w:r w:rsidRPr="00F04E9E">
              <w:rPr>
                <w:rStyle w:val="Hyperlink"/>
                <w:noProof/>
              </w:rPr>
              <w:instrText xml:space="preserve"> </w:instrText>
            </w:r>
            <w:r w:rsidRPr="00F04E9E">
              <w:rPr>
                <w:rStyle w:val="Hyperlink"/>
                <w:noProof/>
              </w:rPr>
            </w:r>
            <w:r w:rsidRPr="00F04E9E">
              <w:rPr>
                <w:rStyle w:val="Hyperlink"/>
                <w:noProof/>
              </w:rPr>
              <w:fldChar w:fldCharType="separate"/>
            </w:r>
            <w:r w:rsidRPr="00F04E9E">
              <w:rPr>
                <w:rStyle w:val="Hyperlink"/>
                <w:noProof/>
              </w:rPr>
              <w:t>Two</w:t>
            </w:r>
            <w:r>
              <w:rPr>
                <w:noProof/>
                <w:webHidden/>
              </w:rPr>
              <w:tab/>
            </w:r>
            <w:r>
              <w:rPr>
                <w:noProof/>
                <w:webHidden/>
              </w:rPr>
              <w:fldChar w:fldCharType="begin"/>
            </w:r>
            <w:r>
              <w:rPr>
                <w:noProof/>
                <w:webHidden/>
              </w:rPr>
              <w:instrText xml:space="preserve"> PAGEREF _Toc223725658 \h </w:instrText>
            </w:r>
          </w:ins>
          <w:r>
            <w:rPr>
              <w:noProof/>
              <w:webHidden/>
            </w:rPr>
          </w:r>
          <w:ins w:id="11" w:author="Joel Karr" w:date="2026-03-06T21:40:00Z" w16du:dateUtc="2026-03-07T03:40:00Z">
            <w:r>
              <w:rPr>
                <w:noProof/>
                <w:webHidden/>
              </w:rPr>
              <w:fldChar w:fldCharType="separate"/>
            </w:r>
            <w:r>
              <w:rPr>
                <w:noProof/>
                <w:webHidden/>
              </w:rPr>
              <w:t>18</w:t>
            </w:r>
            <w:r>
              <w:rPr>
                <w:noProof/>
                <w:webHidden/>
              </w:rPr>
              <w:fldChar w:fldCharType="end"/>
            </w:r>
            <w:r w:rsidRPr="00F04E9E">
              <w:rPr>
                <w:rStyle w:val="Hyperlink"/>
                <w:noProof/>
              </w:rPr>
              <w:fldChar w:fldCharType="end"/>
            </w:r>
          </w:ins>
        </w:p>
        <w:p w14:paraId="4A8F466A" w14:textId="0C6326C8" w:rsidR="005A7E77" w:rsidRDefault="005A7E77">
          <w:pPr>
            <w:pStyle w:val="TOC2"/>
            <w:tabs>
              <w:tab w:val="right" w:leader="dot" w:pos="9350"/>
            </w:tabs>
            <w:rPr>
              <w:ins w:id="12" w:author="Joel Karr" w:date="2026-03-06T21:40:00Z" w16du:dateUtc="2026-03-07T03:40:00Z"/>
              <w:rFonts w:eastAsiaTheme="minorEastAsia"/>
              <w:noProof/>
            </w:rPr>
          </w:pPr>
          <w:ins w:id="13" w:author="Joel Karr" w:date="2026-03-06T21:40:00Z" w16du:dateUtc="2026-03-07T03:40:00Z">
            <w:r w:rsidRPr="00F04E9E">
              <w:rPr>
                <w:rStyle w:val="Hyperlink"/>
                <w:noProof/>
              </w:rPr>
              <w:fldChar w:fldCharType="begin"/>
            </w:r>
            <w:r w:rsidRPr="00F04E9E">
              <w:rPr>
                <w:rStyle w:val="Hyperlink"/>
                <w:noProof/>
              </w:rPr>
              <w:instrText xml:space="preserve"> </w:instrText>
            </w:r>
            <w:r>
              <w:rPr>
                <w:noProof/>
              </w:rPr>
              <w:instrText>HYPERLINK \l "_Toc223725659"</w:instrText>
            </w:r>
            <w:r w:rsidRPr="00F04E9E">
              <w:rPr>
                <w:rStyle w:val="Hyperlink"/>
                <w:noProof/>
              </w:rPr>
              <w:instrText xml:space="preserve"> </w:instrText>
            </w:r>
            <w:r w:rsidRPr="00F04E9E">
              <w:rPr>
                <w:rStyle w:val="Hyperlink"/>
                <w:noProof/>
              </w:rPr>
            </w:r>
            <w:r w:rsidRPr="00F04E9E">
              <w:rPr>
                <w:rStyle w:val="Hyperlink"/>
                <w:noProof/>
              </w:rPr>
              <w:fldChar w:fldCharType="separate"/>
            </w:r>
            <w:r w:rsidRPr="00F04E9E">
              <w:rPr>
                <w:rStyle w:val="Hyperlink"/>
                <w:noProof/>
              </w:rPr>
              <w:t>Why Experience, Without Deliberate Practice, Isn’t Enough</w:t>
            </w:r>
            <w:r>
              <w:rPr>
                <w:noProof/>
                <w:webHidden/>
              </w:rPr>
              <w:tab/>
            </w:r>
            <w:r>
              <w:rPr>
                <w:noProof/>
                <w:webHidden/>
              </w:rPr>
              <w:fldChar w:fldCharType="begin"/>
            </w:r>
            <w:r>
              <w:rPr>
                <w:noProof/>
                <w:webHidden/>
              </w:rPr>
              <w:instrText xml:space="preserve"> PAGEREF _Toc223725659 \h </w:instrText>
            </w:r>
          </w:ins>
          <w:r>
            <w:rPr>
              <w:noProof/>
              <w:webHidden/>
            </w:rPr>
          </w:r>
          <w:ins w:id="14" w:author="Joel Karr" w:date="2026-03-06T21:40:00Z" w16du:dateUtc="2026-03-07T03:40:00Z">
            <w:r>
              <w:rPr>
                <w:noProof/>
                <w:webHidden/>
              </w:rPr>
              <w:fldChar w:fldCharType="separate"/>
            </w:r>
            <w:r>
              <w:rPr>
                <w:noProof/>
                <w:webHidden/>
              </w:rPr>
              <w:t>18</w:t>
            </w:r>
            <w:r>
              <w:rPr>
                <w:noProof/>
                <w:webHidden/>
              </w:rPr>
              <w:fldChar w:fldCharType="end"/>
            </w:r>
            <w:r w:rsidRPr="00F04E9E">
              <w:rPr>
                <w:rStyle w:val="Hyperlink"/>
                <w:noProof/>
              </w:rPr>
              <w:fldChar w:fldCharType="end"/>
            </w:r>
          </w:ins>
        </w:p>
        <w:p w14:paraId="758D37D5" w14:textId="1521061D" w:rsidR="005A7E77" w:rsidRDefault="005A7E77">
          <w:pPr>
            <w:pStyle w:val="TOC3"/>
            <w:tabs>
              <w:tab w:val="right" w:leader="dot" w:pos="9350"/>
            </w:tabs>
            <w:rPr>
              <w:ins w:id="15" w:author="Joel Karr" w:date="2026-03-06T21:40:00Z" w16du:dateUtc="2026-03-07T03:40:00Z"/>
              <w:rFonts w:eastAsiaTheme="minorEastAsia"/>
              <w:noProof/>
            </w:rPr>
          </w:pPr>
          <w:ins w:id="16" w:author="Joel Karr" w:date="2026-03-06T21:40:00Z" w16du:dateUtc="2026-03-07T03:40:00Z">
            <w:r w:rsidRPr="00F04E9E">
              <w:rPr>
                <w:rStyle w:val="Hyperlink"/>
                <w:noProof/>
              </w:rPr>
              <w:fldChar w:fldCharType="begin"/>
            </w:r>
            <w:r w:rsidRPr="00F04E9E">
              <w:rPr>
                <w:rStyle w:val="Hyperlink"/>
                <w:noProof/>
              </w:rPr>
              <w:instrText xml:space="preserve"> </w:instrText>
            </w:r>
            <w:r>
              <w:rPr>
                <w:noProof/>
              </w:rPr>
              <w:instrText>HYPERLINK \l "_Toc223725660"</w:instrText>
            </w:r>
            <w:r w:rsidRPr="00F04E9E">
              <w:rPr>
                <w:rStyle w:val="Hyperlink"/>
                <w:noProof/>
              </w:rPr>
              <w:instrText xml:space="preserve"> </w:instrText>
            </w:r>
            <w:r w:rsidRPr="00F04E9E">
              <w:rPr>
                <w:rStyle w:val="Hyperlink"/>
                <w:noProof/>
              </w:rPr>
            </w:r>
            <w:r w:rsidRPr="00F04E9E">
              <w:rPr>
                <w:rStyle w:val="Hyperlink"/>
                <w:noProof/>
              </w:rPr>
              <w:fldChar w:fldCharType="separate"/>
            </w:r>
            <w:r w:rsidRPr="00F04E9E">
              <w:rPr>
                <w:rStyle w:val="Hyperlink"/>
                <w:noProof/>
              </w:rPr>
              <w:t>The Cloud Room</w:t>
            </w:r>
            <w:r>
              <w:rPr>
                <w:noProof/>
                <w:webHidden/>
              </w:rPr>
              <w:tab/>
            </w:r>
            <w:r>
              <w:rPr>
                <w:noProof/>
                <w:webHidden/>
              </w:rPr>
              <w:fldChar w:fldCharType="begin"/>
            </w:r>
            <w:r>
              <w:rPr>
                <w:noProof/>
                <w:webHidden/>
              </w:rPr>
              <w:instrText xml:space="preserve"> PAGEREF _Toc223725660 \h </w:instrText>
            </w:r>
          </w:ins>
          <w:r>
            <w:rPr>
              <w:noProof/>
              <w:webHidden/>
            </w:rPr>
          </w:r>
          <w:ins w:id="17" w:author="Joel Karr" w:date="2026-03-06T21:40:00Z" w16du:dateUtc="2026-03-07T03:40:00Z">
            <w:r>
              <w:rPr>
                <w:noProof/>
                <w:webHidden/>
              </w:rPr>
              <w:fldChar w:fldCharType="separate"/>
            </w:r>
            <w:r>
              <w:rPr>
                <w:noProof/>
                <w:webHidden/>
              </w:rPr>
              <w:t>19</w:t>
            </w:r>
            <w:r>
              <w:rPr>
                <w:noProof/>
                <w:webHidden/>
              </w:rPr>
              <w:fldChar w:fldCharType="end"/>
            </w:r>
            <w:r w:rsidRPr="00F04E9E">
              <w:rPr>
                <w:rStyle w:val="Hyperlink"/>
                <w:noProof/>
              </w:rPr>
              <w:fldChar w:fldCharType="end"/>
            </w:r>
          </w:ins>
        </w:p>
        <w:p w14:paraId="45A3D2BA" w14:textId="6C7EBE72" w:rsidR="005A7E77" w:rsidRDefault="005A7E77">
          <w:pPr>
            <w:pStyle w:val="TOC3"/>
            <w:tabs>
              <w:tab w:val="right" w:leader="dot" w:pos="9350"/>
            </w:tabs>
            <w:rPr>
              <w:ins w:id="18" w:author="Joel Karr" w:date="2026-03-06T21:40:00Z" w16du:dateUtc="2026-03-07T03:40:00Z"/>
              <w:rFonts w:eastAsiaTheme="minorEastAsia"/>
              <w:noProof/>
            </w:rPr>
          </w:pPr>
          <w:ins w:id="19" w:author="Joel Karr" w:date="2026-03-06T21:40:00Z" w16du:dateUtc="2026-03-07T03:40:00Z">
            <w:r w:rsidRPr="00F04E9E">
              <w:rPr>
                <w:rStyle w:val="Hyperlink"/>
                <w:noProof/>
              </w:rPr>
              <w:fldChar w:fldCharType="begin"/>
            </w:r>
            <w:r w:rsidRPr="00F04E9E">
              <w:rPr>
                <w:rStyle w:val="Hyperlink"/>
                <w:noProof/>
              </w:rPr>
              <w:instrText xml:space="preserve"> </w:instrText>
            </w:r>
            <w:r>
              <w:rPr>
                <w:noProof/>
              </w:rPr>
              <w:instrText>HYPERLINK \l "_Toc223725661"</w:instrText>
            </w:r>
            <w:r w:rsidRPr="00F04E9E">
              <w:rPr>
                <w:rStyle w:val="Hyperlink"/>
                <w:noProof/>
              </w:rPr>
              <w:instrText xml:space="preserve"> </w:instrText>
            </w:r>
            <w:r w:rsidRPr="00F04E9E">
              <w:rPr>
                <w:rStyle w:val="Hyperlink"/>
                <w:noProof/>
              </w:rPr>
            </w:r>
            <w:r w:rsidRPr="00F04E9E">
              <w:rPr>
                <w:rStyle w:val="Hyperlink"/>
                <w:noProof/>
              </w:rPr>
              <w:fldChar w:fldCharType="separate"/>
            </w:r>
            <w:r w:rsidRPr="00F04E9E">
              <w:rPr>
                <w:rStyle w:val="Hyperlink"/>
                <w:noProof/>
              </w:rPr>
              <w:t>The Training Journal Technique</w:t>
            </w:r>
            <w:r>
              <w:rPr>
                <w:noProof/>
                <w:webHidden/>
              </w:rPr>
              <w:tab/>
            </w:r>
            <w:r>
              <w:rPr>
                <w:noProof/>
                <w:webHidden/>
              </w:rPr>
              <w:fldChar w:fldCharType="begin"/>
            </w:r>
            <w:r>
              <w:rPr>
                <w:noProof/>
                <w:webHidden/>
              </w:rPr>
              <w:instrText xml:space="preserve"> PAGEREF _Toc223725661 \h </w:instrText>
            </w:r>
          </w:ins>
          <w:r>
            <w:rPr>
              <w:noProof/>
              <w:webHidden/>
            </w:rPr>
          </w:r>
          <w:ins w:id="20" w:author="Joel Karr" w:date="2026-03-06T21:40:00Z" w16du:dateUtc="2026-03-07T03:40:00Z">
            <w:r>
              <w:rPr>
                <w:noProof/>
                <w:webHidden/>
              </w:rPr>
              <w:fldChar w:fldCharType="separate"/>
            </w:r>
            <w:r>
              <w:rPr>
                <w:noProof/>
                <w:webHidden/>
              </w:rPr>
              <w:t>21</w:t>
            </w:r>
            <w:r>
              <w:rPr>
                <w:noProof/>
                <w:webHidden/>
              </w:rPr>
              <w:fldChar w:fldCharType="end"/>
            </w:r>
            <w:r w:rsidRPr="00F04E9E">
              <w:rPr>
                <w:rStyle w:val="Hyperlink"/>
                <w:noProof/>
              </w:rPr>
              <w:fldChar w:fldCharType="end"/>
            </w:r>
          </w:ins>
        </w:p>
        <w:p w14:paraId="38D7F639" w14:textId="6EC89BDA" w:rsidR="005A7E77" w:rsidRDefault="005A7E77">
          <w:pPr>
            <w:pStyle w:val="TOC3"/>
            <w:tabs>
              <w:tab w:val="right" w:leader="dot" w:pos="9350"/>
            </w:tabs>
            <w:rPr>
              <w:ins w:id="21" w:author="Joel Karr" w:date="2026-03-06T21:40:00Z" w16du:dateUtc="2026-03-07T03:40:00Z"/>
              <w:rFonts w:eastAsiaTheme="minorEastAsia"/>
              <w:noProof/>
            </w:rPr>
          </w:pPr>
          <w:ins w:id="22" w:author="Joel Karr" w:date="2026-03-06T21:40:00Z" w16du:dateUtc="2026-03-07T03:40:00Z">
            <w:r w:rsidRPr="00F04E9E">
              <w:rPr>
                <w:rStyle w:val="Hyperlink"/>
                <w:noProof/>
              </w:rPr>
              <w:fldChar w:fldCharType="begin"/>
            </w:r>
            <w:r w:rsidRPr="00F04E9E">
              <w:rPr>
                <w:rStyle w:val="Hyperlink"/>
                <w:noProof/>
              </w:rPr>
              <w:instrText xml:space="preserve"> </w:instrText>
            </w:r>
            <w:r>
              <w:rPr>
                <w:noProof/>
              </w:rPr>
              <w:instrText>HYPERLINK \l "_Toc223725662"</w:instrText>
            </w:r>
            <w:r w:rsidRPr="00F04E9E">
              <w:rPr>
                <w:rStyle w:val="Hyperlink"/>
                <w:noProof/>
              </w:rPr>
              <w:instrText xml:space="preserve"> </w:instrText>
            </w:r>
            <w:r w:rsidRPr="00F04E9E">
              <w:rPr>
                <w:rStyle w:val="Hyperlink"/>
                <w:noProof/>
              </w:rPr>
            </w:r>
            <w:r w:rsidRPr="00F04E9E">
              <w:rPr>
                <w:rStyle w:val="Hyperlink"/>
                <w:noProof/>
              </w:rPr>
              <w:fldChar w:fldCharType="separate"/>
            </w:r>
            <w:r w:rsidRPr="00F04E9E">
              <w:rPr>
                <w:rStyle w:val="Hyperlink"/>
                <w:noProof/>
              </w:rPr>
              <w:t>Building Your Personal Training System</w:t>
            </w:r>
            <w:r>
              <w:rPr>
                <w:noProof/>
                <w:webHidden/>
              </w:rPr>
              <w:tab/>
            </w:r>
            <w:r>
              <w:rPr>
                <w:noProof/>
                <w:webHidden/>
              </w:rPr>
              <w:fldChar w:fldCharType="begin"/>
            </w:r>
            <w:r>
              <w:rPr>
                <w:noProof/>
                <w:webHidden/>
              </w:rPr>
              <w:instrText xml:space="preserve"> PAGEREF _Toc223725662 \h </w:instrText>
            </w:r>
          </w:ins>
          <w:r>
            <w:rPr>
              <w:noProof/>
              <w:webHidden/>
            </w:rPr>
          </w:r>
          <w:ins w:id="23" w:author="Joel Karr" w:date="2026-03-06T21:40:00Z" w16du:dateUtc="2026-03-07T03:40:00Z">
            <w:r>
              <w:rPr>
                <w:noProof/>
                <w:webHidden/>
              </w:rPr>
              <w:fldChar w:fldCharType="separate"/>
            </w:r>
            <w:r>
              <w:rPr>
                <w:noProof/>
                <w:webHidden/>
              </w:rPr>
              <w:t>22</w:t>
            </w:r>
            <w:r>
              <w:rPr>
                <w:noProof/>
                <w:webHidden/>
              </w:rPr>
              <w:fldChar w:fldCharType="end"/>
            </w:r>
            <w:r w:rsidRPr="00F04E9E">
              <w:rPr>
                <w:rStyle w:val="Hyperlink"/>
                <w:noProof/>
              </w:rPr>
              <w:fldChar w:fldCharType="end"/>
            </w:r>
          </w:ins>
        </w:p>
        <w:p w14:paraId="500DBB94" w14:textId="7A796A15" w:rsidR="005A7E77" w:rsidRDefault="005A7E77">
          <w:pPr>
            <w:pStyle w:val="TOC2"/>
            <w:tabs>
              <w:tab w:val="right" w:leader="dot" w:pos="9350"/>
            </w:tabs>
            <w:rPr>
              <w:ins w:id="24" w:author="Joel Karr" w:date="2026-03-06T21:40:00Z" w16du:dateUtc="2026-03-07T03:40:00Z"/>
              <w:rFonts w:eastAsiaTheme="minorEastAsia"/>
              <w:noProof/>
            </w:rPr>
          </w:pPr>
          <w:ins w:id="25" w:author="Joel Karr" w:date="2026-03-06T21:40:00Z" w16du:dateUtc="2026-03-07T03:40:00Z">
            <w:r w:rsidRPr="00F04E9E">
              <w:rPr>
                <w:rStyle w:val="Hyperlink"/>
                <w:noProof/>
              </w:rPr>
              <w:fldChar w:fldCharType="begin"/>
            </w:r>
            <w:r w:rsidRPr="00F04E9E">
              <w:rPr>
                <w:rStyle w:val="Hyperlink"/>
                <w:noProof/>
              </w:rPr>
              <w:instrText xml:space="preserve"> </w:instrText>
            </w:r>
            <w:r>
              <w:rPr>
                <w:noProof/>
              </w:rPr>
              <w:instrText>HYPERLINK \l "_Toc223725663"</w:instrText>
            </w:r>
            <w:r w:rsidRPr="00F04E9E">
              <w:rPr>
                <w:rStyle w:val="Hyperlink"/>
                <w:noProof/>
              </w:rPr>
              <w:instrText xml:space="preserve"> </w:instrText>
            </w:r>
            <w:r w:rsidRPr="00F04E9E">
              <w:rPr>
                <w:rStyle w:val="Hyperlink"/>
                <w:noProof/>
              </w:rPr>
            </w:r>
            <w:r w:rsidRPr="00F04E9E">
              <w:rPr>
                <w:rStyle w:val="Hyperlink"/>
                <w:noProof/>
              </w:rPr>
              <w:fldChar w:fldCharType="separate"/>
            </w:r>
            <w:r w:rsidRPr="00F04E9E">
              <w:rPr>
                <w:rStyle w:val="Hyperlink"/>
                <w:noProof/>
              </w:rPr>
              <w:t>Three</w:t>
            </w:r>
            <w:r>
              <w:rPr>
                <w:noProof/>
                <w:webHidden/>
              </w:rPr>
              <w:tab/>
            </w:r>
            <w:r>
              <w:rPr>
                <w:noProof/>
                <w:webHidden/>
              </w:rPr>
              <w:fldChar w:fldCharType="begin"/>
            </w:r>
            <w:r>
              <w:rPr>
                <w:noProof/>
                <w:webHidden/>
              </w:rPr>
              <w:instrText xml:space="preserve"> PAGEREF _Toc223725663 \h </w:instrText>
            </w:r>
          </w:ins>
          <w:r>
            <w:rPr>
              <w:noProof/>
              <w:webHidden/>
            </w:rPr>
          </w:r>
          <w:ins w:id="26" w:author="Joel Karr" w:date="2026-03-06T21:40:00Z" w16du:dateUtc="2026-03-07T03:40:00Z">
            <w:r>
              <w:rPr>
                <w:noProof/>
                <w:webHidden/>
              </w:rPr>
              <w:fldChar w:fldCharType="separate"/>
            </w:r>
            <w:r>
              <w:rPr>
                <w:noProof/>
                <w:webHidden/>
              </w:rPr>
              <w:t>25</w:t>
            </w:r>
            <w:r>
              <w:rPr>
                <w:noProof/>
                <w:webHidden/>
              </w:rPr>
              <w:fldChar w:fldCharType="end"/>
            </w:r>
            <w:r w:rsidRPr="00F04E9E">
              <w:rPr>
                <w:rStyle w:val="Hyperlink"/>
                <w:noProof/>
              </w:rPr>
              <w:fldChar w:fldCharType="end"/>
            </w:r>
          </w:ins>
        </w:p>
        <w:p w14:paraId="39E1F28F" w14:textId="3483B1B7" w:rsidR="005A7E77" w:rsidRDefault="005A7E77">
          <w:pPr>
            <w:pStyle w:val="TOC2"/>
            <w:tabs>
              <w:tab w:val="right" w:leader="dot" w:pos="9350"/>
            </w:tabs>
            <w:rPr>
              <w:ins w:id="27" w:author="Joel Karr" w:date="2026-03-06T21:40:00Z" w16du:dateUtc="2026-03-07T03:40:00Z"/>
              <w:rFonts w:eastAsiaTheme="minorEastAsia"/>
              <w:noProof/>
            </w:rPr>
          </w:pPr>
          <w:ins w:id="28" w:author="Joel Karr" w:date="2026-03-06T21:40:00Z" w16du:dateUtc="2026-03-07T03:40:00Z">
            <w:r w:rsidRPr="00F04E9E">
              <w:rPr>
                <w:rStyle w:val="Hyperlink"/>
                <w:noProof/>
              </w:rPr>
              <w:fldChar w:fldCharType="begin"/>
            </w:r>
            <w:r w:rsidRPr="00F04E9E">
              <w:rPr>
                <w:rStyle w:val="Hyperlink"/>
                <w:noProof/>
              </w:rPr>
              <w:instrText xml:space="preserve"> </w:instrText>
            </w:r>
            <w:r>
              <w:rPr>
                <w:noProof/>
              </w:rPr>
              <w:instrText>HYPERLINK \l "_Toc223725664"</w:instrText>
            </w:r>
            <w:r w:rsidRPr="00F04E9E">
              <w:rPr>
                <w:rStyle w:val="Hyperlink"/>
                <w:noProof/>
              </w:rPr>
              <w:instrText xml:space="preserve"> </w:instrText>
            </w:r>
            <w:r w:rsidRPr="00F04E9E">
              <w:rPr>
                <w:rStyle w:val="Hyperlink"/>
                <w:noProof/>
              </w:rPr>
            </w:r>
            <w:r w:rsidRPr="00F04E9E">
              <w:rPr>
                <w:rStyle w:val="Hyperlink"/>
                <w:noProof/>
              </w:rPr>
              <w:fldChar w:fldCharType="separate"/>
            </w:r>
            <w:r w:rsidRPr="00F04E9E">
              <w:rPr>
                <w:rStyle w:val="Hyperlink"/>
                <w:noProof/>
              </w:rPr>
              <w:t>The Hidden Cost of Starting from Scratch</w:t>
            </w:r>
            <w:r>
              <w:rPr>
                <w:noProof/>
                <w:webHidden/>
              </w:rPr>
              <w:tab/>
            </w:r>
            <w:r>
              <w:rPr>
                <w:noProof/>
                <w:webHidden/>
              </w:rPr>
              <w:fldChar w:fldCharType="begin"/>
            </w:r>
            <w:r>
              <w:rPr>
                <w:noProof/>
                <w:webHidden/>
              </w:rPr>
              <w:instrText xml:space="preserve"> PAGEREF _Toc223725664 \h </w:instrText>
            </w:r>
          </w:ins>
          <w:r>
            <w:rPr>
              <w:noProof/>
              <w:webHidden/>
            </w:rPr>
          </w:r>
          <w:ins w:id="29" w:author="Joel Karr" w:date="2026-03-06T21:40:00Z" w16du:dateUtc="2026-03-07T03:40:00Z">
            <w:r>
              <w:rPr>
                <w:noProof/>
                <w:webHidden/>
              </w:rPr>
              <w:fldChar w:fldCharType="separate"/>
            </w:r>
            <w:r>
              <w:rPr>
                <w:noProof/>
                <w:webHidden/>
              </w:rPr>
              <w:t>25</w:t>
            </w:r>
            <w:r>
              <w:rPr>
                <w:noProof/>
                <w:webHidden/>
              </w:rPr>
              <w:fldChar w:fldCharType="end"/>
            </w:r>
            <w:r w:rsidRPr="00F04E9E">
              <w:rPr>
                <w:rStyle w:val="Hyperlink"/>
                <w:noProof/>
              </w:rPr>
              <w:fldChar w:fldCharType="end"/>
            </w:r>
          </w:ins>
        </w:p>
        <w:p w14:paraId="2C2330F7" w14:textId="763D2D73" w:rsidR="005A7E77" w:rsidRDefault="005A7E77">
          <w:pPr>
            <w:pStyle w:val="TOC3"/>
            <w:tabs>
              <w:tab w:val="right" w:leader="dot" w:pos="9350"/>
            </w:tabs>
            <w:rPr>
              <w:ins w:id="30" w:author="Joel Karr" w:date="2026-03-06T21:40:00Z" w16du:dateUtc="2026-03-07T03:40:00Z"/>
              <w:rFonts w:eastAsiaTheme="minorEastAsia"/>
              <w:noProof/>
            </w:rPr>
          </w:pPr>
          <w:ins w:id="31" w:author="Joel Karr" w:date="2026-03-06T21:40:00Z" w16du:dateUtc="2026-03-07T03:40:00Z">
            <w:r w:rsidRPr="00F04E9E">
              <w:rPr>
                <w:rStyle w:val="Hyperlink"/>
                <w:noProof/>
              </w:rPr>
              <w:fldChar w:fldCharType="begin"/>
            </w:r>
            <w:r w:rsidRPr="00F04E9E">
              <w:rPr>
                <w:rStyle w:val="Hyperlink"/>
                <w:noProof/>
              </w:rPr>
              <w:instrText xml:space="preserve"> </w:instrText>
            </w:r>
            <w:r>
              <w:rPr>
                <w:noProof/>
              </w:rPr>
              <w:instrText>HYPERLINK \l "_Toc223725665"</w:instrText>
            </w:r>
            <w:r w:rsidRPr="00F04E9E">
              <w:rPr>
                <w:rStyle w:val="Hyperlink"/>
                <w:noProof/>
              </w:rPr>
              <w:instrText xml:space="preserve"> </w:instrText>
            </w:r>
            <w:r w:rsidRPr="00F04E9E">
              <w:rPr>
                <w:rStyle w:val="Hyperlink"/>
                <w:noProof/>
              </w:rPr>
            </w:r>
            <w:r w:rsidRPr="00F04E9E">
              <w:rPr>
                <w:rStyle w:val="Hyperlink"/>
                <w:noProof/>
              </w:rPr>
              <w:fldChar w:fldCharType="separate"/>
            </w:r>
            <w:r w:rsidRPr="00F04E9E">
              <w:rPr>
                <w:rStyle w:val="Hyperlink"/>
                <w:noProof/>
              </w:rPr>
              <w:t>Predictable Teams Move Faster</w:t>
            </w:r>
            <w:r>
              <w:rPr>
                <w:noProof/>
                <w:webHidden/>
              </w:rPr>
              <w:tab/>
            </w:r>
            <w:r>
              <w:rPr>
                <w:noProof/>
                <w:webHidden/>
              </w:rPr>
              <w:fldChar w:fldCharType="begin"/>
            </w:r>
            <w:r>
              <w:rPr>
                <w:noProof/>
                <w:webHidden/>
              </w:rPr>
              <w:instrText xml:space="preserve"> PAGEREF _Toc223725665 \h </w:instrText>
            </w:r>
          </w:ins>
          <w:r>
            <w:rPr>
              <w:noProof/>
              <w:webHidden/>
            </w:rPr>
          </w:r>
          <w:ins w:id="32" w:author="Joel Karr" w:date="2026-03-06T21:40:00Z" w16du:dateUtc="2026-03-07T03:40:00Z">
            <w:r>
              <w:rPr>
                <w:noProof/>
                <w:webHidden/>
              </w:rPr>
              <w:fldChar w:fldCharType="separate"/>
            </w:r>
            <w:r>
              <w:rPr>
                <w:noProof/>
                <w:webHidden/>
              </w:rPr>
              <w:t>27</w:t>
            </w:r>
            <w:r>
              <w:rPr>
                <w:noProof/>
                <w:webHidden/>
              </w:rPr>
              <w:fldChar w:fldCharType="end"/>
            </w:r>
            <w:r w:rsidRPr="00F04E9E">
              <w:rPr>
                <w:rStyle w:val="Hyperlink"/>
                <w:noProof/>
              </w:rPr>
              <w:fldChar w:fldCharType="end"/>
            </w:r>
          </w:ins>
        </w:p>
        <w:p w14:paraId="5D1A457A" w14:textId="05E08AF8" w:rsidR="005A7E77" w:rsidRDefault="005A7E77">
          <w:pPr>
            <w:pStyle w:val="TOC3"/>
            <w:tabs>
              <w:tab w:val="right" w:leader="dot" w:pos="9350"/>
            </w:tabs>
            <w:rPr>
              <w:ins w:id="33" w:author="Joel Karr" w:date="2026-03-06T21:40:00Z" w16du:dateUtc="2026-03-07T03:40:00Z"/>
              <w:rFonts w:eastAsiaTheme="minorEastAsia"/>
              <w:noProof/>
            </w:rPr>
          </w:pPr>
          <w:ins w:id="34" w:author="Joel Karr" w:date="2026-03-06T21:40:00Z" w16du:dateUtc="2026-03-07T03:40:00Z">
            <w:r w:rsidRPr="00F04E9E">
              <w:rPr>
                <w:rStyle w:val="Hyperlink"/>
                <w:noProof/>
              </w:rPr>
              <w:fldChar w:fldCharType="begin"/>
            </w:r>
            <w:r w:rsidRPr="00F04E9E">
              <w:rPr>
                <w:rStyle w:val="Hyperlink"/>
                <w:noProof/>
              </w:rPr>
              <w:instrText xml:space="preserve"> </w:instrText>
            </w:r>
            <w:r>
              <w:rPr>
                <w:noProof/>
              </w:rPr>
              <w:instrText>HYPERLINK \l "_Toc223725666"</w:instrText>
            </w:r>
            <w:r w:rsidRPr="00F04E9E">
              <w:rPr>
                <w:rStyle w:val="Hyperlink"/>
                <w:noProof/>
              </w:rPr>
              <w:instrText xml:space="preserve"> </w:instrText>
            </w:r>
            <w:r w:rsidRPr="00F04E9E">
              <w:rPr>
                <w:rStyle w:val="Hyperlink"/>
                <w:noProof/>
              </w:rPr>
            </w:r>
            <w:r w:rsidRPr="00F04E9E">
              <w:rPr>
                <w:rStyle w:val="Hyperlink"/>
                <w:noProof/>
              </w:rPr>
              <w:fldChar w:fldCharType="separate"/>
            </w:r>
            <w:r w:rsidRPr="00F04E9E">
              <w:rPr>
                <w:rStyle w:val="Hyperlink"/>
                <w:noProof/>
              </w:rPr>
              <w:t>The Innovation Trap</w:t>
            </w:r>
            <w:r>
              <w:rPr>
                <w:noProof/>
                <w:webHidden/>
              </w:rPr>
              <w:tab/>
            </w:r>
            <w:r>
              <w:rPr>
                <w:noProof/>
                <w:webHidden/>
              </w:rPr>
              <w:fldChar w:fldCharType="begin"/>
            </w:r>
            <w:r>
              <w:rPr>
                <w:noProof/>
                <w:webHidden/>
              </w:rPr>
              <w:instrText xml:space="preserve"> PAGEREF _Toc223725666 \h </w:instrText>
            </w:r>
          </w:ins>
          <w:r>
            <w:rPr>
              <w:noProof/>
              <w:webHidden/>
            </w:rPr>
          </w:r>
          <w:ins w:id="35" w:author="Joel Karr" w:date="2026-03-06T21:40:00Z" w16du:dateUtc="2026-03-07T03:40:00Z">
            <w:r>
              <w:rPr>
                <w:noProof/>
                <w:webHidden/>
              </w:rPr>
              <w:fldChar w:fldCharType="separate"/>
            </w:r>
            <w:r>
              <w:rPr>
                <w:noProof/>
                <w:webHidden/>
              </w:rPr>
              <w:t>28</w:t>
            </w:r>
            <w:r>
              <w:rPr>
                <w:noProof/>
                <w:webHidden/>
              </w:rPr>
              <w:fldChar w:fldCharType="end"/>
            </w:r>
            <w:r w:rsidRPr="00F04E9E">
              <w:rPr>
                <w:rStyle w:val="Hyperlink"/>
                <w:noProof/>
              </w:rPr>
              <w:fldChar w:fldCharType="end"/>
            </w:r>
          </w:ins>
        </w:p>
        <w:p w14:paraId="53E839AD" w14:textId="3EBD58DF" w:rsidR="005A7E77" w:rsidRDefault="005A7E77">
          <w:pPr>
            <w:pStyle w:val="TOC3"/>
            <w:tabs>
              <w:tab w:val="right" w:leader="dot" w:pos="9350"/>
            </w:tabs>
            <w:rPr>
              <w:ins w:id="36" w:author="Joel Karr" w:date="2026-03-06T21:40:00Z" w16du:dateUtc="2026-03-07T03:40:00Z"/>
              <w:rFonts w:eastAsiaTheme="minorEastAsia"/>
              <w:noProof/>
            </w:rPr>
          </w:pPr>
          <w:ins w:id="37" w:author="Joel Karr" w:date="2026-03-06T21:40:00Z" w16du:dateUtc="2026-03-07T03:40:00Z">
            <w:r w:rsidRPr="00F04E9E">
              <w:rPr>
                <w:rStyle w:val="Hyperlink"/>
                <w:noProof/>
              </w:rPr>
              <w:fldChar w:fldCharType="begin"/>
            </w:r>
            <w:r w:rsidRPr="00F04E9E">
              <w:rPr>
                <w:rStyle w:val="Hyperlink"/>
                <w:noProof/>
              </w:rPr>
              <w:instrText xml:space="preserve"> </w:instrText>
            </w:r>
            <w:r>
              <w:rPr>
                <w:noProof/>
              </w:rPr>
              <w:instrText>HYPERLINK \l "_Toc223725667"</w:instrText>
            </w:r>
            <w:r w:rsidRPr="00F04E9E">
              <w:rPr>
                <w:rStyle w:val="Hyperlink"/>
                <w:noProof/>
              </w:rPr>
              <w:instrText xml:space="preserve"> </w:instrText>
            </w:r>
            <w:r w:rsidRPr="00F04E9E">
              <w:rPr>
                <w:rStyle w:val="Hyperlink"/>
                <w:noProof/>
              </w:rPr>
            </w:r>
            <w:r w:rsidRPr="00F04E9E">
              <w:rPr>
                <w:rStyle w:val="Hyperlink"/>
                <w:noProof/>
              </w:rPr>
              <w:fldChar w:fldCharType="separate"/>
            </w:r>
            <w:r w:rsidRPr="00F04E9E">
              <w:rPr>
                <w:rStyle w:val="Hyperlink"/>
                <w:noProof/>
              </w:rPr>
              <w:t>Building Task Templates</w:t>
            </w:r>
            <w:r>
              <w:rPr>
                <w:noProof/>
                <w:webHidden/>
              </w:rPr>
              <w:tab/>
            </w:r>
            <w:r>
              <w:rPr>
                <w:noProof/>
                <w:webHidden/>
              </w:rPr>
              <w:fldChar w:fldCharType="begin"/>
            </w:r>
            <w:r>
              <w:rPr>
                <w:noProof/>
                <w:webHidden/>
              </w:rPr>
              <w:instrText xml:space="preserve"> PAGEREF _Toc223725667 \h </w:instrText>
            </w:r>
          </w:ins>
          <w:r>
            <w:rPr>
              <w:noProof/>
              <w:webHidden/>
            </w:rPr>
          </w:r>
          <w:ins w:id="38" w:author="Joel Karr" w:date="2026-03-06T21:40:00Z" w16du:dateUtc="2026-03-07T03:40:00Z">
            <w:r>
              <w:rPr>
                <w:noProof/>
                <w:webHidden/>
              </w:rPr>
              <w:fldChar w:fldCharType="separate"/>
            </w:r>
            <w:r>
              <w:rPr>
                <w:noProof/>
                <w:webHidden/>
              </w:rPr>
              <w:t>29</w:t>
            </w:r>
            <w:r>
              <w:rPr>
                <w:noProof/>
                <w:webHidden/>
              </w:rPr>
              <w:fldChar w:fldCharType="end"/>
            </w:r>
            <w:r w:rsidRPr="00F04E9E">
              <w:rPr>
                <w:rStyle w:val="Hyperlink"/>
                <w:noProof/>
              </w:rPr>
              <w:fldChar w:fldCharType="end"/>
            </w:r>
          </w:ins>
        </w:p>
        <w:p w14:paraId="0EF99251" w14:textId="0DE726AC" w:rsidR="005A7E77" w:rsidRDefault="005A7E77">
          <w:pPr>
            <w:pStyle w:val="TOC3"/>
            <w:tabs>
              <w:tab w:val="right" w:leader="dot" w:pos="9350"/>
            </w:tabs>
            <w:rPr>
              <w:ins w:id="39" w:author="Joel Karr" w:date="2026-03-06T21:40:00Z" w16du:dateUtc="2026-03-07T03:40:00Z"/>
              <w:rFonts w:eastAsiaTheme="minorEastAsia"/>
              <w:noProof/>
            </w:rPr>
          </w:pPr>
          <w:ins w:id="40" w:author="Joel Karr" w:date="2026-03-06T21:40:00Z" w16du:dateUtc="2026-03-07T03:40:00Z">
            <w:r w:rsidRPr="00F04E9E">
              <w:rPr>
                <w:rStyle w:val="Hyperlink"/>
                <w:noProof/>
              </w:rPr>
              <w:fldChar w:fldCharType="begin"/>
            </w:r>
            <w:r w:rsidRPr="00F04E9E">
              <w:rPr>
                <w:rStyle w:val="Hyperlink"/>
                <w:noProof/>
              </w:rPr>
              <w:instrText xml:space="preserve"> </w:instrText>
            </w:r>
            <w:r>
              <w:rPr>
                <w:noProof/>
              </w:rPr>
              <w:instrText>HYPERLINK \l "_Toc223725668"</w:instrText>
            </w:r>
            <w:r w:rsidRPr="00F04E9E">
              <w:rPr>
                <w:rStyle w:val="Hyperlink"/>
                <w:noProof/>
              </w:rPr>
              <w:instrText xml:space="preserve"> </w:instrText>
            </w:r>
            <w:r w:rsidRPr="00F04E9E">
              <w:rPr>
                <w:rStyle w:val="Hyperlink"/>
                <w:noProof/>
              </w:rPr>
            </w:r>
            <w:r w:rsidRPr="00F04E9E">
              <w:rPr>
                <w:rStyle w:val="Hyperlink"/>
                <w:noProof/>
              </w:rPr>
              <w:fldChar w:fldCharType="separate"/>
            </w:r>
            <w:r w:rsidRPr="00F04E9E">
              <w:rPr>
                <w:rStyle w:val="Hyperlink"/>
                <w:noProof/>
              </w:rPr>
              <w:t>What a Template Looks Like</w:t>
            </w:r>
            <w:r>
              <w:rPr>
                <w:noProof/>
                <w:webHidden/>
              </w:rPr>
              <w:tab/>
            </w:r>
            <w:r>
              <w:rPr>
                <w:noProof/>
                <w:webHidden/>
              </w:rPr>
              <w:fldChar w:fldCharType="begin"/>
            </w:r>
            <w:r>
              <w:rPr>
                <w:noProof/>
                <w:webHidden/>
              </w:rPr>
              <w:instrText xml:space="preserve"> PAGEREF _Toc223725668 \h </w:instrText>
            </w:r>
          </w:ins>
          <w:r>
            <w:rPr>
              <w:noProof/>
              <w:webHidden/>
            </w:rPr>
          </w:r>
          <w:ins w:id="41" w:author="Joel Karr" w:date="2026-03-06T21:40:00Z" w16du:dateUtc="2026-03-07T03:40:00Z">
            <w:r>
              <w:rPr>
                <w:noProof/>
                <w:webHidden/>
              </w:rPr>
              <w:fldChar w:fldCharType="separate"/>
            </w:r>
            <w:r>
              <w:rPr>
                <w:noProof/>
                <w:webHidden/>
              </w:rPr>
              <w:t>29</w:t>
            </w:r>
            <w:r>
              <w:rPr>
                <w:noProof/>
                <w:webHidden/>
              </w:rPr>
              <w:fldChar w:fldCharType="end"/>
            </w:r>
            <w:r w:rsidRPr="00F04E9E">
              <w:rPr>
                <w:rStyle w:val="Hyperlink"/>
                <w:noProof/>
              </w:rPr>
              <w:fldChar w:fldCharType="end"/>
            </w:r>
          </w:ins>
        </w:p>
        <w:p w14:paraId="176EF98E" w14:textId="1A9B1ACF" w:rsidR="005A7E77" w:rsidRDefault="005A7E77">
          <w:pPr>
            <w:pStyle w:val="TOC2"/>
            <w:tabs>
              <w:tab w:val="right" w:leader="dot" w:pos="9350"/>
            </w:tabs>
            <w:rPr>
              <w:ins w:id="42" w:author="Joel Karr" w:date="2026-03-06T21:40:00Z" w16du:dateUtc="2026-03-07T03:40:00Z"/>
              <w:rFonts w:eastAsiaTheme="minorEastAsia"/>
              <w:noProof/>
            </w:rPr>
          </w:pPr>
          <w:ins w:id="43" w:author="Joel Karr" w:date="2026-03-06T21:40:00Z" w16du:dateUtc="2026-03-07T03:40:00Z">
            <w:r w:rsidRPr="00F04E9E">
              <w:rPr>
                <w:rStyle w:val="Hyperlink"/>
                <w:noProof/>
              </w:rPr>
              <w:fldChar w:fldCharType="begin"/>
            </w:r>
            <w:r w:rsidRPr="00F04E9E">
              <w:rPr>
                <w:rStyle w:val="Hyperlink"/>
                <w:noProof/>
              </w:rPr>
              <w:instrText xml:space="preserve"> </w:instrText>
            </w:r>
            <w:r>
              <w:rPr>
                <w:noProof/>
              </w:rPr>
              <w:instrText>HYPERLINK \l "_Toc223725669"</w:instrText>
            </w:r>
            <w:r w:rsidRPr="00F04E9E">
              <w:rPr>
                <w:rStyle w:val="Hyperlink"/>
                <w:noProof/>
              </w:rPr>
              <w:instrText xml:space="preserve"> </w:instrText>
            </w:r>
            <w:r w:rsidRPr="00F04E9E">
              <w:rPr>
                <w:rStyle w:val="Hyperlink"/>
                <w:noProof/>
              </w:rPr>
            </w:r>
            <w:r w:rsidRPr="00F04E9E">
              <w:rPr>
                <w:rStyle w:val="Hyperlink"/>
                <w:noProof/>
              </w:rPr>
              <w:fldChar w:fldCharType="separate"/>
            </w:r>
            <w:r w:rsidRPr="00F04E9E">
              <w:rPr>
                <w:rStyle w:val="Hyperlink"/>
                <w:noProof/>
              </w:rPr>
              <w:t>Four</w:t>
            </w:r>
            <w:r>
              <w:rPr>
                <w:noProof/>
                <w:webHidden/>
              </w:rPr>
              <w:tab/>
            </w:r>
            <w:r>
              <w:rPr>
                <w:noProof/>
                <w:webHidden/>
              </w:rPr>
              <w:fldChar w:fldCharType="begin"/>
            </w:r>
            <w:r>
              <w:rPr>
                <w:noProof/>
                <w:webHidden/>
              </w:rPr>
              <w:instrText xml:space="preserve"> PAGEREF _Toc223725669 \h </w:instrText>
            </w:r>
          </w:ins>
          <w:r>
            <w:rPr>
              <w:noProof/>
              <w:webHidden/>
            </w:rPr>
          </w:r>
          <w:ins w:id="44" w:author="Joel Karr" w:date="2026-03-06T21:40:00Z" w16du:dateUtc="2026-03-07T03:40:00Z">
            <w:r>
              <w:rPr>
                <w:noProof/>
                <w:webHidden/>
              </w:rPr>
              <w:fldChar w:fldCharType="separate"/>
            </w:r>
            <w:r>
              <w:rPr>
                <w:noProof/>
                <w:webHidden/>
              </w:rPr>
              <w:t>32</w:t>
            </w:r>
            <w:r>
              <w:rPr>
                <w:noProof/>
                <w:webHidden/>
              </w:rPr>
              <w:fldChar w:fldCharType="end"/>
            </w:r>
            <w:r w:rsidRPr="00F04E9E">
              <w:rPr>
                <w:rStyle w:val="Hyperlink"/>
                <w:noProof/>
              </w:rPr>
              <w:fldChar w:fldCharType="end"/>
            </w:r>
          </w:ins>
        </w:p>
        <w:p w14:paraId="1768850B" w14:textId="45F2A242" w:rsidR="005A7E77" w:rsidRDefault="005A7E77">
          <w:pPr>
            <w:pStyle w:val="TOC2"/>
            <w:tabs>
              <w:tab w:val="right" w:leader="dot" w:pos="9350"/>
            </w:tabs>
            <w:rPr>
              <w:ins w:id="45" w:author="Joel Karr" w:date="2026-03-06T21:40:00Z" w16du:dateUtc="2026-03-07T03:40:00Z"/>
              <w:rFonts w:eastAsiaTheme="minorEastAsia"/>
              <w:noProof/>
            </w:rPr>
          </w:pPr>
          <w:ins w:id="46" w:author="Joel Karr" w:date="2026-03-06T21:40:00Z" w16du:dateUtc="2026-03-07T03:40:00Z">
            <w:r w:rsidRPr="00F04E9E">
              <w:rPr>
                <w:rStyle w:val="Hyperlink"/>
                <w:noProof/>
              </w:rPr>
              <w:fldChar w:fldCharType="begin"/>
            </w:r>
            <w:r w:rsidRPr="00F04E9E">
              <w:rPr>
                <w:rStyle w:val="Hyperlink"/>
                <w:noProof/>
              </w:rPr>
              <w:instrText xml:space="preserve"> </w:instrText>
            </w:r>
            <w:r>
              <w:rPr>
                <w:noProof/>
              </w:rPr>
              <w:instrText>HYPERLINK \l "_Toc223725670"</w:instrText>
            </w:r>
            <w:r w:rsidRPr="00F04E9E">
              <w:rPr>
                <w:rStyle w:val="Hyperlink"/>
                <w:noProof/>
              </w:rPr>
              <w:instrText xml:space="preserve"> </w:instrText>
            </w:r>
            <w:r w:rsidRPr="00F04E9E">
              <w:rPr>
                <w:rStyle w:val="Hyperlink"/>
                <w:noProof/>
              </w:rPr>
            </w:r>
            <w:r w:rsidRPr="00F04E9E">
              <w:rPr>
                <w:rStyle w:val="Hyperlink"/>
                <w:noProof/>
              </w:rPr>
              <w:fldChar w:fldCharType="separate"/>
            </w:r>
            <w:r w:rsidRPr="00F04E9E">
              <w:rPr>
                <w:rStyle w:val="Hyperlink"/>
                <w:noProof/>
              </w:rPr>
              <w:t>Don't Use Your Eyes to See Code</w:t>
            </w:r>
            <w:r>
              <w:rPr>
                <w:noProof/>
                <w:webHidden/>
              </w:rPr>
              <w:tab/>
            </w:r>
            <w:r>
              <w:rPr>
                <w:noProof/>
                <w:webHidden/>
              </w:rPr>
              <w:fldChar w:fldCharType="begin"/>
            </w:r>
            <w:r>
              <w:rPr>
                <w:noProof/>
                <w:webHidden/>
              </w:rPr>
              <w:instrText xml:space="preserve"> PAGEREF _Toc223725670 \h </w:instrText>
            </w:r>
          </w:ins>
          <w:r>
            <w:rPr>
              <w:noProof/>
              <w:webHidden/>
            </w:rPr>
          </w:r>
          <w:ins w:id="47" w:author="Joel Karr" w:date="2026-03-06T21:40:00Z" w16du:dateUtc="2026-03-07T03:40:00Z">
            <w:r>
              <w:rPr>
                <w:noProof/>
                <w:webHidden/>
              </w:rPr>
              <w:fldChar w:fldCharType="separate"/>
            </w:r>
            <w:r>
              <w:rPr>
                <w:noProof/>
                <w:webHidden/>
              </w:rPr>
              <w:t>32</w:t>
            </w:r>
            <w:r>
              <w:rPr>
                <w:noProof/>
                <w:webHidden/>
              </w:rPr>
              <w:fldChar w:fldCharType="end"/>
            </w:r>
            <w:r w:rsidRPr="00F04E9E">
              <w:rPr>
                <w:rStyle w:val="Hyperlink"/>
                <w:noProof/>
              </w:rPr>
              <w:fldChar w:fldCharType="end"/>
            </w:r>
          </w:ins>
        </w:p>
        <w:p w14:paraId="1FC4C346" w14:textId="3CBD886D" w:rsidR="005A7E77" w:rsidRDefault="005A7E77">
          <w:pPr>
            <w:pStyle w:val="TOC3"/>
            <w:tabs>
              <w:tab w:val="right" w:leader="dot" w:pos="9350"/>
            </w:tabs>
            <w:rPr>
              <w:ins w:id="48" w:author="Joel Karr" w:date="2026-03-06T21:40:00Z" w16du:dateUtc="2026-03-07T03:40:00Z"/>
              <w:rFonts w:eastAsiaTheme="minorEastAsia"/>
              <w:noProof/>
            </w:rPr>
          </w:pPr>
          <w:ins w:id="49" w:author="Joel Karr" w:date="2026-03-06T21:40:00Z" w16du:dateUtc="2026-03-07T03:40:00Z">
            <w:r w:rsidRPr="00F04E9E">
              <w:rPr>
                <w:rStyle w:val="Hyperlink"/>
                <w:noProof/>
              </w:rPr>
              <w:fldChar w:fldCharType="begin"/>
            </w:r>
            <w:r w:rsidRPr="00F04E9E">
              <w:rPr>
                <w:rStyle w:val="Hyperlink"/>
                <w:noProof/>
              </w:rPr>
              <w:instrText xml:space="preserve"> </w:instrText>
            </w:r>
            <w:r>
              <w:rPr>
                <w:noProof/>
              </w:rPr>
              <w:instrText>HYPERLINK \l "_Toc223725671"</w:instrText>
            </w:r>
            <w:r w:rsidRPr="00F04E9E">
              <w:rPr>
                <w:rStyle w:val="Hyperlink"/>
                <w:noProof/>
              </w:rPr>
              <w:instrText xml:space="preserve"> </w:instrText>
            </w:r>
            <w:r w:rsidRPr="00F04E9E">
              <w:rPr>
                <w:rStyle w:val="Hyperlink"/>
                <w:noProof/>
              </w:rPr>
            </w:r>
            <w:r w:rsidRPr="00F04E9E">
              <w:rPr>
                <w:rStyle w:val="Hyperlink"/>
                <w:noProof/>
              </w:rPr>
              <w:fldChar w:fldCharType="separate"/>
            </w:r>
            <w:r w:rsidRPr="00F04E9E">
              <w:rPr>
                <w:rStyle w:val="Hyperlink"/>
                <w:noProof/>
              </w:rPr>
              <w:t>Applying Mental Models to Reduce Decisions</w:t>
            </w:r>
            <w:r>
              <w:rPr>
                <w:noProof/>
                <w:webHidden/>
              </w:rPr>
              <w:tab/>
            </w:r>
            <w:r>
              <w:rPr>
                <w:noProof/>
                <w:webHidden/>
              </w:rPr>
              <w:fldChar w:fldCharType="begin"/>
            </w:r>
            <w:r>
              <w:rPr>
                <w:noProof/>
                <w:webHidden/>
              </w:rPr>
              <w:instrText xml:space="preserve"> PAGEREF _Toc223725671 \h </w:instrText>
            </w:r>
          </w:ins>
          <w:r>
            <w:rPr>
              <w:noProof/>
              <w:webHidden/>
            </w:rPr>
          </w:r>
          <w:ins w:id="50" w:author="Joel Karr" w:date="2026-03-06T21:40:00Z" w16du:dateUtc="2026-03-07T03:40:00Z">
            <w:r>
              <w:rPr>
                <w:noProof/>
                <w:webHidden/>
              </w:rPr>
              <w:fldChar w:fldCharType="separate"/>
            </w:r>
            <w:r>
              <w:rPr>
                <w:noProof/>
                <w:webHidden/>
              </w:rPr>
              <w:t>32</w:t>
            </w:r>
            <w:r>
              <w:rPr>
                <w:noProof/>
                <w:webHidden/>
              </w:rPr>
              <w:fldChar w:fldCharType="end"/>
            </w:r>
            <w:r w:rsidRPr="00F04E9E">
              <w:rPr>
                <w:rStyle w:val="Hyperlink"/>
                <w:noProof/>
              </w:rPr>
              <w:fldChar w:fldCharType="end"/>
            </w:r>
          </w:ins>
        </w:p>
        <w:p w14:paraId="5A842AD2" w14:textId="60C9AB45" w:rsidR="005A7E77" w:rsidRDefault="005A7E77">
          <w:pPr>
            <w:pStyle w:val="TOC3"/>
            <w:tabs>
              <w:tab w:val="right" w:leader="dot" w:pos="9350"/>
            </w:tabs>
            <w:rPr>
              <w:ins w:id="51" w:author="Joel Karr" w:date="2026-03-06T21:40:00Z" w16du:dateUtc="2026-03-07T03:40:00Z"/>
              <w:rFonts w:eastAsiaTheme="minorEastAsia"/>
              <w:noProof/>
            </w:rPr>
          </w:pPr>
          <w:ins w:id="52" w:author="Joel Karr" w:date="2026-03-06T21:40:00Z" w16du:dateUtc="2026-03-07T03:40:00Z">
            <w:r w:rsidRPr="00F04E9E">
              <w:rPr>
                <w:rStyle w:val="Hyperlink"/>
                <w:noProof/>
              </w:rPr>
              <w:fldChar w:fldCharType="begin"/>
            </w:r>
            <w:r w:rsidRPr="00F04E9E">
              <w:rPr>
                <w:rStyle w:val="Hyperlink"/>
                <w:noProof/>
              </w:rPr>
              <w:instrText xml:space="preserve"> </w:instrText>
            </w:r>
            <w:r>
              <w:rPr>
                <w:noProof/>
              </w:rPr>
              <w:instrText>HYPERLINK \l "_Toc223725672"</w:instrText>
            </w:r>
            <w:r w:rsidRPr="00F04E9E">
              <w:rPr>
                <w:rStyle w:val="Hyperlink"/>
                <w:noProof/>
              </w:rPr>
              <w:instrText xml:space="preserve"> </w:instrText>
            </w:r>
            <w:r w:rsidRPr="00F04E9E">
              <w:rPr>
                <w:rStyle w:val="Hyperlink"/>
                <w:noProof/>
              </w:rPr>
            </w:r>
            <w:r w:rsidRPr="00F04E9E">
              <w:rPr>
                <w:rStyle w:val="Hyperlink"/>
                <w:noProof/>
              </w:rPr>
              <w:fldChar w:fldCharType="separate"/>
            </w:r>
            <w:r w:rsidRPr="00F04E9E">
              <w:rPr>
                <w:rStyle w:val="Hyperlink"/>
                <w:noProof/>
              </w:rPr>
              <w:t>The PhD Student Turned Poker Player</w:t>
            </w:r>
            <w:r>
              <w:rPr>
                <w:noProof/>
                <w:webHidden/>
              </w:rPr>
              <w:tab/>
            </w:r>
            <w:r>
              <w:rPr>
                <w:noProof/>
                <w:webHidden/>
              </w:rPr>
              <w:fldChar w:fldCharType="begin"/>
            </w:r>
            <w:r>
              <w:rPr>
                <w:noProof/>
                <w:webHidden/>
              </w:rPr>
              <w:instrText xml:space="preserve"> PAGEREF _Toc223725672 \h </w:instrText>
            </w:r>
          </w:ins>
          <w:r>
            <w:rPr>
              <w:noProof/>
              <w:webHidden/>
            </w:rPr>
          </w:r>
          <w:ins w:id="53" w:author="Joel Karr" w:date="2026-03-06T21:40:00Z" w16du:dateUtc="2026-03-07T03:40:00Z">
            <w:r>
              <w:rPr>
                <w:noProof/>
                <w:webHidden/>
              </w:rPr>
              <w:fldChar w:fldCharType="separate"/>
            </w:r>
            <w:r>
              <w:rPr>
                <w:noProof/>
                <w:webHidden/>
              </w:rPr>
              <w:t>33</w:t>
            </w:r>
            <w:r>
              <w:rPr>
                <w:noProof/>
                <w:webHidden/>
              </w:rPr>
              <w:fldChar w:fldCharType="end"/>
            </w:r>
            <w:r w:rsidRPr="00F04E9E">
              <w:rPr>
                <w:rStyle w:val="Hyperlink"/>
                <w:noProof/>
              </w:rPr>
              <w:fldChar w:fldCharType="end"/>
            </w:r>
          </w:ins>
        </w:p>
        <w:p w14:paraId="1B6BA4B1" w14:textId="5DD3209A" w:rsidR="005A7E77" w:rsidRDefault="005A7E77">
          <w:pPr>
            <w:pStyle w:val="TOC3"/>
            <w:tabs>
              <w:tab w:val="right" w:leader="dot" w:pos="9350"/>
            </w:tabs>
            <w:rPr>
              <w:ins w:id="54" w:author="Joel Karr" w:date="2026-03-06T21:40:00Z" w16du:dateUtc="2026-03-07T03:40:00Z"/>
              <w:rFonts w:eastAsiaTheme="minorEastAsia"/>
              <w:noProof/>
            </w:rPr>
          </w:pPr>
          <w:ins w:id="55" w:author="Joel Karr" w:date="2026-03-06T21:40:00Z" w16du:dateUtc="2026-03-07T03:40:00Z">
            <w:r w:rsidRPr="00F04E9E">
              <w:rPr>
                <w:rStyle w:val="Hyperlink"/>
                <w:noProof/>
              </w:rPr>
              <w:fldChar w:fldCharType="begin"/>
            </w:r>
            <w:r w:rsidRPr="00F04E9E">
              <w:rPr>
                <w:rStyle w:val="Hyperlink"/>
                <w:noProof/>
              </w:rPr>
              <w:instrText xml:space="preserve"> </w:instrText>
            </w:r>
            <w:r>
              <w:rPr>
                <w:noProof/>
              </w:rPr>
              <w:instrText>HYPERLINK \l "_Toc223725673"</w:instrText>
            </w:r>
            <w:r w:rsidRPr="00F04E9E">
              <w:rPr>
                <w:rStyle w:val="Hyperlink"/>
                <w:noProof/>
              </w:rPr>
              <w:instrText xml:space="preserve"> </w:instrText>
            </w:r>
            <w:r w:rsidRPr="00F04E9E">
              <w:rPr>
                <w:rStyle w:val="Hyperlink"/>
                <w:noProof/>
              </w:rPr>
            </w:r>
            <w:r w:rsidRPr="00F04E9E">
              <w:rPr>
                <w:rStyle w:val="Hyperlink"/>
                <w:noProof/>
              </w:rPr>
              <w:fldChar w:fldCharType="separate"/>
            </w:r>
            <w:r w:rsidRPr="00F04E9E">
              <w:rPr>
                <w:rStyle w:val="Hyperlink"/>
                <w:noProof/>
              </w:rPr>
              <w:t>Overcoming Decision Roadblocks</w:t>
            </w:r>
            <w:r>
              <w:rPr>
                <w:noProof/>
                <w:webHidden/>
              </w:rPr>
              <w:tab/>
            </w:r>
            <w:r>
              <w:rPr>
                <w:noProof/>
                <w:webHidden/>
              </w:rPr>
              <w:fldChar w:fldCharType="begin"/>
            </w:r>
            <w:r>
              <w:rPr>
                <w:noProof/>
                <w:webHidden/>
              </w:rPr>
              <w:instrText xml:space="preserve"> PAGEREF _Toc223725673 \h </w:instrText>
            </w:r>
          </w:ins>
          <w:r>
            <w:rPr>
              <w:noProof/>
              <w:webHidden/>
            </w:rPr>
          </w:r>
          <w:ins w:id="56" w:author="Joel Karr" w:date="2026-03-06T21:40:00Z" w16du:dateUtc="2026-03-07T03:40:00Z">
            <w:r>
              <w:rPr>
                <w:noProof/>
                <w:webHidden/>
              </w:rPr>
              <w:fldChar w:fldCharType="separate"/>
            </w:r>
            <w:r>
              <w:rPr>
                <w:noProof/>
                <w:webHidden/>
              </w:rPr>
              <w:t>34</w:t>
            </w:r>
            <w:r>
              <w:rPr>
                <w:noProof/>
                <w:webHidden/>
              </w:rPr>
              <w:fldChar w:fldCharType="end"/>
            </w:r>
            <w:r w:rsidRPr="00F04E9E">
              <w:rPr>
                <w:rStyle w:val="Hyperlink"/>
                <w:noProof/>
              </w:rPr>
              <w:fldChar w:fldCharType="end"/>
            </w:r>
          </w:ins>
        </w:p>
        <w:p w14:paraId="0B99CB15" w14:textId="3881CA65" w:rsidR="005A7E77" w:rsidRDefault="005A7E77">
          <w:pPr>
            <w:pStyle w:val="TOC3"/>
            <w:tabs>
              <w:tab w:val="right" w:leader="dot" w:pos="9350"/>
            </w:tabs>
            <w:rPr>
              <w:ins w:id="57" w:author="Joel Karr" w:date="2026-03-06T21:40:00Z" w16du:dateUtc="2026-03-07T03:40:00Z"/>
              <w:rFonts w:eastAsiaTheme="minorEastAsia"/>
              <w:noProof/>
            </w:rPr>
          </w:pPr>
          <w:ins w:id="58" w:author="Joel Karr" w:date="2026-03-06T21:40:00Z" w16du:dateUtc="2026-03-07T03:40:00Z">
            <w:r w:rsidRPr="00F04E9E">
              <w:rPr>
                <w:rStyle w:val="Hyperlink"/>
                <w:noProof/>
              </w:rPr>
              <w:fldChar w:fldCharType="begin"/>
            </w:r>
            <w:r w:rsidRPr="00F04E9E">
              <w:rPr>
                <w:rStyle w:val="Hyperlink"/>
                <w:noProof/>
              </w:rPr>
              <w:instrText xml:space="preserve"> </w:instrText>
            </w:r>
            <w:r>
              <w:rPr>
                <w:noProof/>
              </w:rPr>
              <w:instrText>HYPERLINK \l "_Toc223725674"</w:instrText>
            </w:r>
            <w:r w:rsidRPr="00F04E9E">
              <w:rPr>
                <w:rStyle w:val="Hyperlink"/>
                <w:noProof/>
              </w:rPr>
              <w:instrText xml:space="preserve"> </w:instrText>
            </w:r>
            <w:r w:rsidRPr="00F04E9E">
              <w:rPr>
                <w:rStyle w:val="Hyperlink"/>
                <w:noProof/>
              </w:rPr>
            </w:r>
            <w:r w:rsidRPr="00F04E9E">
              <w:rPr>
                <w:rStyle w:val="Hyperlink"/>
                <w:noProof/>
              </w:rPr>
              <w:fldChar w:fldCharType="separate"/>
            </w:r>
            <w:r w:rsidRPr="00F04E9E">
              <w:rPr>
                <w:rStyle w:val="Hyperlink"/>
                <w:noProof/>
              </w:rPr>
              <w:t>Duke's advice sounds dangerous if you think of intuition as something you're born with. If that were true, "just pick one" would be reckless.</w:t>
            </w:r>
            <w:r>
              <w:rPr>
                <w:noProof/>
                <w:webHidden/>
              </w:rPr>
              <w:tab/>
            </w:r>
            <w:r>
              <w:rPr>
                <w:noProof/>
                <w:webHidden/>
              </w:rPr>
              <w:fldChar w:fldCharType="begin"/>
            </w:r>
            <w:r>
              <w:rPr>
                <w:noProof/>
                <w:webHidden/>
              </w:rPr>
              <w:instrText xml:space="preserve"> PAGEREF _Toc223725674 \h </w:instrText>
            </w:r>
          </w:ins>
          <w:r>
            <w:rPr>
              <w:noProof/>
              <w:webHidden/>
            </w:rPr>
          </w:r>
          <w:ins w:id="59" w:author="Joel Karr" w:date="2026-03-06T21:40:00Z" w16du:dateUtc="2026-03-07T03:40:00Z">
            <w:r>
              <w:rPr>
                <w:noProof/>
                <w:webHidden/>
              </w:rPr>
              <w:fldChar w:fldCharType="separate"/>
            </w:r>
            <w:r>
              <w:rPr>
                <w:noProof/>
                <w:webHidden/>
              </w:rPr>
              <w:t>36</w:t>
            </w:r>
            <w:r>
              <w:rPr>
                <w:noProof/>
                <w:webHidden/>
              </w:rPr>
              <w:fldChar w:fldCharType="end"/>
            </w:r>
            <w:r w:rsidRPr="00F04E9E">
              <w:rPr>
                <w:rStyle w:val="Hyperlink"/>
                <w:noProof/>
              </w:rPr>
              <w:fldChar w:fldCharType="end"/>
            </w:r>
          </w:ins>
        </w:p>
        <w:p w14:paraId="2610A19F" w14:textId="01B1D999" w:rsidR="005A7E77" w:rsidRDefault="005A7E77">
          <w:pPr>
            <w:pStyle w:val="TOC3"/>
            <w:tabs>
              <w:tab w:val="right" w:leader="dot" w:pos="9350"/>
            </w:tabs>
            <w:rPr>
              <w:ins w:id="60" w:author="Joel Karr" w:date="2026-03-06T21:40:00Z" w16du:dateUtc="2026-03-07T03:40:00Z"/>
              <w:rFonts w:eastAsiaTheme="minorEastAsia"/>
              <w:noProof/>
            </w:rPr>
          </w:pPr>
          <w:ins w:id="61" w:author="Joel Karr" w:date="2026-03-06T21:40:00Z" w16du:dateUtc="2026-03-07T03:40:00Z">
            <w:r w:rsidRPr="00F04E9E">
              <w:rPr>
                <w:rStyle w:val="Hyperlink"/>
                <w:noProof/>
              </w:rPr>
              <w:fldChar w:fldCharType="begin"/>
            </w:r>
            <w:r w:rsidRPr="00F04E9E">
              <w:rPr>
                <w:rStyle w:val="Hyperlink"/>
                <w:noProof/>
              </w:rPr>
              <w:instrText xml:space="preserve"> </w:instrText>
            </w:r>
            <w:r>
              <w:rPr>
                <w:noProof/>
              </w:rPr>
              <w:instrText>HYPERLINK \l "_Toc223725675"</w:instrText>
            </w:r>
            <w:r w:rsidRPr="00F04E9E">
              <w:rPr>
                <w:rStyle w:val="Hyperlink"/>
                <w:noProof/>
              </w:rPr>
              <w:instrText xml:space="preserve"> </w:instrText>
            </w:r>
            <w:r w:rsidRPr="00F04E9E">
              <w:rPr>
                <w:rStyle w:val="Hyperlink"/>
                <w:noProof/>
              </w:rPr>
            </w:r>
            <w:r w:rsidRPr="00F04E9E">
              <w:rPr>
                <w:rStyle w:val="Hyperlink"/>
                <w:noProof/>
              </w:rPr>
              <w:fldChar w:fldCharType="separate"/>
            </w:r>
            <w:r w:rsidRPr="00F04E9E">
              <w:rPr>
                <w:rStyle w:val="Hyperlink"/>
                <w:noProof/>
              </w:rPr>
              <w:t>But that's not how intuition works for someone who has been deliberately training.</w:t>
            </w:r>
            <w:r>
              <w:rPr>
                <w:noProof/>
                <w:webHidden/>
              </w:rPr>
              <w:tab/>
            </w:r>
            <w:r>
              <w:rPr>
                <w:noProof/>
                <w:webHidden/>
              </w:rPr>
              <w:fldChar w:fldCharType="begin"/>
            </w:r>
            <w:r>
              <w:rPr>
                <w:noProof/>
                <w:webHidden/>
              </w:rPr>
              <w:instrText xml:space="preserve"> PAGEREF _Toc223725675 \h </w:instrText>
            </w:r>
          </w:ins>
          <w:r>
            <w:rPr>
              <w:noProof/>
              <w:webHidden/>
            </w:rPr>
          </w:r>
          <w:ins w:id="62" w:author="Joel Karr" w:date="2026-03-06T21:40:00Z" w16du:dateUtc="2026-03-07T03:40:00Z">
            <w:r>
              <w:rPr>
                <w:noProof/>
                <w:webHidden/>
              </w:rPr>
              <w:fldChar w:fldCharType="separate"/>
            </w:r>
            <w:r>
              <w:rPr>
                <w:noProof/>
                <w:webHidden/>
              </w:rPr>
              <w:t>36</w:t>
            </w:r>
            <w:r>
              <w:rPr>
                <w:noProof/>
                <w:webHidden/>
              </w:rPr>
              <w:fldChar w:fldCharType="end"/>
            </w:r>
            <w:r w:rsidRPr="00F04E9E">
              <w:rPr>
                <w:rStyle w:val="Hyperlink"/>
                <w:noProof/>
              </w:rPr>
              <w:fldChar w:fldCharType="end"/>
            </w:r>
          </w:ins>
        </w:p>
        <w:p w14:paraId="6715250E" w14:textId="4C261372" w:rsidR="005A7E77" w:rsidRDefault="005A7E77">
          <w:pPr>
            <w:pStyle w:val="TOC3"/>
            <w:tabs>
              <w:tab w:val="right" w:leader="dot" w:pos="9350"/>
            </w:tabs>
            <w:rPr>
              <w:ins w:id="63" w:author="Joel Karr" w:date="2026-03-06T21:40:00Z" w16du:dateUtc="2026-03-07T03:40:00Z"/>
              <w:rFonts w:eastAsiaTheme="minorEastAsia"/>
              <w:noProof/>
            </w:rPr>
          </w:pPr>
          <w:ins w:id="64" w:author="Joel Karr" w:date="2026-03-06T21:40:00Z" w16du:dateUtc="2026-03-07T03:40:00Z">
            <w:r w:rsidRPr="00F04E9E">
              <w:rPr>
                <w:rStyle w:val="Hyperlink"/>
                <w:noProof/>
              </w:rPr>
              <w:fldChar w:fldCharType="begin"/>
            </w:r>
            <w:r w:rsidRPr="00F04E9E">
              <w:rPr>
                <w:rStyle w:val="Hyperlink"/>
                <w:noProof/>
              </w:rPr>
              <w:instrText xml:space="preserve"> </w:instrText>
            </w:r>
            <w:r>
              <w:rPr>
                <w:noProof/>
              </w:rPr>
              <w:instrText>HYPERLINK \l "_Toc223725676"</w:instrText>
            </w:r>
            <w:r w:rsidRPr="00F04E9E">
              <w:rPr>
                <w:rStyle w:val="Hyperlink"/>
                <w:noProof/>
              </w:rPr>
              <w:instrText xml:space="preserve"> </w:instrText>
            </w:r>
            <w:r w:rsidRPr="00F04E9E">
              <w:rPr>
                <w:rStyle w:val="Hyperlink"/>
                <w:noProof/>
              </w:rPr>
            </w:r>
            <w:r w:rsidRPr="00F04E9E">
              <w:rPr>
                <w:rStyle w:val="Hyperlink"/>
                <w:noProof/>
              </w:rPr>
              <w:fldChar w:fldCharType="separate"/>
            </w:r>
            <w:r w:rsidRPr="00F04E9E">
              <w:rPr>
                <w:rStyle w:val="Hyperlink"/>
                <w:noProof/>
              </w:rPr>
              <w:t>In the cloud room, I didn't wake up one day able to compress thousands of lines of legacy code into patterns I could store in my head. I built that ability night after night, writing side projects, creating exercises, cataloging every pattern I had to look up. What felt like instinct during that weekend search engine rewrite was actually the accumulated result of months of deliberate practice. My subconscious wasn't guessing. It was drawing on a library I had built piece by piece.</w:t>
            </w:r>
            <w:r>
              <w:rPr>
                <w:noProof/>
                <w:webHidden/>
              </w:rPr>
              <w:tab/>
            </w:r>
            <w:r>
              <w:rPr>
                <w:noProof/>
                <w:webHidden/>
              </w:rPr>
              <w:fldChar w:fldCharType="begin"/>
            </w:r>
            <w:r>
              <w:rPr>
                <w:noProof/>
                <w:webHidden/>
              </w:rPr>
              <w:instrText xml:space="preserve"> PAGEREF _Toc223725676 \h </w:instrText>
            </w:r>
          </w:ins>
          <w:r>
            <w:rPr>
              <w:noProof/>
              <w:webHidden/>
            </w:rPr>
          </w:r>
          <w:ins w:id="65" w:author="Joel Karr" w:date="2026-03-06T21:40:00Z" w16du:dateUtc="2026-03-07T03:40:00Z">
            <w:r>
              <w:rPr>
                <w:noProof/>
                <w:webHidden/>
              </w:rPr>
              <w:fldChar w:fldCharType="separate"/>
            </w:r>
            <w:r>
              <w:rPr>
                <w:noProof/>
                <w:webHidden/>
              </w:rPr>
              <w:t>36</w:t>
            </w:r>
            <w:r>
              <w:rPr>
                <w:noProof/>
                <w:webHidden/>
              </w:rPr>
              <w:fldChar w:fldCharType="end"/>
            </w:r>
            <w:r w:rsidRPr="00F04E9E">
              <w:rPr>
                <w:rStyle w:val="Hyperlink"/>
                <w:noProof/>
              </w:rPr>
              <w:fldChar w:fldCharType="end"/>
            </w:r>
          </w:ins>
        </w:p>
        <w:p w14:paraId="313B7130" w14:textId="7CCEC594" w:rsidR="005A7E77" w:rsidRDefault="005A7E77">
          <w:pPr>
            <w:pStyle w:val="TOC3"/>
            <w:tabs>
              <w:tab w:val="right" w:leader="dot" w:pos="9350"/>
            </w:tabs>
            <w:rPr>
              <w:ins w:id="66" w:author="Joel Karr" w:date="2026-03-06T21:40:00Z" w16du:dateUtc="2026-03-07T03:40:00Z"/>
              <w:rFonts w:eastAsiaTheme="minorEastAsia"/>
              <w:noProof/>
            </w:rPr>
          </w:pPr>
          <w:ins w:id="67" w:author="Joel Karr" w:date="2026-03-06T21:40:00Z" w16du:dateUtc="2026-03-07T03:40:00Z">
            <w:r w:rsidRPr="00F04E9E">
              <w:rPr>
                <w:rStyle w:val="Hyperlink"/>
                <w:noProof/>
              </w:rPr>
              <w:lastRenderedPageBreak/>
              <w:fldChar w:fldCharType="begin"/>
            </w:r>
            <w:r w:rsidRPr="00F04E9E">
              <w:rPr>
                <w:rStyle w:val="Hyperlink"/>
                <w:noProof/>
              </w:rPr>
              <w:instrText xml:space="preserve"> </w:instrText>
            </w:r>
            <w:r>
              <w:rPr>
                <w:noProof/>
              </w:rPr>
              <w:instrText>HYPERLINK \l "_Toc223725677"</w:instrText>
            </w:r>
            <w:r w:rsidRPr="00F04E9E">
              <w:rPr>
                <w:rStyle w:val="Hyperlink"/>
                <w:noProof/>
              </w:rPr>
              <w:instrText xml:space="preserve"> </w:instrText>
            </w:r>
            <w:r w:rsidRPr="00F04E9E">
              <w:rPr>
                <w:rStyle w:val="Hyperlink"/>
                <w:noProof/>
              </w:rPr>
            </w:r>
            <w:r w:rsidRPr="00F04E9E">
              <w:rPr>
                <w:rStyle w:val="Hyperlink"/>
                <w:noProof/>
              </w:rPr>
              <w:fldChar w:fldCharType="separate"/>
            </w:r>
            <w:r w:rsidRPr="00F04E9E">
              <w:rPr>
                <w:rStyle w:val="Hyperlink"/>
                <w:noProof/>
              </w:rPr>
              <w:t>Task templates work the same way. When Richie and I broke down the SEC project into known approaches, we weren't being lazy or unimaginative. We were relying on patterns we had practiced enough that the decisions were already made. The templates meant we didn't have to consciously evaluate every choice because we'd already done that work in previous projects.</w:t>
            </w:r>
            <w:r>
              <w:rPr>
                <w:noProof/>
                <w:webHidden/>
              </w:rPr>
              <w:tab/>
            </w:r>
            <w:r>
              <w:rPr>
                <w:noProof/>
                <w:webHidden/>
              </w:rPr>
              <w:fldChar w:fldCharType="begin"/>
            </w:r>
            <w:r>
              <w:rPr>
                <w:noProof/>
                <w:webHidden/>
              </w:rPr>
              <w:instrText xml:space="preserve"> PAGEREF _Toc223725677 \h </w:instrText>
            </w:r>
          </w:ins>
          <w:r>
            <w:rPr>
              <w:noProof/>
              <w:webHidden/>
            </w:rPr>
          </w:r>
          <w:ins w:id="68" w:author="Joel Karr" w:date="2026-03-06T21:40:00Z" w16du:dateUtc="2026-03-07T03:40:00Z">
            <w:r>
              <w:rPr>
                <w:noProof/>
                <w:webHidden/>
              </w:rPr>
              <w:fldChar w:fldCharType="separate"/>
            </w:r>
            <w:r>
              <w:rPr>
                <w:noProof/>
                <w:webHidden/>
              </w:rPr>
              <w:t>36</w:t>
            </w:r>
            <w:r>
              <w:rPr>
                <w:noProof/>
                <w:webHidden/>
              </w:rPr>
              <w:fldChar w:fldCharType="end"/>
            </w:r>
            <w:r w:rsidRPr="00F04E9E">
              <w:rPr>
                <w:rStyle w:val="Hyperlink"/>
                <w:noProof/>
              </w:rPr>
              <w:fldChar w:fldCharType="end"/>
            </w:r>
          </w:ins>
        </w:p>
        <w:p w14:paraId="507215E1" w14:textId="50824110" w:rsidR="005A7E77" w:rsidRDefault="005A7E77">
          <w:pPr>
            <w:pStyle w:val="TOC3"/>
            <w:tabs>
              <w:tab w:val="right" w:leader="dot" w:pos="9350"/>
            </w:tabs>
            <w:rPr>
              <w:ins w:id="69" w:author="Joel Karr" w:date="2026-03-06T21:40:00Z" w16du:dateUtc="2026-03-07T03:40:00Z"/>
              <w:rFonts w:eastAsiaTheme="minorEastAsia"/>
              <w:noProof/>
            </w:rPr>
          </w:pPr>
          <w:ins w:id="70" w:author="Joel Karr" w:date="2026-03-06T21:40:00Z" w16du:dateUtc="2026-03-07T03:40:00Z">
            <w:r w:rsidRPr="00F04E9E">
              <w:rPr>
                <w:rStyle w:val="Hyperlink"/>
                <w:noProof/>
              </w:rPr>
              <w:fldChar w:fldCharType="begin"/>
            </w:r>
            <w:r w:rsidRPr="00F04E9E">
              <w:rPr>
                <w:rStyle w:val="Hyperlink"/>
                <w:noProof/>
              </w:rPr>
              <w:instrText xml:space="preserve"> </w:instrText>
            </w:r>
            <w:r>
              <w:rPr>
                <w:noProof/>
              </w:rPr>
              <w:instrText>HYPERLINK \l "_Toc223725678"</w:instrText>
            </w:r>
            <w:r w:rsidRPr="00F04E9E">
              <w:rPr>
                <w:rStyle w:val="Hyperlink"/>
                <w:noProof/>
              </w:rPr>
              <w:instrText xml:space="preserve"> </w:instrText>
            </w:r>
            <w:r w:rsidRPr="00F04E9E">
              <w:rPr>
                <w:rStyle w:val="Hyperlink"/>
                <w:noProof/>
              </w:rPr>
            </w:r>
            <w:r w:rsidRPr="00F04E9E">
              <w:rPr>
                <w:rStyle w:val="Hyperlink"/>
                <w:noProof/>
              </w:rPr>
              <w:fldChar w:fldCharType="separate"/>
            </w:r>
            <w:r w:rsidRPr="00F04E9E">
              <w:rPr>
                <w:rStyle w:val="Hyperlink"/>
                <w:noProof/>
              </w:rPr>
              <w:t>Mental models are the next layer. Deliberate practice builds skills. Task templates reduce what you need to consider. Mental models train your decision making. But the mechanism is the same. You're building something in your subconscious through repetition, so that when a decision shows up under pressure, your brain already knows the answer.</w:t>
            </w:r>
            <w:r>
              <w:rPr>
                <w:noProof/>
                <w:webHidden/>
              </w:rPr>
              <w:tab/>
            </w:r>
            <w:r>
              <w:rPr>
                <w:noProof/>
                <w:webHidden/>
              </w:rPr>
              <w:fldChar w:fldCharType="begin"/>
            </w:r>
            <w:r>
              <w:rPr>
                <w:noProof/>
                <w:webHidden/>
              </w:rPr>
              <w:instrText xml:space="preserve"> PAGEREF _Toc223725678 \h </w:instrText>
            </w:r>
          </w:ins>
          <w:r>
            <w:rPr>
              <w:noProof/>
              <w:webHidden/>
            </w:rPr>
          </w:r>
          <w:ins w:id="71" w:author="Joel Karr" w:date="2026-03-06T21:40:00Z" w16du:dateUtc="2026-03-07T03:40:00Z">
            <w:r>
              <w:rPr>
                <w:noProof/>
                <w:webHidden/>
              </w:rPr>
              <w:fldChar w:fldCharType="separate"/>
            </w:r>
            <w:r>
              <w:rPr>
                <w:noProof/>
                <w:webHidden/>
              </w:rPr>
              <w:t>36</w:t>
            </w:r>
            <w:r>
              <w:rPr>
                <w:noProof/>
                <w:webHidden/>
              </w:rPr>
              <w:fldChar w:fldCharType="end"/>
            </w:r>
            <w:r w:rsidRPr="00F04E9E">
              <w:rPr>
                <w:rStyle w:val="Hyperlink"/>
                <w:noProof/>
              </w:rPr>
              <w:fldChar w:fldCharType="end"/>
            </w:r>
          </w:ins>
        </w:p>
        <w:p w14:paraId="43BE319A" w14:textId="1551018E" w:rsidR="005A7E77" w:rsidRDefault="005A7E77">
          <w:pPr>
            <w:pStyle w:val="TOC3"/>
            <w:tabs>
              <w:tab w:val="right" w:leader="dot" w:pos="9350"/>
            </w:tabs>
            <w:rPr>
              <w:ins w:id="72" w:author="Joel Karr" w:date="2026-03-06T21:40:00Z" w16du:dateUtc="2026-03-07T03:40:00Z"/>
              <w:rFonts w:eastAsiaTheme="minorEastAsia"/>
              <w:noProof/>
            </w:rPr>
          </w:pPr>
          <w:ins w:id="73" w:author="Joel Karr" w:date="2026-03-06T21:40:00Z" w16du:dateUtc="2026-03-07T03:40:00Z">
            <w:r w:rsidRPr="00F04E9E">
              <w:rPr>
                <w:rStyle w:val="Hyperlink"/>
                <w:noProof/>
              </w:rPr>
              <w:fldChar w:fldCharType="begin"/>
            </w:r>
            <w:r w:rsidRPr="00F04E9E">
              <w:rPr>
                <w:rStyle w:val="Hyperlink"/>
                <w:noProof/>
              </w:rPr>
              <w:instrText xml:space="preserve"> </w:instrText>
            </w:r>
            <w:r>
              <w:rPr>
                <w:noProof/>
              </w:rPr>
              <w:instrText>HYPERLINK \l "_Toc223725679"</w:instrText>
            </w:r>
            <w:r w:rsidRPr="00F04E9E">
              <w:rPr>
                <w:rStyle w:val="Hyperlink"/>
                <w:noProof/>
              </w:rPr>
              <w:instrText xml:space="preserve"> </w:instrText>
            </w:r>
            <w:r w:rsidRPr="00F04E9E">
              <w:rPr>
                <w:rStyle w:val="Hyperlink"/>
                <w:noProof/>
              </w:rPr>
            </w:r>
            <w:r w:rsidRPr="00F04E9E">
              <w:rPr>
                <w:rStyle w:val="Hyperlink"/>
                <w:noProof/>
              </w:rPr>
              <w:fldChar w:fldCharType="separate"/>
            </w:r>
            <w:r w:rsidRPr="00F04E9E">
              <w:rPr>
                <w:rStyle w:val="Hyperlink"/>
                <w:noProof/>
              </w:rPr>
              <w:t>The engineer staring at that fifteen-year-old codebase didn't need more time to analyze it. He needed to stop analyzing and start recognizing. Once he trusted the patterns his experience had already built, once he stopped using his eyes to see code, the path forward was clear.</w:t>
            </w:r>
            <w:r>
              <w:rPr>
                <w:noProof/>
                <w:webHidden/>
              </w:rPr>
              <w:tab/>
            </w:r>
            <w:r>
              <w:rPr>
                <w:noProof/>
                <w:webHidden/>
              </w:rPr>
              <w:fldChar w:fldCharType="begin"/>
            </w:r>
            <w:r>
              <w:rPr>
                <w:noProof/>
                <w:webHidden/>
              </w:rPr>
              <w:instrText xml:space="preserve"> PAGEREF _Toc223725679 \h </w:instrText>
            </w:r>
          </w:ins>
          <w:r>
            <w:rPr>
              <w:noProof/>
              <w:webHidden/>
            </w:rPr>
          </w:r>
          <w:ins w:id="74" w:author="Joel Karr" w:date="2026-03-06T21:40:00Z" w16du:dateUtc="2026-03-07T03:40:00Z">
            <w:r>
              <w:rPr>
                <w:noProof/>
                <w:webHidden/>
              </w:rPr>
              <w:fldChar w:fldCharType="separate"/>
            </w:r>
            <w:r>
              <w:rPr>
                <w:noProof/>
                <w:webHidden/>
              </w:rPr>
              <w:t>36</w:t>
            </w:r>
            <w:r>
              <w:rPr>
                <w:noProof/>
                <w:webHidden/>
              </w:rPr>
              <w:fldChar w:fldCharType="end"/>
            </w:r>
            <w:r w:rsidRPr="00F04E9E">
              <w:rPr>
                <w:rStyle w:val="Hyperlink"/>
                <w:noProof/>
              </w:rPr>
              <w:fldChar w:fldCharType="end"/>
            </w:r>
          </w:ins>
        </w:p>
        <w:p w14:paraId="7281CB1E" w14:textId="4B874968" w:rsidR="005A7E77" w:rsidRDefault="005A7E77">
          <w:pPr>
            <w:pStyle w:val="TOC3"/>
            <w:tabs>
              <w:tab w:val="right" w:leader="dot" w:pos="9350"/>
            </w:tabs>
            <w:rPr>
              <w:ins w:id="75" w:author="Joel Karr" w:date="2026-03-06T21:40:00Z" w16du:dateUtc="2026-03-07T03:40:00Z"/>
              <w:rFonts w:eastAsiaTheme="minorEastAsia"/>
              <w:noProof/>
            </w:rPr>
          </w:pPr>
          <w:ins w:id="76" w:author="Joel Karr" w:date="2026-03-06T21:40:00Z" w16du:dateUtc="2026-03-07T03:40:00Z">
            <w:r w:rsidRPr="00F04E9E">
              <w:rPr>
                <w:rStyle w:val="Hyperlink"/>
                <w:noProof/>
              </w:rPr>
              <w:fldChar w:fldCharType="begin"/>
            </w:r>
            <w:r w:rsidRPr="00F04E9E">
              <w:rPr>
                <w:rStyle w:val="Hyperlink"/>
                <w:noProof/>
              </w:rPr>
              <w:instrText xml:space="preserve"> </w:instrText>
            </w:r>
            <w:r>
              <w:rPr>
                <w:noProof/>
              </w:rPr>
              <w:instrText>HYPERLINK \l "_Toc223725680"</w:instrText>
            </w:r>
            <w:r w:rsidRPr="00F04E9E">
              <w:rPr>
                <w:rStyle w:val="Hyperlink"/>
                <w:noProof/>
              </w:rPr>
              <w:instrText xml:space="preserve"> </w:instrText>
            </w:r>
            <w:r w:rsidRPr="00F04E9E">
              <w:rPr>
                <w:rStyle w:val="Hyperlink"/>
                <w:noProof/>
              </w:rPr>
            </w:r>
            <w:r w:rsidRPr="00F04E9E">
              <w:rPr>
                <w:rStyle w:val="Hyperlink"/>
                <w:noProof/>
              </w:rPr>
              <w:fldChar w:fldCharType="separate"/>
            </w:r>
            <w:r w:rsidRPr="00F04E9E">
              <w:rPr>
                <w:rStyle w:val="Hyperlink"/>
                <w:noProof/>
              </w:rPr>
              <w:t>The reason Duke's "menu strategy" works isn't that the choice doesn't matter. It's that by the time you've narrowed it down to two viable options, your trained subconscious has already done the hard work. The deliberation is the illusion. The decision was made before you realized you were thinking.</w:t>
            </w:r>
            <w:r>
              <w:rPr>
                <w:noProof/>
                <w:webHidden/>
              </w:rPr>
              <w:tab/>
            </w:r>
            <w:r>
              <w:rPr>
                <w:noProof/>
                <w:webHidden/>
              </w:rPr>
              <w:fldChar w:fldCharType="begin"/>
            </w:r>
            <w:r>
              <w:rPr>
                <w:noProof/>
                <w:webHidden/>
              </w:rPr>
              <w:instrText xml:space="preserve"> PAGEREF _Toc223725680 \h </w:instrText>
            </w:r>
          </w:ins>
          <w:r>
            <w:rPr>
              <w:noProof/>
              <w:webHidden/>
            </w:rPr>
          </w:r>
          <w:ins w:id="77" w:author="Joel Karr" w:date="2026-03-06T21:40:00Z" w16du:dateUtc="2026-03-07T03:40:00Z">
            <w:r>
              <w:rPr>
                <w:noProof/>
                <w:webHidden/>
              </w:rPr>
              <w:fldChar w:fldCharType="separate"/>
            </w:r>
            <w:r>
              <w:rPr>
                <w:noProof/>
                <w:webHidden/>
              </w:rPr>
              <w:t>36</w:t>
            </w:r>
            <w:r>
              <w:rPr>
                <w:noProof/>
                <w:webHidden/>
              </w:rPr>
              <w:fldChar w:fldCharType="end"/>
            </w:r>
            <w:r w:rsidRPr="00F04E9E">
              <w:rPr>
                <w:rStyle w:val="Hyperlink"/>
                <w:noProof/>
              </w:rPr>
              <w:fldChar w:fldCharType="end"/>
            </w:r>
          </w:ins>
        </w:p>
        <w:p w14:paraId="785A267F" w14:textId="51B72D71" w:rsidR="005A7E77" w:rsidRDefault="005A7E77">
          <w:pPr>
            <w:pStyle w:val="TOC3"/>
            <w:tabs>
              <w:tab w:val="right" w:leader="dot" w:pos="9350"/>
            </w:tabs>
            <w:rPr>
              <w:ins w:id="78" w:author="Joel Karr" w:date="2026-03-06T21:40:00Z" w16du:dateUtc="2026-03-07T03:40:00Z"/>
              <w:rFonts w:eastAsiaTheme="minorEastAsia"/>
              <w:noProof/>
            </w:rPr>
          </w:pPr>
          <w:ins w:id="79" w:author="Joel Karr" w:date="2026-03-06T21:40:00Z" w16du:dateUtc="2026-03-07T03:40:00Z">
            <w:r w:rsidRPr="00F04E9E">
              <w:rPr>
                <w:rStyle w:val="Hyperlink"/>
                <w:noProof/>
              </w:rPr>
              <w:fldChar w:fldCharType="begin"/>
            </w:r>
            <w:r w:rsidRPr="00F04E9E">
              <w:rPr>
                <w:rStyle w:val="Hyperlink"/>
                <w:noProof/>
              </w:rPr>
              <w:instrText xml:space="preserve"> </w:instrText>
            </w:r>
            <w:r>
              <w:rPr>
                <w:noProof/>
              </w:rPr>
              <w:instrText>HYPERLINK \l "_Toc223725681"</w:instrText>
            </w:r>
            <w:r w:rsidRPr="00F04E9E">
              <w:rPr>
                <w:rStyle w:val="Hyperlink"/>
                <w:noProof/>
              </w:rPr>
              <w:instrText xml:space="preserve"> </w:instrText>
            </w:r>
            <w:r w:rsidRPr="00F04E9E">
              <w:rPr>
                <w:rStyle w:val="Hyperlink"/>
                <w:noProof/>
              </w:rPr>
            </w:r>
            <w:r w:rsidRPr="00F04E9E">
              <w:rPr>
                <w:rStyle w:val="Hyperlink"/>
                <w:noProof/>
              </w:rPr>
              <w:fldChar w:fldCharType="separate"/>
            </w:r>
            <w:r w:rsidRPr="00F04E9E">
              <w:rPr>
                <w:rStyle w:val="Hyperlink"/>
                <w:noProof/>
              </w:rPr>
              <w:t>But trusting your subconscious only works if you keep training it. If you stop practicing, and your pattern recognition gets stale. The industry changes, your tools change, and the instincts you built three years ago start producing outdated answers. This is why the exercises that follow aren't critical. They're maintenance for the system you've been building since Chapter 2.</w:t>
            </w:r>
            <w:r>
              <w:rPr>
                <w:noProof/>
                <w:webHidden/>
              </w:rPr>
              <w:tab/>
            </w:r>
            <w:r>
              <w:rPr>
                <w:noProof/>
                <w:webHidden/>
              </w:rPr>
              <w:fldChar w:fldCharType="begin"/>
            </w:r>
            <w:r>
              <w:rPr>
                <w:noProof/>
                <w:webHidden/>
              </w:rPr>
              <w:instrText xml:space="preserve"> PAGEREF _Toc223725681 \h </w:instrText>
            </w:r>
          </w:ins>
          <w:r>
            <w:rPr>
              <w:noProof/>
              <w:webHidden/>
            </w:rPr>
          </w:r>
          <w:ins w:id="80" w:author="Joel Karr" w:date="2026-03-06T21:40:00Z" w16du:dateUtc="2026-03-07T03:40:00Z">
            <w:r>
              <w:rPr>
                <w:noProof/>
                <w:webHidden/>
              </w:rPr>
              <w:fldChar w:fldCharType="separate"/>
            </w:r>
            <w:r>
              <w:rPr>
                <w:noProof/>
                <w:webHidden/>
              </w:rPr>
              <w:t>36</w:t>
            </w:r>
            <w:r>
              <w:rPr>
                <w:noProof/>
                <w:webHidden/>
              </w:rPr>
              <w:fldChar w:fldCharType="end"/>
            </w:r>
            <w:r w:rsidRPr="00F04E9E">
              <w:rPr>
                <w:rStyle w:val="Hyperlink"/>
                <w:noProof/>
              </w:rPr>
              <w:fldChar w:fldCharType="end"/>
            </w:r>
          </w:ins>
        </w:p>
        <w:p w14:paraId="3583C5DB" w14:textId="5A90846B" w:rsidR="005A7E77" w:rsidRDefault="005A7E77">
          <w:pPr>
            <w:pStyle w:val="TOC3"/>
            <w:tabs>
              <w:tab w:val="right" w:leader="dot" w:pos="9350"/>
            </w:tabs>
            <w:rPr>
              <w:ins w:id="81" w:author="Joel Karr" w:date="2026-03-06T21:40:00Z" w16du:dateUtc="2026-03-07T03:40:00Z"/>
              <w:rFonts w:eastAsiaTheme="minorEastAsia"/>
              <w:noProof/>
            </w:rPr>
          </w:pPr>
          <w:ins w:id="82" w:author="Joel Karr" w:date="2026-03-06T21:40:00Z" w16du:dateUtc="2026-03-07T03:40:00Z">
            <w:r w:rsidRPr="00F04E9E">
              <w:rPr>
                <w:rStyle w:val="Hyperlink"/>
                <w:noProof/>
              </w:rPr>
              <w:fldChar w:fldCharType="begin"/>
            </w:r>
            <w:r w:rsidRPr="00F04E9E">
              <w:rPr>
                <w:rStyle w:val="Hyperlink"/>
                <w:noProof/>
              </w:rPr>
              <w:instrText xml:space="preserve"> </w:instrText>
            </w:r>
            <w:r>
              <w:rPr>
                <w:noProof/>
              </w:rPr>
              <w:instrText>HYPERLINK \l "_Toc223725682"</w:instrText>
            </w:r>
            <w:r w:rsidRPr="00F04E9E">
              <w:rPr>
                <w:rStyle w:val="Hyperlink"/>
                <w:noProof/>
              </w:rPr>
              <w:instrText xml:space="preserve"> </w:instrText>
            </w:r>
            <w:r w:rsidRPr="00F04E9E">
              <w:rPr>
                <w:rStyle w:val="Hyperlink"/>
                <w:noProof/>
              </w:rPr>
            </w:r>
            <w:r w:rsidRPr="00F04E9E">
              <w:rPr>
                <w:rStyle w:val="Hyperlink"/>
                <w:noProof/>
              </w:rPr>
              <w:fldChar w:fldCharType="separate"/>
            </w:r>
            <w:r w:rsidRPr="00F04E9E">
              <w:rPr>
                <w:rStyle w:val="Hyperlink"/>
                <w:noProof/>
              </w:rPr>
              <w:t>Building Your Mental Models</w:t>
            </w:r>
            <w:r>
              <w:rPr>
                <w:noProof/>
                <w:webHidden/>
              </w:rPr>
              <w:tab/>
            </w:r>
            <w:r>
              <w:rPr>
                <w:noProof/>
                <w:webHidden/>
              </w:rPr>
              <w:fldChar w:fldCharType="begin"/>
            </w:r>
            <w:r>
              <w:rPr>
                <w:noProof/>
                <w:webHidden/>
              </w:rPr>
              <w:instrText xml:space="preserve"> PAGEREF _Toc223725682 \h </w:instrText>
            </w:r>
          </w:ins>
          <w:r>
            <w:rPr>
              <w:noProof/>
              <w:webHidden/>
            </w:rPr>
          </w:r>
          <w:ins w:id="83" w:author="Joel Karr" w:date="2026-03-06T21:40:00Z" w16du:dateUtc="2026-03-07T03:40:00Z">
            <w:r>
              <w:rPr>
                <w:noProof/>
                <w:webHidden/>
              </w:rPr>
              <w:fldChar w:fldCharType="separate"/>
            </w:r>
            <w:r>
              <w:rPr>
                <w:noProof/>
                <w:webHidden/>
              </w:rPr>
              <w:t>36</w:t>
            </w:r>
            <w:r>
              <w:rPr>
                <w:noProof/>
                <w:webHidden/>
              </w:rPr>
              <w:fldChar w:fldCharType="end"/>
            </w:r>
            <w:r w:rsidRPr="00F04E9E">
              <w:rPr>
                <w:rStyle w:val="Hyperlink"/>
                <w:noProof/>
              </w:rPr>
              <w:fldChar w:fldCharType="end"/>
            </w:r>
          </w:ins>
        </w:p>
        <w:p w14:paraId="1B4A35CE" w14:textId="09E0F5FA" w:rsidR="005A7E77" w:rsidRDefault="005A7E77">
          <w:pPr>
            <w:pStyle w:val="TOC3"/>
            <w:tabs>
              <w:tab w:val="right" w:leader="dot" w:pos="9350"/>
            </w:tabs>
            <w:rPr>
              <w:ins w:id="84" w:author="Joel Karr" w:date="2026-03-06T21:40:00Z" w16du:dateUtc="2026-03-07T03:40:00Z"/>
              <w:rFonts w:eastAsiaTheme="minorEastAsia"/>
              <w:noProof/>
            </w:rPr>
          </w:pPr>
          <w:ins w:id="85" w:author="Joel Karr" w:date="2026-03-06T21:40:00Z" w16du:dateUtc="2026-03-07T03:40:00Z">
            <w:r w:rsidRPr="00F04E9E">
              <w:rPr>
                <w:rStyle w:val="Hyperlink"/>
                <w:noProof/>
              </w:rPr>
              <w:fldChar w:fldCharType="begin"/>
            </w:r>
            <w:r w:rsidRPr="00F04E9E">
              <w:rPr>
                <w:rStyle w:val="Hyperlink"/>
                <w:noProof/>
              </w:rPr>
              <w:instrText xml:space="preserve"> </w:instrText>
            </w:r>
            <w:r>
              <w:rPr>
                <w:noProof/>
              </w:rPr>
              <w:instrText>HYPERLINK \l "_Toc223725683"</w:instrText>
            </w:r>
            <w:r w:rsidRPr="00F04E9E">
              <w:rPr>
                <w:rStyle w:val="Hyperlink"/>
                <w:noProof/>
              </w:rPr>
              <w:instrText xml:space="preserve"> </w:instrText>
            </w:r>
            <w:r w:rsidRPr="00F04E9E">
              <w:rPr>
                <w:rStyle w:val="Hyperlink"/>
                <w:noProof/>
              </w:rPr>
            </w:r>
            <w:r w:rsidRPr="00F04E9E">
              <w:rPr>
                <w:rStyle w:val="Hyperlink"/>
                <w:noProof/>
              </w:rPr>
              <w:fldChar w:fldCharType="separate"/>
            </w:r>
            <w:r w:rsidRPr="00F04E9E">
              <w:rPr>
                <w:rStyle w:val="Hyperlink"/>
                <w:noProof/>
              </w:rPr>
              <w:t>The Path Forward</w:t>
            </w:r>
            <w:r>
              <w:rPr>
                <w:noProof/>
                <w:webHidden/>
              </w:rPr>
              <w:tab/>
            </w:r>
            <w:r>
              <w:rPr>
                <w:noProof/>
                <w:webHidden/>
              </w:rPr>
              <w:fldChar w:fldCharType="begin"/>
            </w:r>
            <w:r>
              <w:rPr>
                <w:noProof/>
                <w:webHidden/>
              </w:rPr>
              <w:instrText xml:space="preserve"> PAGEREF _Toc223725683 \h </w:instrText>
            </w:r>
          </w:ins>
          <w:r>
            <w:rPr>
              <w:noProof/>
              <w:webHidden/>
            </w:rPr>
          </w:r>
          <w:ins w:id="86" w:author="Joel Karr" w:date="2026-03-06T21:40:00Z" w16du:dateUtc="2026-03-07T03:40:00Z">
            <w:r>
              <w:rPr>
                <w:noProof/>
                <w:webHidden/>
              </w:rPr>
              <w:fldChar w:fldCharType="separate"/>
            </w:r>
            <w:r>
              <w:rPr>
                <w:noProof/>
                <w:webHidden/>
              </w:rPr>
              <w:t>38</w:t>
            </w:r>
            <w:r>
              <w:rPr>
                <w:noProof/>
                <w:webHidden/>
              </w:rPr>
              <w:fldChar w:fldCharType="end"/>
            </w:r>
            <w:r w:rsidRPr="00F04E9E">
              <w:rPr>
                <w:rStyle w:val="Hyperlink"/>
                <w:noProof/>
              </w:rPr>
              <w:fldChar w:fldCharType="end"/>
            </w:r>
          </w:ins>
        </w:p>
        <w:p w14:paraId="08FEF21C" w14:textId="134AAF0A" w:rsidR="005A7E77" w:rsidRDefault="005A7E77">
          <w:pPr>
            <w:pStyle w:val="TOC2"/>
            <w:tabs>
              <w:tab w:val="right" w:leader="dot" w:pos="9350"/>
            </w:tabs>
            <w:rPr>
              <w:ins w:id="87" w:author="Joel Karr" w:date="2026-03-06T21:40:00Z" w16du:dateUtc="2026-03-07T03:40:00Z"/>
              <w:rFonts w:eastAsiaTheme="minorEastAsia"/>
              <w:noProof/>
            </w:rPr>
          </w:pPr>
          <w:ins w:id="88" w:author="Joel Karr" w:date="2026-03-06T21:40:00Z" w16du:dateUtc="2026-03-07T03:40:00Z">
            <w:r w:rsidRPr="00F04E9E">
              <w:rPr>
                <w:rStyle w:val="Hyperlink"/>
                <w:noProof/>
              </w:rPr>
              <w:fldChar w:fldCharType="begin"/>
            </w:r>
            <w:r w:rsidRPr="00F04E9E">
              <w:rPr>
                <w:rStyle w:val="Hyperlink"/>
                <w:noProof/>
              </w:rPr>
              <w:instrText xml:space="preserve"> </w:instrText>
            </w:r>
            <w:r>
              <w:rPr>
                <w:noProof/>
              </w:rPr>
              <w:instrText>HYPERLINK \l "_Toc223725684"</w:instrText>
            </w:r>
            <w:r w:rsidRPr="00F04E9E">
              <w:rPr>
                <w:rStyle w:val="Hyperlink"/>
                <w:noProof/>
              </w:rPr>
              <w:instrText xml:space="preserve"> </w:instrText>
            </w:r>
            <w:r w:rsidRPr="00F04E9E">
              <w:rPr>
                <w:rStyle w:val="Hyperlink"/>
                <w:noProof/>
              </w:rPr>
            </w:r>
            <w:r w:rsidRPr="00F04E9E">
              <w:rPr>
                <w:rStyle w:val="Hyperlink"/>
                <w:noProof/>
              </w:rPr>
              <w:fldChar w:fldCharType="separate"/>
            </w:r>
            <w:r w:rsidRPr="00F04E9E">
              <w:rPr>
                <w:rStyle w:val="Hyperlink"/>
                <w:noProof/>
              </w:rPr>
              <w:t>Five</w:t>
            </w:r>
            <w:r>
              <w:rPr>
                <w:noProof/>
                <w:webHidden/>
              </w:rPr>
              <w:tab/>
            </w:r>
            <w:r>
              <w:rPr>
                <w:noProof/>
                <w:webHidden/>
              </w:rPr>
              <w:fldChar w:fldCharType="begin"/>
            </w:r>
            <w:r>
              <w:rPr>
                <w:noProof/>
                <w:webHidden/>
              </w:rPr>
              <w:instrText xml:space="preserve"> PAGEREF _Toc223725684 \h </w:instrText>
            </w:r>
          </w:ins>
          <w:r>
            <w:rPr>
              <w:noProof/>
              <w:webHidden/>
            </w:rPr>
          </w:r>
          <w:ins w:id="89" w:author="Joel Karr" w:date="2026-03-06T21:40:00Z" w16du:dateUtc="2026-03-07T03:40:00Z">
            <w:r>
              <w:rPr>
                <w:noProof/>
                <w:webHidden/>
              </w:rPr>
              <w:fldChar w:fldCharType="separate"/>
            </w:r>
            <w:r>
              <w:rPr>
                <w:noProof/>
                <w:webHidden/>
              </w:rPr>
              <w:t>40</w:t>
            </w:r>
            <w:r>
              <w:rPr>
                <w:noProof/>
                <w:webHidden/>
              </w:rPr>
              <w:fldChar w:fldCharType="end"/>
            </w:r>
            <w:r w:rsidRPr="00F04E9E">
              <w:rPr>
                <w:rStyle w:val="Hyperlink"/>
                <w:noProof/>
              </w:rPr>
              <w:fldChar w:fldCharType="end"/>
            </w:r>
          </w:ins>
        </w:p>
        <w:p w14:paraId="379AE095" w14:textId="64ECAE7B" w:rsidR="005A7E77" w:rsidRDefault="005A7E77">
          <w:pPr>
            <w:pStyle w:val="TOC2"/>
            <w:tabs>
              <w:tab w:val="right" w:leader="dot" w:pos="9350"/>
            </w:tabs>
            <w:rPr>
              <w:ins w:id="90" w:author="Joel Karr" w:date="2026-03-06T21:40:00Z" w16du:dateUtc="2026-03-07T03:40:00Z"/>
              <w:rFonts w:eastAsiaTheme="minorEastAsia"/>
              <w:noProof/>
            </w:rPr>
          </w:pPr>
          <w:ins w:id="91" w:author="Joel Karr" w:date="2026-03-06T21:40:00Z" w16du:dateUtc="2026-03-07T03:40:00Z">
            <w:r w:rsidRPr="00F04E9E">
              <w:rPr>
                <w:rStyle w:val="Hyperlink"/>
                <w:noProof/>
              </w:rPr>
              <w:fldChar w:fldCharType="begin"/>
            </w:r>
            <w:r w:rsidRPr="00F04E9E">
              <w:rPr>
                <w:rStyle w:val="Hyperlink"/>
                <w:noProof/>
              </w:rPr>
              <w:instrText xml:space="preserve"> </w:instrText>
            </w:r>
            <w:r>
              <w:rPr>
                <w:noProof/>
              </w:rPr>
              <w:instrText>HYPERLINK \l "_Toc223725685"</w:instrText>
            </w:r>
            <w:r w:rsidRPr="00F04E9E">
              <w:rPr>
                <w:rStyle w:val="Hyperlink"/>
                <w:noProof/>
              </w:rPr>
              <w:instrText xml:space="preserve"> </w:instrText>
            </w:r>
            <w:r w:rsidRPr="00F04E9E">
              <w:rPr>
                <w:rStyle w:val="Hyperlink"/>
                <w:noProof/>
              </w:rPr>
            </w:r>
            <w:r w:rsidRPr="00F04E9E">
              <w:rPr>
                <w:rStyle w:val="Hyperlink"/>
                <w:noProof/>
              </w:rPr>
              <w:fldChar w:fldCharType="separate"/>
            </w:r>
            <w:r w:rsidRPr="00F04E9E">
              <w:rPr>
                <w:rStyle w:val="Hyperlink"/>
                <w:noProof/>
              </w:rPr>
              <w:t>The Question Behind the Ask</w:t>
            </w:r>
            <w:r>
              <w:rPr>
                <w:noProof/>
                <w:webHidden/>
              </w:rPr>
              <w:tab/>
            </w:r>
            <w:r>
              <w:rPr>
                <w:noProof/>
                <w:webHidden/>
              </w:rPr>
              <w:fldChar w:fldCharType="begin"/>
            </w:r>
            <w:r>
              <w:rPr>
                <w:noProof/>
                <w:webHidden/>
              </w:rPr>
              <w:instrText xml:space="preserve"> PAGEREF _Toc223725685 \h </w:instrText>
            </w:r>
          </w:ins>
          <w:r>
            <w:rPr>
              <w:noProof/>
              <w:webHidden/>
            </w:rPr>
          </w:r>
          <w:ins w:id="92" w:author="Joel Karr" w:date="2026-03-06T21:40:00Z" w16du:dateUtc="2026-03-07T03:40:00Z">
            <w:r>
              <w:rPr>
                <w:noProof/>
                <w:webHidden/>
              </w:rPr>
              <w:fldChar w:fldCharType="separate"/>
            </w:r>
            <w:r>
              <w:rPr>
                <w:noProof/>
                <w:webHidden/>
              </w:rPr>
              <w:t>40</w:t>
            </w:r>
            <w:r>
              <w:rPr>
                <w:noProof/>
                <w:webHidden/>
              </w:rPr>
              <w:fldChar w:fldCharType="end"/>
            </w:r>
            <w:r w:rsidRPr="00F04E9E">
              <w:rPr>
                <w:rStyle w:val="Hyperlink"/>
                <w:noProof/>
              </w:rPr>
              <w:fldChar w:fldCharType="end"/>
            </w:r>
          </w:ins>
        </w:p>
        <w:p w14:paraId="4BA687C0" w14:textId="67981F6B" w:rsidR="005A7E77" w:rsidRDefault="005A7E77">
          <w:pPr>
            <w:pStyle w:val="TOC3"/>
            <w:tabs>
              <w:tab w:val="right" w:leader="dot" w:pos="9350"/>
            </w:tabs>
            <w:rPr>
              <w:ins w:id="93" w:author="Joel Karr" w:date="2026-03-06T21:40:00Z" w16du:dateUtc="2026-03-07T03:40:00Z"/>
              <w:rFonts w:eastAsiaTheme="minorEastAsia"/>
              <w:noProof/>
            </w:rPr>
          </w:pPr>
          <w:ins w:id="94" w:author="Joel Karr" w:date="2026-03-06T21:40:00Z" w16du:dateUtc="2026-03-07T03:40:00Z">
            <w:r w:rsidRPr="00F04E9E">
              <w:rPr>
                <w:rStyle w:val="Hyperlink"/>
                <w:noProof/>
              </w:rPr>
              <w:fldChar w:fldCharType="begin"/>
            </w:r>
            <w:r w:rsidRPr="00F04E9E">
              <w:rPr>
                <w:rStyle w:val="Hyperlink"/>
                <w:noProof/>
              </w:rPr>
              <w:instrText xml:space="preserve"> </w:instrText>
            </w:r>
            <w:r>
              <w:rPr>
                <w:noProof/>
              </w:rPr>
              <w:instrText>HYPERLINK \l "_Toc223725686"</w:instrText>
            </w:r>
            <w:r w:rsidRPr="00F04E9E">
              <w:rPr>
                <w:rStyle w:val="Hyperlink"/>
                <w:noProof/>
              </w:rPr>
              <w:instrText xml:space="preserve"> </w:instrText>
            </w:r>
            <w:r w:rsidRPr="00F04E9E">
              <w:rPr>
                <w:rStyle w:val="Hyperlink"/>
                <w:noProof/>
              </w:rPr>
            </w:r>
            <w:r w:rsidRPr="00F04E9E">
              <w:rPr>
                <w:rStyle w:val="Hyperlink"/>
                <w:noProof/>
              </w:rPr>
              <w:fldChar w:fldCharType="separate"/>
            </w:r>
            <w:r w:rsidRPr="00F04E9E">
              <w:rPr>
                <w:rStyle w:val="Hyperlink"/>
                <w:noProof/>
              </w:rPr>
              <w:t>The Cost of Ambiguity</w:t>
            </w:r>
            <w:r>
              <w:rPr>
                <w:noProof/>
                <w:webHidden/>
              </w:rPr>
              <w:tab/>
            </w:r>
            <w:r>
              <w:rPr>
                <w:noProof/>
                <w:webHidden/>
              </w:rPr>
              <w:fldChar w:fldCharType="begin"/>
            </w:r>
            <w:r>
              <w:rPr>
                <w:noProof/>
                <w:webHidden/>
              </w:rPr>
              <w:instrText xml:space="preserve"> PAGEREF _Toc223725686 \h </w:instrText>
            </w:r>
          </w:ins>
          <w:r>
            <w:rPr>
              <w:noProof/>
              <w:webHidden/>
            </w:rPr>
          </w:r>
          <w:ins w:id="95" w:author="Joel Karr" w:date="2026-03-06T21:40:00Z" w16du:dateUtc="2026-03-07T03:40:00Z">
            <w:r>
              <w:rPr>
                <w:noProof/>
                <w:webHidden/>
              </w:rPr>
              <w:fldChar w:fldCharType="separate"/>
            </w:r>
            <w:r>
              <w:rPr>
                <w:noProof/>
                <w:webHidden/>
              </w:rPr>
              <w:t>43</w:t>
            </w:r>
            <w:r>
              <w:rPr>
                <w:noProof/>
                <w:webHidden/>
              </w:rPr>
              <w:fldChar w:fldCharType="end"/>
            </w:r>
            <w:r w:rsidRPr="00F04E9E">
              <w:rPr>
                <w:rStyle w:val="Hyperlink"/>
                <w:noProof/>
              </w:rPr>
              <w:fldChar w:fldCharType="end"/>
            </w:r>
          </w:ins>
        </w:p>
        <w:p w14:paraId="4EB29F80" w14:textId="05EFB87F" w:rsidR="005A7E77" w:rsidRDefault="005A7E77">
          <w:pPr>
            <w:pStyle w:val="TOC3"/>
            <w:tabs>
              <w:tab w:val="right" w:leader="dot" w:pos="9350"/>
            </w:tabs>
            <w:rPr>
              <w:ins w:id="96" w:author="Joel Karr" w:date="2026-03-06T21:40:00Z" w16du:dateUtc="2026-03-07T03:40:00Z"/>
              <w:rFonts w:eastAsiaTheme="minorEastAsia"/>
              <w:noProof/>
            </w:rPr>
          </w:pPr>
          <w:ins w:id="97" w:author="Joel Karr" w:date="2026-03-06T21:40:00Z" w16du:dateUtc="2026-03-07T03:40:00Z">
            <w:r w:rsidRPr="00F04E9E">
              <w:rPr>
                <w:rStyle w:val="Hyperlink"/>
                <w:noProof/>
              </w:rPr>
              <w:fldChar w:fldCharType="begin"/>
            </w:r>
            <w:r w:rsidRPr="00F04E9E">
              <w:rPr>
                <w:rStyle w:val="Hyperlink"/>
                <w:noProof/>
              </w:rPr>
              <w:instrText xml:space="preserve"> </w:instrText>
            </w:r>
            <w:r>
              <w:rPr>
                <w:noProof/>
              </w:rPr>
              <w:instrText>HYPERLINK \l "_Toc223725687"</w:instrText>
            </w:r>
            <w:r w:rsidRPr="00F04E9E">
              <w:rPr>
                <w:rStyle w:val="Hyperlink"/>
                <w:noProof/>
              </w:rPr>
              <w:instrText xml:space="preserve"> </w:instrText>
            </w:r>
            <w:r w:rsidRPr="00F04E9E">
              <w:rPr>
                <w:rStyle w:val="Hyperlink"/>
                <w:noProof/>
              </w:rPr>
            </w:r>
            <w:r w:rsidRPr="00F04E9E">
              <w:rPr>
                <w:rStyle w:val="Hyperlink"/>
                <w:noProof/>
              </w:rPr>
              <w:fldChar w:fldCharType="separate"/>
            </w:r>
            <w:r w:rsidRPr="00F04E9E">
              <w:rPr>
                <w:rStyle w:val="Hyperlink"/>
                <w:noProof/>
              </w:rPr>
              <w:t>The Weight of the Question</w:t>
            </w:r>
            <w:r>
              <w:rPr>
                <w:noProof/>
                <w:webHidden/>
              </w:rPr>
              <w:tab/>
            </w:r>
            <w:r>
              <w:rPr>
                <w:noProof/>
                <w:webHidden/>
              </w:rPr>
              <w:fldChar w:fldCharType="begin"/>
            </w:r>
            <w:r>
              <w:rPr>
                <w:noProof/>
                <w:webHidden/>
              </w:rPr>
              <w:instrText xml:space="preserve"> PAGEREF _Toc223725687 \h </w:instrText>
            </w:r>
          </w:ins>
          <w:r>
            <w:rPr>
              <w:noProof/>
              <w:webHidden/>
            </w:rPr>
          </w:r>
          <w:ins w:id="98" w:author="Joel Karr" w:date="2026-03-06T21:40:00Z" w16du:dateUtc="2026-03-07T03:40:00Z">
            <w:r>
              <w:rPr>
                <w:noProof/>
                <w:webHidden/>
              </w:rPr>
              <w:fldChar w:fldCharType="separate"/>
            </w:r>
            <w:r>
              <w:rPr>
                <w:noProof/>
                <w:webHidden/>
              </w:rPr>
              <w:t>44</w:t>
            </w:r>
            <w:r>
              <w:rPr>
                <w:noProof/>
                <w:webHidden/>
              </w:rPr>
              <w:fldChar w:fldCharType="end"/>
            </w:r>
            <w:r w:rsidRPr="00F04E9E">
              <w:rPr>
                <w:rStyle w:val="Hyperlink"/>
                <w:noProof/>
              </w:rPr>
              <w:fldChar w:fldCharType="end"/>
            </w:r>
          </w:ins>
        </w:p>
        <w:p w14:paraId="359DC7AB" w14:textId="1A17A1B5" w:rsidR="005A7E77" w:rsidRDefault="005A7E77">
          <w:pPr>
            <w:pStyle w:val="TOC3"/>
            <w:tabs>
              <w:tab w:val="right" w:leader="dot" w:pos="9350"/>
            </w:tabs>
            <w:rPr>
              <w:ins w:id="99" w:author="Joel Karr" w:date="2026-03-06T21:40:00Z" w16du:dateUtc="2026-03-07T03:40:00Z"/>
              <w:rFonts w:eastAsiaTheme="minorEastAsia"/>
              <w:noProof/>
            </w:rPr>
          </w:pPr>
          <w:ins w:id="100" w:author="Joel Karr" w:date="2026-03-06T21:40:00Z" w16du:dateUtc="2026-03-07T03:40:00Z">
            <w:r w:rsidRPr="00F04E9E">
              <w:rPr>
                <w:rStyle w:val="Hyperlink"/>
                <w:noProof/>
              </w:rPr>
              <w:fldChar w:fldCharType="begin"/>
            </w:r>
            <w:r w:rsidRPr="00F04E9E">
              <w:rPr>
                <w:rStyle w:val="Hyperlink"/>
                <w:noProof/>
              </w:rPr>
              <w:instrText xml:space="preserve"> </w:instrText>
            </w:r>
            <w:r>
              <w:rPr>
                <w:noProof/>
              </w:rPr>
              <w:instrText>HYPERLINK \l "_Toc223725688"</w:instrText>
            </w:r>
            <w:r w:rsidRPr="00F04E9E">
              <w:rPr>
                <w:rStyle w:val="Hyperlink"/>
                <w:noProof/>
              </w:rPr>
              <w:instrText xml:space="preserve"> </w:instrText>
            </w:r>
            <w:r w:rsidRPr="00F04E9E">
              <w:rPr>
                <w:rStyle w:val="Hyperlink"/>
                <w:noProof/>
              </w:rPr>
            </w:r>
            <w:r w:rsidRPr="00F04E9E">
              <w:rPr>
                <w:rStyle w:val="Hyperlink"/>
                <w:noProof/>
              </w:rPr>
              <w:fldChar w:fldCharType="separate"/>
            </w:r>
            <w:r w:rsidRPr="00F04E9E">
              <w:rPr>
                <w:rStyle w:val="Hyperlink"/>
                <w:noProof/>
              </w:rPr>
              <w:t>Shaping the Problem Before the Plan</w:t>
            </w:r>
            <w:r>
              <w:rPr>
                <w:noProof/>
                <w:webHidden/>
              </w:rPr>
              <w:tab/>
            </w:r>
            <w:r>
              <w:rPr>
                <w:noProof/>
                <w:webHidden/>
              </w:rPr>
              <w:fldChar w:fldCharType="begin"/>
            </w:r>
            <w:r>
              <w:rPr>
                <w:noProof/>
                <w:webHidden/>
              </w:rPr>
              <w:instrText xml:space="preserve"> PAGEREF _Toc223725688 \h </w:instrText>
            </w:r>
          </w:ins>
          <w:r>
            <w:rPr>
              <w:noProof/>
              <w:webHidden/>
            </w:rPr>
          </w:r>
          <w:ins w:id="101" w:author="Joel Karr" w:date="2026-03-06T21:40:00Z" w16du:dateUtc="2026-03-07T03:40:00Z">
            <w:r>
              <w:rPr>
                <w:noProof/>
                <w:webHidden/>
              </w:rPr>
              <w:fldChar w:fldCharType="separate"/>
            </w:r>
            <w:r>
              <w:rPr>
                <w:noProof/>
                <w:webHidden/>
              </w:rPr>
              <w:t>45</w:t>
            </w:r>
            <w:r>
              <w:rPr>
                <w:noProof/>
                <w:webHidden/>
              </w:rPr>
              <w:fldChar w:fldCharType="end"/>
            </w:r>
            <w:r w:rsidRPr="00F04E9E">
              <w:rPr>
                <w:rStyle w:val="Hyperlink"/>
                <w:noProof/>
              </w:rPr>
              <w:fldChar w:fldCharType="end"/>
            </w:r>
          </w:ins>
        </w:p>
        <w:p w14:paraId="0101C09E" w14:textId="6FAB74B5" w:rsidR="005A7E77" w:rsidRDefault="005A7E77">
          <w:pPr>
            <w:pStyle w:val="TOC2"/>
            <w:tabs>
              <w:tab w:val="right" w:leader="dot" w:pos="9350"/>
            </w:tabs>
            <w:rPr>
              <w:ins w:id="102" w:author="Joel Karr" w:date="2026-03-06T21:40:00Z" w16du:dateUtc="2026-03-07T03:40:00Z"/>
              <w:rFonts w:eastAsiaTheme="minorEastAsia"/>
              <w:noProof/>
            </w:rPr>
          </w:pPr>
          <w:ins w:id="103" w:author="Joel Karr" w:date="2026-03-06T21:40:00Z" w16du:dateUtc="2026-03-07T03:40:00Z">
            <w:r w:rsidRPr="00F04E9E">
              <w:rPr>
                <w:rStyle w:val="Hyperlink"/>
                <w:noProof/>
              </w:rPr>
              <w:fldChar w:fldCharType="begin"/>
            </w:r>
            <w:r w:rsidRPr="00F04E9E">
              <w:rPr>
                <w:rStyle w:val="Hyperlink"/>
                <w:noProof/>
              </w:rPr>
              <w:instrText xml:space="preserve"> </w:instrText>
            </w:r>
            <w:r>
              <w:rPr>
                <w:noProof/>
              </w:rPr>
              <w:instrText>HYPERLINK \l "_Toc223725689"</w:instrText>
            </w:r>
            <w:r w:rsidRPr="00F04E9E">
              <w:rPr>
                <w:rStyle w:val="Hyperlink"/>
                <w:noProof/>
              </w:rPr>
              <w:instrText xml:space="preserve"> </w:instrText>
            </w:r>
            <w:r w:rsidRPr="00F04E9E">
              <w:rPr>
                <w:rStyle w:val="Hyperlink"/>
                <w:noProof/>
              </w:rPr>
            </w:r>
            <w:r w:rsidRPr="00F04E9E">
              <w:rPr>
                <w:rStyle w:val="Hyperlink"/>
                <w:noProof/>
              </w:rPr>
              <w:fldChar w:fldCharType="separate"/>
            </w:r>
            <w:r w:rsidRPr="00F04E9E">
              <w:rPr>
                <w:rStyle w:val="Hyperlink"/>
                <w:noProof/>
              </w:rPr>
              <w:t>Six</w:t>
            </w:r>
            <w:r>
              <w:rPr>
                <w:noProof/>
                <w:webHidden/>
              </w:rPr>
              <w:tab/>
            </w:r>
            <w:r>
              <w:rPr>
                <w:noProof/>
                <w:webHidden/>
              </w:rPr>
              <w:fldChar w:fldCharType="begin"/>
            </w:r>
            <w:r>
              <w:rPr>
                <w:noProof/>
                <w:webHidden/>
              </w:rPr>
              <w:instrText xml:space="preserve"> PAGEREF _Toc223725689 \h </w:instrText>
            </w:r>
          </w:ins>
          <w:r>
            <w:rPr>
              <w:noProof/>
              <w:webHidden/>
            </w:rPr>
          </w:r>
          <w:ins w:id="104" w:author="Joel Karr" w:date="2026-03-06T21:40:00Z" w16du:dateUtc="2026-03-07T03:40:00Z">
            <w:r>
              <w:rPr>
                <w:noProof/>
                <w:webHidden/>
              </w:rPr>
              <w:fldChar w:fldCharType="separate"/>
            </w:r>
            <w:r>
              <w:rPr>
                <w:noProof/>
                <w:webHidden/>
              </w:rPr>
              <w:t>49</w:t>
            </w:r>
            <w:r>
              <w:rPr>
                <w:noProof/>
                <w:webHidden/>
              </w:rPr>
              <w:fldChar w:fldCharType="end"/>
            </w:r>
            <w:r w:rsidRPr="00F04E9E">
              <w:rPr>
                <w:rStyle w:val="Hyperlink"/>
                <w:noProof/>
              </w:rPr>
              <w:fldChar w:fldCharType="end"/>
            </w:r>
          </w:ins>
        </w:p>
        <w:p w14:paraId="3B472A8A" w14:textId="37CF8BB9" w:rsidR="005A7E77" w:rsidRDefault="005A7E77">
          <w:pPr>
            <w:pStyle w:val="TOC2"/>
            <w:tabs>
              <w:tab w:val="right" w:leader="dot" w:pos="9350"/>
            </w:tabs>
            <w:rPr>
              <w:ins w:id="105" w:author="Joel Karr" w:date="2026-03-06T21:40:00Z" w16du:dateUtc="2026-03-07T03:40:00Z"/>
              <w:rFonts w:eastAsiaTheme="minorEastAsia"/>
              <w:noProof/>
            </w:rPr>
          </w:pPr>
          <w:ins w:id="106" w:author="Joel Karr" w:date="2026-03-06T21:40:00Z" w16du:dateUtc="2026-03-07T03:40:00Z">
            <w:r w:rsidRPr="00F04E9E">
              <w:rPr>
                <w:rStyle w:val="Hyperlink"/>
                <w:noProof/>
              </w:rPr>
              <w:fldChar w:fldCharType="begin"/>
            </w:r>
            <w:r w:rsidRPr="00F04E9E">
              <w:rPr>
                <w:rStyle w:val="Hyperlink"/>
                <w:noProof/>
              </w:rPr>
              <w:instrText xml:space="preserve"> </w:instrText>
            </w:r>
            <w:r>
              <w:rPr>
                <w:noProof/>
              </w:rPr>
              <w:instrText>HYPERLINK \l "_Toc223725690"</w:instrText>
            </w:r>
            <w:r w:rsidRPr="00F04E9E">
              <w:rPr>
                <w:rStyle w:val="Hyperlink"/>
                <w:noProof/>
              </w:rPr>
              <w:instrText xml:space="preserve"> </w:instrText>
            </w:r>
            <w:r w:rsidRPr="00F04E9E">
              <w:rPr>
                <w:rStyle w:val="Hyperlink"/>
                <w:noProof/>
              </w:rPr>
            </w:r>
            <w:r w:rsidRPr="00F04E9E">
              <w:rPr>
                <w:rStyle w:val="Hyperlink"/>
                <w:noProof/>
              </w:rPr>
              <w:fldChar w:fldCharType="separate"/>
            </w:r>
            <w:r w:rsidRPr="00F04E9E">
              <w:rPr>
                <w:rStyle w:val="Hyperlink"/>
                <w:noProof/>
              </w:rPr>
              <w:t>Where New Ideas Come From</w:t>
            </w:r>
            <w:r>
              <w:rPr>
                <w:noProof/>
                <w:webHidden/>
              </w:rPr>
              <w:tab/>
            </w:r>
            <w:r>
              <w:rPr>
                <w:noProof/>
                <w:webHidden/>
              </w:rPr>
              <w:fldChar w:fldCharType="begin"/>
            </w:r>
            <w:r>
              <w:rPr>
                <w:noProof/>
                <w:webHidden/>
              </w:rPr>
              <w:instrText xml:space="preserve"> PAGEREF _Toc223725690 \h </w:instrText>
            </w:r>
          </w:ins>
          <w:r>
            <w:rPr>
              <w:noProof/>
              <w:webHidden/>
            </w:rPr>
          </w:r>
          <w:ins w:id="107" w:author="Joel Karr" w:date="2026-03-06T21:40:00Z" w16du:dateUtc="2026-03-07T03:40:00Z">
            <w:r>
              <w:rPr>
                <w:noProof/>
                <w:webHidden/>
              </w:rPr>
              <w:fldChar w:fldCharType="separate"/>
            </w:r>
            <w:r>
              <w:rPr>
                <w:noProof/>
                <w:webHidden/>
              </w:rPr>
              <w:t>49</w:t>
            </w:r>
            <w:r>
              <w:rPr>
                <w:noProof/>
                <w:webHidden/>
              </w:rPr>
              <w:fldChar w:fldCharType="end"/>
            </w:r>
            <w:r w:rsidRPr="00F04E9E">
              <w:rPr>
                <w:rStyle w:val="Hyperlink"/>
                <w:noProof/>
              </w:rPr>
              <w:fldChar w:fldCharType="end"/>
            </w:r>
          </w:ins>
        </w:p>
        <w:p w14:paraId="3437D25E" w14:textId="3D6DDC56" w:rsidR="005A7E77" w:rsidRDefault="005A7E77">
          <w:pPr>
            <w:pStyle w:val="TOC3"/>
            <w:tabs>
              <w:tab w:val="right" w:leader="dot" w:pos="9350"/>
            </w:tabs>
            <w:rPr>
              <w:ins w:id="108" w:author="Joel Karr" w:date="2026-03-06T21:40:00Z" w16du:dateUtc="2026-03-07T03:40:00Z"/>
              <w:rFonts w:eastAsiaTheme="minorEastAsia"/>
              <w:noProof/>
            </w:rPr>
          </w:pPr>
          <w:ins w:id="109" w:author="Joel Karr" w:date="2026-03-06T21:40:00Z" w16du:dateUtc="2026-03-07T03:40:00Z">
            <w:r w:rsidRPr="00F04E9E">
              <w:rPr>
                <w:rStyle w:val="Hyperlink"/>
                <w:noProof/>
              </w:rPr>
              <w:fldChar w:fldCharType="begin"/>
            </w:r>
            <w:r w:rsidRPr="00F04E9E">
              <w:rPr>
                <w:rStyle w:val="Hyperlink"/>
                <w:noProof/>
              </w:rPr>
              <w:instrText xml:space="preserve"> </w:instrText>
            </w:r>
            <w:r>
              <w:rPr>
                <w:noProof/>
              </w:rPr>
              <w:instrText>HYPERLINK \l "_Toc223725691"</w:instrText>
            </w:r>
            <w:r w:rsidRPr="00F04E9E">
              <w:rPr>
                <w:rStyle w:val="Hyperlink"/>
                <w:noProof/>
              </w:rPr>
              <w:instrText xml:space="preserve"> </w:instrText>
            </w:r>
            <w:r w:rsidRPr="00F04E9E">
              <w:rPr>
                <w:rStyle w:val="Hyperlink"/>
                <w:noProof/>
              </w:rPr>
            </w:r>
            <w:r w:rsidRPr="00F04E9E">
              <w:rPr>
                <w:rStyle w:val="Hyperlink"/>
                <w:noProof/>
              </w:rPr>
              <w:fldChar w:fldCharType="separate"/>
            </w:r>
            <w:r w:rsidRPr="00F04E9E">
              <w:rPr>
                <w:rStyle w:val="Hyperlink"/>
                <w:noProof/>
              </w:rPr>
              <w:t>Creativity as a Trainable Skill</w:t>
            </w:r>
            <w:r>
              <w:rPr>
                <w:noProof/>
                <w:webHidden/>
              </w:rPr>
              <w:tab/>
            </w:r>
            <w:r>
              <w:rPr>
                <w:noProof/>
                <w:webHidden/>
              </w:rPr>
              <w:fldChar w:fldCharType="begin"/>
            </w:r>
            <w:r>
              <w:rPr>
                <w:noProof/>
                <w:webHidden/>
              </w:rPr>
              <w:instrText xml:space="preserve"> PAGEREF _Toc223725691 \h </w:instrText>
            </w:r>
          </w:ins>
          <w:r>
            <w:rPr>
              <w:noProof/>
              <w:webHidden/>
            </w:rPr>
          </w:r>
          <w:ins w:id="110" w:author="Joel Karr" w:date="2026-03-06T21:40:00Z" w16du:dateUtc="2026-03-07T03:40:00Z">
            <w:r>
              <w:rPr>
                <w:noProof/>
                <w:webHidden/>
              </w:rPr>
              <w:fldChar w:fldCharType="separate"/>
            </w:r>
            <w:r>
              <w:rPr>
                <w:noProof/>
                <w:webHidden/>
              </w:rPr>
              <w:t>51</w:t>
            </w:r>
            <w:r>
              <w:rPr>
                <w:noProof/>
                <w:webHidden/>
              </w:rPr>
              <w:fldChar w:fldCharType="end"/>
            </w:r>
            <w:r w:rsidRPr="00F04E9E">
              <w:rPr>
                <w:rStyle w:val="Hyperlink"/>
                <w:noProof/>
              </w:rPr>
              <w:fldChar w:fldCharType="end"/>
            </w:r>
          </w:ins>
        </w:p>
        <w:p w14:paraId="5C8E241B" w14:textId="3F4DC600" w:rsidR="005A7E77" w:rsidRDefault="005A7E77">
          <w:pPr>
            <w:pStyle w:val="TOC3"/>
            <w:tabs>
              <w:tab w:val="right" w:leader="dot" w:pos="9350"/>
            </w:tabs>
            <w:rPr>
              <w:ins w:id="111" w:author="Joel Karr" w:date="2026-03-06T21:40:00Z" w16du:dateUtc="2026-03-07T03:40:00Z"/>
              <w:rFonts w:eastAsiaTheme="minorEastAsia"/>
              <w:noProof/>
            </w:rPr>
          </w:pPr>
          <w:ins w:id="112" w:author="Joel Karr" w:date="2026-03-06T21:40:00Z" w16du:dateUtc="2026-03-07T03:40:00Z">
            <w:r w:rsidRPr="00F04E9E">
              <w:rPr>
                <w:rStyle w:val="Hyperlink"/>
                <w:noProof/>
              </w:rPr>
              <w:lastRenderedPageBreak/>
              <w:fldChar w:fldCharType="begin"/>
            </w:r>
            <w:r w:rsidRPr="00F04E9E">
              <w:rPr>
                <w:rStyle w:val="Hyperlink"/>
                <w:noProof/>
              </w:rPr>
              <w:instrText xml:space="preserve"> </w:instrText>
            </w:r>
            <w:r>
              <w:rPr>
                <w:noProof/>
              </w:rPr>
              <w:instrText>HYPERLINK \l "_Toc223725692"</w:instrText>
            </w:r>
            <w:r w:rsidRPr="00F04E9E">
              <w:rPr>
                <w:rStyle w:val="Hyperlink"/>
                <w:noProof/>
              </w:rPr>
              <w:instrText xml:space="preserve"> </w:instrText>
            </w:r>
            <w:r w:rsidRPr="00F04E9E">
              <w:rPr>
                <w:rStyle w:val="Hyperlink"/>
                <w:noProof/>
              </w:rPr>
            </w:r>
            <w:r w:rsidRPr="00F04E9E">
              <w:rPr>
                <w:rStyle w:val="Hyperlink"/>
                <w:noProof/>
              </w:rPr>
              <w:fldChar w:fldCharType="separate"/>
            </w:r>
            <w:r w:rsidRPr="00F04E9E">
              <w:rPr>
                <w:rStyle w:val="Hyperlink"/>
                <w:noProof/>
              </w:rPr>
              <w:t>A Framework for Engineers</w:t>
            </w:r>
            <w:r>
              <w:rPr>
                <w:noProof/>
                <w:webHidden/>
              </w:rPr>
              <w:tab/>
            </w:r>
            <w:r>
              <w:rPr>
                <w:noProof/>
                <w:webHidden/>
              </w:rPr>
              <w:fldChar w:fldCharType="begin"/>
            </w:r>
            <w:r>
              <w:rPr>
                <w:noProof/>
                <w:webHidden/>
              </w:rPr>
              <w:instrText xml:space="preserve"> PAGEREF _Toc223725692 \h </w:instrText>
            </w:r>
          </w:ins>
          <w:r>
            <w:rPr>
              <w:noProof/>
              <w:webHidden/>
            </w:rPr>
          </w:r>
          <w:ins w:id="113" w:author="Joel Karr" w:date="2026-03-06T21:40:00Z" w16du:dateUtc="2026-03-07T03:40:00Z">
            <w:r>
              <w:rPr>
                <w:noProof/>
                <w:webHidden/>
              </w:rPr>
              <w:fldChar w:fldCharType="separate"/>
            </w:r>
            <w:r>
              <w:rPr>
                <w:noProof/>
                <w:webHidden/>
              </w:rPr>
              <w:t>52</w:t>
            </w:r>
            <w:r>
              <w:rPr>
                <w:noProof/>
                <w:webHidden/>
              </w:rPr>
              <w:fldChar w:fldCharType="end"/>
            </w:r>
            <w:r w:rsidRPr="00F04E9E">
              <w:rPr>
                <w:rStyle w:val="Hyperlink"/>
                <w:noProof/>
              </w:rPr>
              <w:fldChar w:fldCharType="end"/>
            </w:r>
          </w:ins>
        </w:p>
        <w:p w14:paraId="540C1658" w14:textId="308E71CE" w:rsidR="005A7E77" w:rsidRDefault="005A7E77">
          <w:pPr>
            <w:pStyle w:val="TOC3"/>
            <w:tabs>
              <w:tab w:val="right" w:leader="dot" w:pos="9350"/>
            </w:tabs>
            <w:rPr>
              <w:ins w:id="114" w:author="Joel Karr" w:date="2026-03-06T21:40:00Z" w16du:dateUtc="2026-03-07T03:40:00Z"/>
              <w:rFonts w:eastAsiaTheme="minorEastAsia"/>
              <w:noProof/>
            </w:rPr>
          </w:pPr>
          <w:ins w:id="115" w:author="Joel Karr" w:date="2026-03-06T21:40:00Z" w16du:dateUtc="2026-03-07T03:40:00Z">
            <w:r w:rsidRPr="00F04E9E">
              <w:rPr>
                <w:rStyle w:val="Hyperlink"/>
                <w:noProof/>
              </w:rPr>
              <w:fldChar w:fldCharType="begin"/>
            </w:r>
            <w:r w:rsidRPr="00F04E9E">
              <w:rPr>
                <w:rStyle w:val="Hyperlink"/>
                <w:noProof/>
              </w:rPr>
              <w:instrText xml:space="preserve"> </w:instrText>
            </w:r>
            <w:r>
              <w:rPr>
                <w:noProof/>
              </w:rPr>
              <w:instrText>HYPERLINK \l "_Toc223725693"</w:instrText>
            </w:r>
            <w:r w:rsidRPr="00F04E9E">
              <w:rPr>
                <w:rStyle w:val="Hyperlink"/>
                <w:noProof/>
              </w:rPr>
              <w:instrText xml:space="preserve"> </w:instrText>
            </w:r>
            <w:r w:rsidRPr="00F04E9E">
              <w:rPr>
                <w:rStyle w:val="Hyperlink"/>
                <w:noProof/>
              </w:rPr>
            </w:r>
            <w:r w:rsidRPr="00F04E9E">
              <w:rPr>
                <w:rStyle w:val="Hyperlink"/>
                <w:noProof/>
              </w:rPr>
              <w:fldChar w:fldCharType="separate"/>
            </w:r>
            <w:r w:rsidRPr="00F04E9E">
              <w:rPr>
                <w:rStyle w:val="Hyperlink"/>
                <w:noProof/>
              </w:rPr>
              <w:t xml:space="preserve">Finding Your Process </w:t>
            </w:r>
            <w:r>
              <w:rPr>
                <w:noProof/>
                <w:webHidden/>
              </w:rPr>
              <w:tab/>
            </w:r>
            <w:r>
              <w:rPr>
                <w:noProof/>
                <w:webHidden/>
              </w:rPr>
              <w:fldChar w:fldCharType="begin"/>
            </w:r>
            <w:r>
              <w:rPr>
                <w:noProof/>
                <w:webHidden/>
              </w:rPr>
              <w:instrText xml:space="preserve"> PAGEREF _Toc223725693 \h </w:instrText>
            </w:r>
          </w:ins>
          <w:r>
            <w:rPr>
              <w:noProof/>
              <w:webHidden/>
            </w:rPr>
          </w:r>
          <w:ins w:id="116" w:author="Joel Karr" w:date="2026-03-06T21:40:00Z" w16du:dateUtc="2026-03-07T03:40:00Z">
            <w:r>
              <w:rPr>
                <w:noProof/>
                <w:webHidden/>
              </w:rPr>
              <w:fldChar w:fldCharType="separate"/>
            </w:r>
            <w:r>
              <w:rPr>
                <w:noProof/>
                <w:webHidden/>
              </w:rPr>
              <w:t>54</w:t>
            </w:r>
            <w:r>
              <w:rPr>
                <w:noProof/>
                <w:webHidden/>
              </w:rPr>
              <w:fldChar w:fldCharType="end"/>
            </w:r>
            <w:r w:rsidRPr="00F04E9E">
              <w:rPr>
                <w:rStyle w:val="Hyperlink"/>
                <w:noProof/>
              </w:rPr>
              <w:fldChar w:fldCharType="end"/>
            </w:r>
          </w:ins>
        </w:p>
        <w:p w14:paraId="6EC21571" w14:textId="0CD64F77" w:rsidR="005A7E77" w:rsidRDefault="005A7E77">
          <w:pPr>
            <w:pStyle w:val="TOC2"/>
            <w:tabs>
              <w:tab w:val="right" w:leader="dot" w:pos="9350"/>
            </w:tabs>
            <w:rPr>
              <w:ins w:id="117" w:author="Joel Karr" w:date="2026-03-06T21:40:00Z" w16du:dateUtc="2026-03-07T03:40:00Z"/>
              <w:rFonts w:eastAsiaTheme="minorEastAsia"/>
              <w:noProof/>
            </w:rPr>
          </w:pPr>
          <w:ins w:id="118" w:author="Joel Karr" w:date="2026-03-06T21:40:00Z" w16du:dateUtc="2026-03-07T03:40:00Z">
            <w:r w:rsidRPr="00F04E9E">
              <w:rPr>
                <w:rStyle w:val="Hyperlink"/>
                <w:noProof/>
              </w:rPr>
              <w:fldChar w:fldCharType="begin"/>
            </w:r>
            <w:r w:rsidRPr="00F04E9E">
              <w:rPr>
                <w:rStyle w:val="Hyperlink"/>
                <w:noProof/>
              </w:rPr>
              <w:instrText xml:space="preserve"> </w:instrText>
            </w:r>
            <w:r>
              <w:rPr>
                <w:noProof/>
              </w:rPr>
              <w:instrText>HYPERLINK \l "_Toc223725694"</w:instrText>
            </w:r>
            <w:r w:rsidRPr="00F04E9E">
              <w:rPr>
                <w:rStyle w:val="Hyperlink"/>
                <w:noProof/>
              </w:rPr>
              <w:instrText xml:space="preserve"> </w:instrText>
            </w:r>
            <w:r w:rsidRPr="00F04E9E">
              <w:rPr>
                <w:rStyle w:val="Hyperlink"/>
                <w:noProof/>
              </w:rPr>
            </w:r>
            <w:r w:rsidRPr="00F04E9E">
              <w:rPr>
                <w:rStyle w:val="Hyperlink"/>
                <w:noProof/>
              </w:rPr>
              <w:fldChar w:fldCharType="separate"/>
            </w:r>
            <w:r w:rsidRPr="00F04E9E">
              <w:rPr>
                <w:rStyle w:val="Hyperlink"/>
                <w:noProof/>
              </w:rPr>
              <w:t>Seven</w:t>
            </w:r>
            <w:r>
              <w:rPr>
                <w:noProof/>
                <w:webHidden/>
              </w:rPr>
              <w:tab/>
            </w:r>
            <w:r>
              <w:rPr>
                <w:noProof/>
                <w:webHidden/>
              </w:rPr>
              <w:fldChar w:fldCharType="begin"/>
            </w:r>
            <w:r>
              <w:rPr>
                <w:noProof/>
                <w:webHidden/>
              </w:rPr>
              <w:instrText xml:space="preserve"> PAGEREF _Toc223725694 \h </w:instrText>
            </w:r>
          </w:ins>
          <w:r>
            <w:rPr>
              <w:noProof/>
              <w:webHidden/>
            </w:rPr>
          </w:r>
          <w:ins w:id="119" w:author="Joel Karr" w:date="2026-03-06T21:40:00Z" w16du:dateUtc="2026-03-07T03:40:00Z">
            <w:r>
              <w:rPr>
                <w:noProof/>
                <w:webHidden/>
              </w:rPr>
              <w:fldChar w:fldCharType="separate"/>
            </w:r>
            <w:r>
              <w:rPr>
                <w:noProof/>
                <w:webHidden/>
              </w:rPr>
              <w:t>56</w:t>
            </w:r>
            <w:r>
              <w:rPr>
                <w:noProof/>
                <w:webHidden/>
              </w:rPr>
              <w:fldChar w:fldCharType="end"/>
            </w:r>
            <w:r w:rsidRPr="00F04E9E">
              <w:rPr>
                <w:rStyle w:val="Hyperlink"/>
                <w:noProof/>
              </w:rPr>
              <w:fldChar w:fldCharType="end"/>
            </w:r>
          </w:ins>
        </w:p>
        <w:p w14:paraId="26BD8A56" w14:textId="3E05DDE5" w:rsidR="005A7E77" w:rsidRDefault="005A7E77">
          <w:pPr>
            <w:pStyle w:val="TOC2"/>
            <w:tabs>
              <w:tab w:val="right" w:leader="dot" w:pos="9350"/>
            </w:tabs>
            <w:rPr>
              <w:ins w:id="120" w:author="Joel Karr" w:date="2026-03-06T21:40:00Z" w16du:dateUtc="2026-03-07T03:40:00Z"/>
              <w:rFonts w:eastAsiaTheme="minorEastAsia"/>
              <w:noProof/>
            </w:rPr>
          </w:pPr>
          <w:ins w:id="121" w:author="Joel Karr" w:date="2026-03-06T21:40:00Z" w16du:dateUtc="2026-03-07T03:40:00Z">
            <w:r w:rsidRPr="00F04E9E">
              <w:rPr>
                <w:rStyle w:val="Hyperlink"/>
                <w:noProof/>
              </w:rPr>
              <w:fldChar w:fldCharType="begin"/>
            </w:r>
            <w:r w:rsidRPr="00F04E9E">
              <w:rPr>
                <w:rStyle w:val="Hyperlink"/>
                <w:noProof/>
              </w:rPr>
              <w:instrText xml:space="preserve"> </w:instrText>
            </w:r>
            <w:r>
              <w:rPr>
                <w:noProof/>
              </w:rPr>
              <w:instrText>HYPERLINK \l "_Toc223725695"</w:instrText>
            </w:r>
            <w:r w:rsidRPr="00F04E9E">
              <w:rPr>
                <w:rStyle w:val="Hyperlink"/>
                <w:noProof/>
              </w:rPr>
              <w:instrText xml:space="preserve"> </w:instrText>
            </w:r>
            <w:r w:rsidRPr="00F04E9E">
              <w:rPr>
                <w:rStyle w:val="Hyperlink"/>
                <w:noProof/>
              </w:rPr>
            </w:r>
            <w:r w:rsidRPr="00F04E9E">
              <w:rPr>
                <w:rStyle w:val="Hyperlink"/>
                <w:noProof/>
              </w:rPr>
              <w:fldChar w:fldCharType="separate"/>
            </w:r>
            <w:r w:rsidRPr="00F04E9E">
              <w:rPr>
                <w:rStyle w:val="Hyperlink"/>
                <w:noProof/>
              </w:rPr>
              <w:t>When Good Enough is Enough</w:t>
            </w:r>
            <w:r>
              <w:rPr>
                <w:noProof/>
                <w:webHidden/>
              </w:rPr>
              <w:tab/>
            </w:r>
            <w:r>
              <w:rPr>
                <w:noProof/>
                <w:webHidden/>
              </w:rPr>
              <w:fldChar w:fldCharType="begin"/>
            </w:r>
            <w:r>
              <w:rPr>
                <w:noProof/>
                <w:webHidden/>
              </w:rPr>
              <w:instrText xml:space="preserve"> PAGEREF _Toc223725695 \h </w:instrText>
            </w:r>
          </w:ins>
          <w:r>
            <w:rPr>
              <w:noProof/>
              <w:webHidden/>
            </w:rPr>
          </w:r>
          <w:ins w:id="122" w:author="Joel Karr" w:date="2026-03-06T21:40:00Z" w16du:dateUtc="2026-03-07T03:40:00Z">
            <w:r>
              <w:rPr>
                <w:noProof/>
                <w:webHidden/>
              </w:rPr>
              <w:fldChar w:fldCharType="separate"/>
            </w:r>
            <w:r>
              <w:rPr>
                <w:noProof/>
                <w:webHidden/>
              </w:rPr>
              <w:t>56</w:t>
            </w:r>
            <w:r>
              <w:rPr>
                <w:noProof/>
                <w:webHidden/>
              </w:rPr>
              <w:fldChar w:fldCharType="end"/>
            </w:r>
            <w:r w:rsidRPr="00F04E9E">
              <w:rPr>
                <w:rStyle w:val="Hyperlink"/>
                <w:noProof/>
              </w:rPr>
              <w:fldChar w:fldCharType="end"/>
            </w:r>
          </w:ins>
        </w:p>
        <w:p w14:paraId="5070C980" w14:textId="67197446" w:rsidR="005A7E77" w:rsidRDefault="005A7E77">
          <w:pPr>
            <w:pStyle w:val="TOC3"/>
            <w:tabs>
              <w:tab w:val="right" w:leader="dot" w:pos="9350"/>
            </w:tabs>
            <w:rPr>
              <w:ins w:id="123" w:author="Joel Karr" w:date="2026-03-06T21:40:00Z" w16du:dateUtc="2026-03-07T03:40:00Z"/>
              <w:rFonts w:eastAsiaTheme="minorEastAsia"/>
              <w:noProof/>
            </w:rPr>
          </w:pPr>
          <w:ins w:id="124" w:author="Joel Karr" w:date="2026-03-06T21:40:00Z" w16du:dateUtc="2026-03-07T03:40:00Z">
            <w:r w:rsidRPr="00F04E9E">
              <w:rPr>
                <w:rStyle w:val="Hyperlink"/>
                <w:noProof/>
              </w:rPr>
              <w:fldChar w:fldCharType="begin"/>
            </w:r>
            <w:r w:rsidRPr="00F04E9E">
              <w:rPr>
                <w:rStyle w:val="Hyperlink"/>
                <w:noProof/>
              </w:rPr>
              <w:instrText xml:space="preserve"> </w:instrText>
            </w:r>
            <w:r>
              <w:rPr>
                <w:noProof/>
              </w:rPr>
              <w:instrText>HYPERLINK \l "_Toc223725696"</w:instrText>
            </w:r>
            <w:r w:rsidRPr="00F04E9E">
              <w:rPr>
                <w:rStyle w:val="Hyperlink"/>
                <w:noProof/>
              </w:rPr>
              <w:instrText xml:space="preserve"> </w:instrText>
            </w:r>
            <w:r w:rsidRPr="00F04E9E">
              <w:rPr>
                <w:rStyle w:val="Hyperlink"/>
                <w:noProof/>
              </w:rPr>
            </w:r>
            <w:r w:rsidRPr="00F04E9E">
              <w:rPr>
                <w:rStyle w:val="Hyperlink"/>
                <w:noProof/>
              </w:rPr>
              <w:fldChar w:fldCharType="separate"/>
            </w:r>
            <w:r w:rsidRPr="00F04E9E">
              <w:rPr>
                <w:rStyle w:val="Hyperlink"/>
                <w:noProof/>
              </w:rPr>
              <w:t>The Illusion of the Perfect Solution</w:t>
            </w:r>
            <w:r>
              <w:rPr>
                <w:noProof/>
                <w:webHidden/>
              </w:rPr>
              <w:tab/>
            </w:r>
            <w:r>
              <w:rPr>
                <w:noProof/>
                <w:webHidden/>
              </w:rPr>
              <w:fldChar w:fldCharType="begin"/>
            </w:r>
            <w:r>
              <w:rPr>
                <w:noProof/>
                <w:webHidden/>
              </w:rPr>
              <w:instrText xml:space="preserve"> PAGEREF _Toc223725696 \h </w:instrText>
            </w:r>
          </w:ins>
          <w:r>
            <w:rPr>
              <w:noProof/>
              <w:webHidden/>
            </w:rPr>
          </w:r>
          <w:ins w:id="125" w:author="Joel Karr" w:date="2026-03-06T21:40:00Z" w16du:dateUtc="2026-03-07T03:40:00Z">
            <w:r>
              <w:rPr>
                <w:noProof/>
                <w:webHidden/>
              </w:rPr>
              <w:fldChar w:fldCharType="separate"/>
            </w:r>
            <w:r>
              <w:rPr>
                <w:noProof/>
                <w:webHidden/>
              </w:rPr>
              <w:t>57</w:t>
            </w:r>
            <w:r>
              <w:rPr>
                <w:noProof/>
                <w:webHidden/>
              </w:rPr>
              <w:fldChar w:fldCharType="end"/>
            </w:r>
            <w:r w:rsidRPr="00F04E9E">
              <w:rPr>
                <w:rStyle w:val="Hyperlink"/>
                <w:noProof/>
              </w:rPr>
              <w:fldChar w:fldCharType="end"/>
            </w:r>
          </w:ins>
        </w:p>
        <w:p w14:paraId="11EF1F8D" w14:textId="33D10698" w:rsidR="005A7E77" w:rsidRDefault="005A7E77">
          <w:pPr>
            <w:pStyle w:val="TOC3"/>
            <w:tabs>
              <w:tab w:val="right" w:leader="dot" w:pos="9350"/>
            </w:tabs>
            <w:rPr>
              <w:ins w:id="126" w:author="Joel Karr" w:date="2026-03-06T21:40:00Z" w16du:dateUtc="2026-03-07T03:40:00Z"/>
              <w:rFonts w:eastAsiaTheme="minorEastAsia"/>
              <w:noProof/>
            </w:rPr>
          </w:pPr>
          <w:ins w:id="127" w:author="Joel Karr" w:date="2026-03-06T21:40:00Z" w16du:dateUtc="2026-03-07T03:40:00Z">
            <w:r w:rsidRPr="00F04E9E">
              <w:rPr>
                <w:rStyle w:val="Hyperlink"/>
                <w:noProof/>
              </w:rPr>
              <w:fldChar w:fldCharType="begin"/>
            </w:r>
            <w:r w:rsidRPr="00F04E9E">
              <w:rPr>
                <w:rStyle w:val="Hyperlink"/>
                <w:noProof/>
              </w:rPr>
              <w:instrText xml:space="preserve"> </w:instrText>
            </w:r>
            <w:r>
              <w:rPr>
                <w:noProof/>
              </w:rPr>
              <w:instrText>HYPERLINK \l "_Toc223725697"</w:instrText>
            </w:r>
            <w:r w:rsidRPr="00F04E9E">
              <w:rPr>
                <w:rStyle w:val="Hyperlink"/>
                <w:noProof/>
              </w:rPr>
              <w:instrText xml:space="preserve"> </w:instrText>
            </w:r>
            <w:r w:rsidRPr="00F04E9E">
              <w:rPr>
                <w:rStyle w:val="Hyperlink"/>
                <w:noProof/>
              </w:rPr>
            </w:r>
            <w:r w:rsidRPr="00F04E9E">
              <w:rPr>
                <w:rStyle w:val="Hyperlink"/>
                <w:noProof/>
              </w:rPr>
              <w:fldChar w:fldCharType="separate"/>
            </w:r>
            <w:r w:rsidRPr="00F04E9E">
              <w:rPr>
                <w:rStyle w:val="Hyperlink"/>
                <w:noProof/>
              </w:rPr>
              <w:t>Good Enough Is a Strategy</w:t>
            </w:r>
            <w:r>
              <w:rPr>
                <w:noProof/>
                <w:webHidden/>
              </w:rPr>
              <w:tab/>
            </w:r>
            <w:r>
              <w:rPr>
                <w:noProof/>
                <w:webHidden/>
              </w:rPr>
              <w:fldChar w:fldCharType="begin"/>
            </w:r>
            <w:r>
              <w:rPr>
                <w:noProof/>
                <w:webHidden/>
              </w:rPr>
              <w:instrText xml:space="preserve"> PAGEREF _Toc223725697 \h </w:instrText>
            </w:r>
          </w:ins>
          <w:r>
            <w:rPr>
              <w:noProof/>
              <w:webHidden/>
            </w:rPr>
          </w:r>
          <w:ins w:id="128" w:author="Joel Karr" w:date="2026-03-06T21:40:00Z" w16du:dateUtc="2026-03-07T03:40:00Z">
            <w:r>
              <w:rPr>
                <w:noProof/>
                <w:webHidden/>
              </w:rPr>
              <w:fldChar w:fldCharType="separate"/>
            </w:r>
            <w:r>
              <w:rPr>
                <w:noProof/>
                <w:webHidden/>
              </w:rPr>
              <w:t>58</w:t>
            </w:r>
            <w:r>
              <w:rPr>
                <w:noProof/>
                <w:webHidden/>
              </w:rPr>
              <w:fldChar w:fldCharType="end"/>
            </w:r>
            <w:r w:rsidRPr="00F04E9E">
              <w:rPr>
                <w:rStyle w:val="Hyperlink"/>
                <w:noProof/>
              </w:rPr>
              <w:fldChar w:fldCharType="end"/>
            </w:r>
          </w:ins>
        </w:p>
        <w:p w14:paraId="1D9A14DB" w14:textId="3B5B4528" w:rsidR="005A7E77" w:rsidRDefault="005A7E77">
          <w:pPr>
            <w:pStyle w:val="TOC3"/>
            <w:tabs>
              <w:tab w:val="right" w:leader="dot" w:pos="9350"/>
            </w:tabs>
            <w:rPr>
              <w:ins w:id="129" w:author="Joel Karr" w:date="2026-03-06T21:40:00Z" w16du:dateUtc="2026-03-07T03:40:00Z"/>
              <w:rFonts w:eastAsiaTheme="minorEastAsia"/>
              <w:noProof/>
            </w:rPr>
          </w:pPr>
          <w:ins w:id="130" w:author="Joel Karr" w:date="2026-03-06T21:40:00Z" w16du:dateUtc="2026-03-07T03:40:00Z">
            <w:r w:rsidRPr="00F04E9E">
              <w:rPr>
                <w:rStyle w:val="Hyperlink"/>
                <w:noProof/>
              </w:rPr>
              <w:fldChar w:fldCharType="begin"/>
            </w:r>
            <w:r w:rsidRPr="00F04E9E">
              <w:rPr>
                <w:rStyle w:val="Hyperlink"/>
                <w:noProof/>
              </w:rPr>
              <w:instrText xml:space="preserve"> </w:instrText>
            </w:r>
            <w:r>
              <w:rPr>
                <w:noProof/>
              </w:rPr>
              <w:instrText>HYPERLINK \l "_Toc223725698"</w:instrText>
            </w:r>
            <w:r w:rsidRPr="00F04E9E">
              <w:rPr>
                <w:rStyle w:val="Hyperlink"/>
                <w:noProof/>
              </w:rPr>
              <w:instrText xml:space="preserve"> </w:instrText>
            </w:r>
            <w:r w:rsidRPr="00F04E9E">
              <w:rPr>
                <w:rStyle w:val="Hyperlink"/>
                <w:noProof/>
              </w:rPr>
            </w:r>
            <w:r w:rsidRPr="00F04E9E">
              <w:rPr>
                <w:rStyle w:val="Hyperlink"/>
                <w:noProof/>
              </w:rPr>
              <w:fldChar w:fldCharType="separate"/>
            </w:r>
            <w:r w:rsidRPr="00F04E9E">
              <w:rPr>
                <w:rStyle w:val="Hyperlink"/>
                <w:noProof/>
              </w:rPr>
              <w:t>Why This Is Hard</w:t>
            </w:r>
            <w:r>
              <w:rPr>
                <w:noProof/>
                <w:webHidden/>
              </w:rPr>
              <w:tab/>
            </w:r>
            <w:r>
              <w:rPr>
                <w:noProof/>
                <w:webHidden/>
              </w:rPr>
              <w:fldChar w:fldCharType="begin"/>
            </w:r>
            <w:r>
              <w:rPr>
                <w:noProof/>
                <w:webHidden/>
              </w:rPr>
              <w:instrText xml:space="preserve"> PAGEREF _Toc223725698 \h </w:instrText>
            </w:r>
          </w:ins>
          <w:r>
            <w:rPr>
              <w:noProof/>
              <w:webHidden/>
            </w:rPr>
          </w:r>
          <w:ins w:id="131" w:author="Joel Karr" w:date="2026-03-06T21:40:00Z" w16du:dateUtc="2026-03-07T03:40:00Z">
            <w:r>
              <w:rPr>
                <w:noProof/>
                <w:webHidden/>
              </w:rPr>
              <w:fldChar w:fldCharType="separate"/>
            </w:r>
            <w:r>
              <w:rPr>
                <w:noProof/>
                <w:webHidden/>
              </w:rPr>
              <w:t>59</w:t>
            </w:r>
            <w:r>
              <w:rPr>
                <w:noProof/>
                <w:webHidden/>
              </w:rPr>
              <w:fldChar w:fldCharType="end"/>
            </w:r>
            <w:r w:rsidRPr="00F04E9E">
              <w:rPr>
                <w:rStyle w:val="Hyperlink"/>
                <w:noProof/>
              </w:rPr>
              <w:fldChar w:fldCharType="end"/>
            </w:r>
          </w:ins>
        </w:p>
        <w:p w14:paraId="3B1EC49D" w14:textId="33C33D03" w:rsidR="005A7E77" w:rsidRDefault="005A7E77">
          <w:pPr>
            <w:pStyle w:val="TOC3"/>
            <w:tabs>
              <w:tab w:val="right" w:leader="dot" w:pos="9350"/>
            </w:tabs>
            <w:rPr>
              <w:ins w:id="132" w:author="Joel Karr" w:date="2026-03-06T21:40:00Z" w16du:dateUtc="2026-03-07T03:40:00Z"/>
              <w:rFonts w:eastAsiaTheme="minorEastAsia"/>
              <w:noProof/>
            </w:rPr>
          </w:pPr>
          <w:ins w:id="133" w:author="Joel Karr" w:date="2026-03-06T21:40:00Z" w16du:dateUtc="2026-03-07T03:40:00Z">
            <w:r w:rsidRPr="00F04E9E">
              <w:rPr>
                <w:rStyle w:val="Hyperlink"/>
                <w:noProof/>
              </w:rPr>
              <w:fldChar w:fldCharType="begin"/>
            </w:r>
            <w:r w:rsidRPr="00F04E9E">
              <w:rPr>
                <w:rStyle w:val="Hyperlink"/>
                <w:noProof/>
              </w:rPr>
              <w:instrText xml:space="preserve"> </w:instrText>
            </w:r>
            <w:r>
              <w:rPr>
                <w:noProof/>
              </w:rPr>
              <w:instrText>HYPERLINK \l "_Toc223725699"</w:instrText>
            </w:r>
            <w:r w:rsidRPr="00F04E9E">
              <w:rPr>
                <w:rStyle w:val="Hyperlink"/>
                <w:noProof/>
              </w:rPr>
              <w:instrText xml:space="preserve"> </w:instrText>
            </w:r>
            <w:r w:rsidRPr="00F04E9E">
              <w:rPr>
                <w:rStyle w:val="Hyperlink"/>
                <w:noProof/>
              </w:rPr>
            </w:r>
            <w:r w:rsidRPr="00F04E9E">
              <w:rPr>
                <w:rStyle w:val="Hyperlink"/>
                <w:noProof/>
              </w:rPr>
              <w:fldChar w:fldCharType="separate"/>
            </w:r>
            <w:r w:rsidRPr="00F04E9E">
              <w:rPr>
                <w:rStyle w:val="Hyperlink"/>
                <w:noProof/>
              </w:rPr>
              <w:t>Thinking In Tiers: Choosing the Right Level of Control</w:t>
            </w:r>
            <w:r>
              <w:rPr>
                <w:noProof/>
                <w:webHidden/>
              </w:rPr>
              <w:tab/>
            </w:r>
            <w:r>
              <w:rPr>
                <w:noProof/>
                <w:webHidden/>
              </w:rPr>
              <w:fldChar w:fldCharType="begin"/>
            </w:r>
            <w:r>
              <w:rPr>
                <w:noProof/>
                <w:webHidden/>
              </w:rPr>
              <w:instrText xml:space="preserve"> PAGEREF _Toc223725699 \h </w:instrText>
            </w:r>
          </w:ins>
          <w:r>
            <w:rPr>
              <w:noProof/>
              <w:webHidden/>
            </w:rPr>
          </w:r>
          <w:ins w:id="134" w:author="Joel Karr" w:date="2026-03-06T21:40:00Z" w16du:dateUtc="2026-03-07T03:40:00Z">
            <w:r>
              <w:rPr>
                <w:noProof/>
                <w:webHidden/>
              </w:rPr>
              <w:fldChar w:fldCharType="separate"/>
            </w:r>
            <w:r>
              <w:rPr>
                <w:noProof/>
                <w:webHidden/>
              </w:rPr>
              <w:t>60</w:t>
            </w:r>
            <w:r>
              <w:rPr>
                <w:noProof/>
                <w:webHidden/>
              </w:rPr>
              <w:fldChar w:fldCharType="end"/>
            </w:r>
            <w:r w:rsidRPr="00F04E9E">
              <w:rPr>
                <w:rStyle w:val="Hyperlink"/>
                <w:noProof/>
              </w:rPr>
              <w:fldChar w:fldCharType="end"/>
            </w:r>
          </w:ins>
        </w:p>
        <w:p w14:paraId="26699793" w14:textId="3481330C" w:rsidR="005A7E77" w:rsidRDefault="005A7E77">
          <w:pPr>
            <w:pStyle w:val="TOC3"/>
            <w:tabs>
              <w:tab w:val="right" w:leader="dot" w:pos="9350"/>
            </w:tabs>
            <w:rPr>
              <w:ins w:id="135" w:author="Joel Karr" w:date="2026-03-06T21:40:00Z" w16du:dateUtc="2026-03-07T03:40:00Z"/>
              <w:rFonts w:eastAsiaTheme="minorEastAsia"/>
              <w:noProof/>
            </w:rPr>
          </w:pPr>
          <w:ins w:id="136" w:author="Joel Karr" w:date="2026-03-06T21:40:00Z" w16du:dateUtc="2026-03-07T03:40:00Z">
            <w:r w:rsidRPr="00F04E9E">
              <w:rPr>
                <w:rStyle w:val="Hyperlink"/>
                <w:noProof/>
              </w:rPr>
              <w:fldChar w:fldCharType="begin"/>
            </w:r>
            <w:r w:rsidRPr="00F04E9E">
              <w:rPr>
                <w:rStyle w:val="Hyperlink"/>
                <w:noProof/>
              </w:rPr>
              <w:instrText xml:space="preserve"> </w:instrText>
            </w:r>
            <w:r>
              <w:rPr>
                <w:noProof/>
              </w:rPr>
              <w:instrText>HYPERLINK \l "_Toc223725700"</w:instrText>
            </w:r>
            <w:r w:rsidRPr="00F04E9E">
              <w:rPr>
                <w:rStyle w:val="Hyperlink"/>
                <w:noProof/>
              </w:rPr>
              <w:instrText xml:space="preserve"> </w:instrText>
            </w:r>
            <w:r w:rsidRPr="00F04E9E">
              <w:rPr>
                <w:rStyle w:val="Hyperlink"/>
                <w:noProof/>
              </w:rPr>
            </w:r>
            <w:r w:rsidRPr="00F04E9E">
              <w:rPr>
                <w:rStyle w:val="Hyperlink"/>
                <w:noProof/>
              </w:rPr>
              <w:fldChar w:fldCharType="separate"/>
            </w:r>
            <w:r w:rsidRPr="00F04E9E">
              <w:rPr>
                <w:rStyle w:val="Hyperlink"/>
                <w:noProof/>
              </w:rPr>
              <w:t>Absorbing Risk Together</w:t>
            </w:r>
            <w:r>
              <w:rPr>
                <w:noProof/>
                <w:webHidden/>
              </w:rPr>
              <w:tab/>
            </w:r>
            <w:r>
              <w:rPr>
                <w:noProof/>
                <w:webHidden/>
              </w:rPr>
              <w:fldChar w:fldCharType="begin"/>
            </w:r>
            <w:r>
              <w:rPr>
                <w:noProof/>
                <w:webHidden/>
              </w:rPr>
              <w:instrText xml:space="preserve"> PAGEREF _Toc223725700 \h </w:instrText>
            </w:r>
          </w:ins>
          <w:r>
            <w:rPr>
              <w:noProof/>
              <w:webHidden/>
            </w:rPr>
          </w:r>
          <w:ins w:id="137" w:author="Joel Karr" w:date="2026-03-06T21:40:00Z" w16du:dateUtc="2026-03-07T03:40:00Z">
            <w:r>
              <w:rPr>
                <w:noProof/>
                <w:webHidden/>
              </w:rPr>
              <w:fldChar w:fldCharType="separate"/>
            </w:r>
            <w:r>
              <w:rPr>
                <w:noProof/>
                <w:webHidden/>
              </w:rPr>
              <w:t>60</w:t>
            </w:r>
            <w:r>
              <w:rPr>
                <w:noProof/>
                <w:webHidden/>
              </w:rPr>
              <w:fldChar w:fldCharType="end"/>
            </w:r>
            <w:r w:rsidRPr="00F04E9E">
              <w:rPr>
                <w:rStyle w:val="Hyperlink"/>
                <w:noProof/>
              </w:rPr>
              <w:fldChar w:fldCharType="end"/>
            </w:r>
          </w:ins>
        </w:p>
        <w:p w14:paraId="3BE8A264" w14:textId="42E3E911" w:rsidR="005A7E77" w:rsidRDefault="005A7E77">
          <w:pPr>
            <w:pStyle w:val="TOC2"/>
            <w:tabs>
              <w:tab w:val="right" w:leader="dot" w:pos="9350"/>
            </w:tabs>
            <w:rPr>
              <w:ins w:id="138" w:author="Joel Karr" w:date="2026-03-06T21:40:00Z" w16du:dateUtc="2026-03-07T03:40:00Z"/>
              <w:rFonts w:eastAsiaTheme="minorEastAsia"/>
              <w:noProof/>
            </w:rPr>
          </w:pPr>
          <w:ins w:id="139" w:author="Joel Karr" w:date="2026-03-06T21:40:00Z" w16du:dateUtc="2026-03-07T03:40:00Z">
            <w:r w:rsidRPr="00F04E9E">
              <w:rPr>
                <w:rStyle w:val="Hyperlink"/>
                <w:noProof/>
              </w:rPr>
              <w:fldChar w:fldCharType="begin"/>
            </w:r>
            <w:r w:rsidRPr="00F04E9E">
              <w:rPr>
                <w:rStyle w:val="Hyperlink"/>
                <w:noProof/>
              </w:rPr>
              <w:instrText xml:space="preserve"> </w:instrText>
            </w:r>
            <w:r>
              <w:rPr>
                <w:noProof/>
              </w:rPr>
              <w:instrText>HYPERLINK \l "_Toc223725701"</w:instrText>
            </w:r>
            <w:r w:rsidRPr="00F04E9E">
              <w:rPr>
                <w:rStyle w:val="Hyperlink"/>
                <w:noProof/>
              </w:rPr>
              <w:instrText xml:space="preserve"> </w:instrText>
            </w:r>
            <w:r w:rsidRPr="00F04E9E">
              <w:rPr>
                <w:rStyle w:val="Hyperlink"/>
                <w:noProof/>
              </w:rPr>
            </w:r>
            <w:r w:rsidRPr="00F04E9E">
              <w:rPr>
                <w:rStyle w:val="Hyperlink"/>
                <w:noProof/>
              </w:rPr>
              <w:fldChar w:fldCharType="separate"/>
            </w:r>
            <w:r w:rsidRPr="00F04E9E">
              <w:rPr>
                <w:rStyle w:val="Hyperlink"/>
                <w:noProof/>
              </w:rPr>
              <w:t>Eight</w:t>
            </w:r>
            <w:r>
              <w:rPr>
                <w:noProof/>
                <w:webHidden/>
              </w:rPr>
              <w:tab/>
            </w:r>
            <w:r>
              <w:rPr>
                <w:noProof/>
                <w:webHidden/>
              </w:rPr>
              <w:fldChar w:fldCharType="begin"/>
            </w:r>
            <w:r>
              <w:rPr>
                <w:noProof/>
                <w:webHidden/>
              </w:rPr>
              <w:instrText xml:space="preserve"> PAGEREF _Toc223725701 \h </w:instrText>
            </w:r>
          </w:ins>
          <w:r>
            <w:rPr>
              <w:noProof/>
              <w:webHidden/>
            </w:rPr>
          </w:r>
          <w:ins w:id="140" w:author="Joel Karr" w:date="2026-03-06T21:40:00Z" w16du:dateUtc="2026-03-07T03:40:00Z">
            <w:r>
              <w:rPr>
                <w:noProof/>
                <w:webHidden/>
              </w:rPr>
              <w:fldChar w:fldCharType="separate"/>
            </w:r>
            <w:r>
              <w:rPr>
                <w:noProof/>
                <w:webHidden/>
              </w:rPr>
              <w:t>62</w:t>
            </w:r>
            <w:r>
              <w:rPr>
                <w:noProof/>
                <w:webHidden/>
              </w:rPr>
              <w:fldChar w:fldCharType="end"/>
            </w:r>
            <w:r w:rsidRPr="00F04E9E">
              <w:rPr>
                <w:rStyle w:val="Hyperlink"/>
                <w:noProof/>
              </w:rPr>
              <w:fldChar w:fldCharType="end"/>
            </w:r>
          </w:ins>
        </w:p>
        <w:p w14:paraId="66AAB4D0" w14:textId="54B84D0B" w:rsidR="005A7E77" w:rsidRDefault="005A7E77">
          <w:pPr>
            <w:pStyle w:val="TOC2"/>
            <w:tabs>
              <w:tab w:val="right" w:leader="dot" w:pos="9350"/>
            </w:tabs>
            <w:rPr>
              <w:ins w:id="141" w:author="Joel Karr" w:date="2026-03-06T21:40:00Z" w16du:dateUtc="2026-03-07T03:40:00Z"/>
              <w:rFonts w:eastAsiaTheme="minorEastAsia"/>
              <w:noProof/>
            </w:rPr>
          </w:pPr>
          <w:ins w:id="142" w:author="Joel Karr" w:date="2026-03-06T21:40:00Z" w16du:dateUtc="2026-03-07T03:40:00Z">
            <w:r w:rsidRPr="00F04E9E">
              <w:rPr>
                <w:rStyle w:val="Hyperlink"/>
                <w:noProof/>
              </w:rPr>
              <w:fldChar w:fldCharType="begin"/>
            </w:r>
            <w:r w:rsidRPr="00F04E9E">
              <w:rPr>
                <w:rStyle w:val="Hyperlink"/>
                <w:noProof/>
              </w:rPr>
              <w:instrText xml:space="preserve"> </w:instrText>
            </w:r>
            <w:r>
              <w:rPr>
                <w:noProof/>
              </w:rPr>
              <w:instrText>HYPERLINK \l "_Toc223725702"</w:instrText>
            </w:r>
            <w:r w:rsidRPr="00F04E9E">
              <w:rPr>
                <w:rStyle w:val="Hyperlink"/>
                <w:noProof/>
              </w:rPr>
              <w:instrText xml:space="preserve"> </w:instrText>
            </w:r>
            <w:r w:rsidRPr="00F04E9E">
              <w:rPr>
                <w:rStyle w:val="Hyperlink"/>
                <w:noProof/>
              </w:rPr>
            </w:r>
            <w:r w:rsidRPr="00F04E9E">
              <w:rPr>
                <w:rStyle w:val="Hyperlink"/>
                <w:noProof/>
              </w:rPr>
              <w:fldChar w:fldCharType="separate"/>
            </w:r>
            <w:r w:rsidRPr="00F04E9E">
              <w:rPr>
                <w:rStyle w:val="Hyperlink"/>
                <w:noProof/>
              </w:rPr>
              <w:t>The Illusion of Alignment</w:t>
            </w:r>
            <w:r>
              <w:rPr>
                <w:noProof/>
                <w:webHidden/>
              </w:rPr>
              <w:tab/>
            </w:r>
            <w:r>
              <w:rPr>
                <w:noProof/>
                <w:webHidden/>
              </w:rPr>
              <w:fldChar w:fldCharType="begin"/>
            </w:r>
            <w:r>
              <w:rPr>
                <w:noProof/>
                <w:webHidden/>
              </w:rPr>
              <w:instrText xml:space="preserve"> PAGEREF _Toc223725702 \h </w:instrText>
            </w:r>
          </w:ins>
          <w:r>
            <w:rPr>
              <w:noProof/>
              <w:webHidden/>
            </w:rPr>
          </w:r>
          <w:ins w:id="143" w:author="Joel Karr" w:date="2026-03-06T21:40:00Z" w16du:dateUtc="2026-03-07T03:40:00Z">
            <w:r>
              <w:rPr>
                <w:noProof/>
                <w:webHidden/>
              </w:rPr>
              <w:fldChar w:fldCharType="separate"/>
            </w:r>
            <w:r>
              <w:rPr>
                <w:noProof/>
                <w:webHidden/>
              </w:rPr>
              <w:t>62</w:t>
            </w:r>
            <w:r>
              <w:rPr>
                <w:noProof/>
                <w:webHidden/>
              </w:rPr>
              <w:fldChar w:fldCharType="end"/>
            </w:r>
            <w:r w:rsidRPr="00F04E9E">
              <w:rPr>
                <w:rStyle w:val="Hyperlink"/>
                <w:noProof/>
              </w:rPr>
              <w:fldChar w:fldCharType="end"/>
            </w:r>
          </w:ins>
        </w:p>
        <w:p w14:paraId="3DE76B46" w14:textId="1ECCFBEF" w:rsidR="005A7E77" w:rsidRDefault="005A7E77">
          <w:pPr>
            <w:pStyle w:val="TOC3"/>
            <w:tabs>
              <w:tab w:val="right" w:leader="dot" w:pos="9350"/>
            </w:tabs>
            <w:rPr>
              <w:ins w:id="144" w:author="Joel Karr" w:date="2026-03-06T21:40:00Z" w16du:dateUtc="2026-03-07T03:40:00Z"/>
              <w:rFonts w:eastAsiaTheme="minorEastAsia"/>
              <w:noProof/>
            </w:rPr>
          </w:pPr>
          <w:ins w:id="145" w:author="Joel Karr" w:date="2026-03-06T21:40:00Z" w16du:dateUtc="2026-03-07T03:40:00Z">
            <w:r w:rsidRPr="00F04E9E">
              <w:rPr>
                <w:rStyle w:val="Hyperlink"/>
                <w:noProof/>
              </w:rPr>
              <w:fldChar w:fldCharType="begin"/>
            </w:r>
            <w:r w:rsidRPr="00F04E9E">
              <w:rPr>
                <w:rStyle w:val="Hyperlink"/>
                <w:noProof/>
              </w:rPr>
              <w:instrText xml:space="preserve"> </w:instrText>
            </w:r>
            <w:r>
              <w:rPr>
                <w:noProof/>
              </w:rPr>
              <w:instrText>HYPERLINK \l "_Toc223725703"</w:instrText>
            </w:r>
            <w:r w:rsidRPr="00F04E9E">
              <w:rPr>
                <w:rStyle w:val="Hyperlink"/>
                <w:noProof/>
              </w:rPr>
              <w:instrText xml:space="preserve"> </w:instrText>
            </w:r>
            <w:r w:rsidRPr="00F04E9E">
              <w:rPr>
                <w:rStyle w:val="Hyperlink"/>
                <w:noProof/>
              </w:rPr>
            </w:r>
            <w:r w:rsidRPr="00F04E9E">
              <w:rPr>
                <w:rStyle w:val="Hyperlink"/>
                <w:noProof/>
              </w:rPr>
              <w:fldChar w:fldCharType="separate"/>
            </w:r>
            <w:r w:rsidRPr="00F04E9E">
              <w:rPr>
                <w:rStyle w:val="Hyperlink"/>
                <w:noProof/>
              </w:rPr>
              <w:t>How Complexity Disrupts Understanding</w:t>
            </w:r>
            <w:r>
              <w:rPr>
                <w:noProof/>
                <w:webHidden/>
              </w:rPr>
              <w:tab/>
            </w:r>
            <w:r>
              <w:rPr>
                <w:noProof/>
                <w:webHidden/>
              </w:rPr>
              <w:fldChar w:fldCharType="begin"/>
            </w:r>
            <w:r>
              <w:rPr>
                <w:noProof/>
                <w:webHidden/>
              </w:rPr>
              <w:instrText xml:space="preserve"> PAGEREF _Toc223725703 \h </w:instrText>
            </w:r>
          </w:ins>
          <w:r>
            <w:rPr>
              <w:noProof/>
              <w:webHidden/>
            </w:rPr>
          </w:r>
          <w:ins w:id="146" w:author="Joel Karr" w:date="2026-03-06T21:40:00Z" w16du:dateUtc="2026-03-07T03:40:00Z">
            <w:r>
              <w:rPr>
                <w:noProof/>
                <w:webHidden/>
              </w:rPr>
              <w:fldChar w:fldCharType="separate"/>
            </w:r>
            <w:r>
              <w:rPr>
                <w:noProof/>
                <w:webHidden/>
              </w:rPr>
              <w:t>63</w:t>
            </w:r>
            <w:r>
              <w:rPr>
                <w:noProof/>
                <w:webHidden/>
              </w:rPr>
              <w:fldChar w:fldCharType="end"/>
            </w:r>
            <w:r w:rsidRPr="00F04E9E">
              <w:rPr>
                <w:rStyle w:val="Hyperlink"/>
                <w:noProof/>
              </w:rPr>
              <w:fldChar w:fldCharType="end"/>
            </w:r>
          </w:ins>
        </w:p>
        <w:p w14:paraId="720B42DB" w14:textId="7AF786F7" w:rsidR="005A7E77" w:rsidRDefault="005A7E77">
          <w:pPr>
            <w:pStyle w:val="TOC3"/>
            <w:tabs>
              <w:tab w:val="right" w:leader="dot" w:pos="9350"/>
            </w:tabs>
            <w:rPr>
              <w:ins w:id="147" w:author="Joel Karr" w:date="2026-03-06T21:40:00Z" w16du:dateUtc="2026-03-07T03:40:00Z"/>
              <w:rFonts w:eastAsiaTheme="minorEastAsia"/>
              <w:noProof/>
            </w:rPr>
          </w:pPr>
          <w:ins w:id="148" w:author="Joel Karr" w:date="2026-03-06T21:40:00Z" w16du:dateUtc="2026-03-07T03:40:00Z">
            <w:r w:rsidRPr="00F04E9E">
              <w:rPr>
                <w:rStyle w:val="Hyperlink"/>
                <w:noProof/>
              </w:rPr>
              <w:fldChar w:fldCharType="begin"/>
            </w:r>
            <w:r w:rsidRPr="00F04E9E">
              <w:rPr>
                <w:rStyle w:val="Hyperlink"/>
                <w:noProof/>
              </w:rPr>
              <w:instrText xml:space="preserve"> </w:instrText>
            </w:r>
            <w:r>
              <w:rPr>
                <w:noProof/>
              </w:rPr>
              <w:instrText>HYPERLINK \l "_Toc223725704"</w:instrText>
            </w:r>
            <w:r w:rsidRPr="00F04E9E">
              <w:rPr>
                <w:rStyle w:val="Hyperlink"/>
                <w:noProof/>
              </w:rPr>
              <w:instrText xml:space="preserve"> </w:instrText>
            </w:r>
            <w:r w:rsidRPr="00F04E9E">
              <w:rPr>
                <w:rStyle w:val="Hyperlink"/>
                <w:noProof/>
              </w:rPr>
            </w:r>
            <w:r w:rsidRPr="00F04E9E">
              <w:rPr>
                <w:rStyle w:val="Hyperlink"/>
                <w:noProof/>
              </w:rPr>
              <w:fldChar w:fldCharType="separate"/>
            </w:r>
            <w:r w:rsidRPr="00F04E9E">
              <w:rPr>
                <w:rStyle w:val="Hyperlink"/>
                <w:noProof/>
              </w:rPr>
              <w:t>Building Shared Mental Models</w:t>
            </w:r>
            <w:r>
              <w:rPr>
                <w:noProof/>
                <w:webHidden/>
              </w:rPr>
              <w:tab/>
            </w:r>
            <w:r>
              <w:rPr>
                <w:noProof/>
                <w:webHidden/>
              </w:rPr>
              <w:fldChar w:fldCharType="begin"/>
            </w:r>
            <w:r>
              <w:rPr>
                <w:noProof/>
                <w:webHidden/>
              </w:rPr>
              <w:instrText xml:space="preserve"> PAGEREF _Toc223725704 \h </w:instrText>
            </w:r>
          </w:ins>
          <w:r>
            <w:rPr>
              <w:noProof/>
              <w:webHidden/>
            </w:rPr>
          </w:r>
          <w:ins w:id="149" w:author="Joel Karr" w:date="2026-03-06T21:40:00Z" w16du:dateUtc="2026-03-07T03:40:00Z">
            <w:r>
              <w:rPr>
                <w:noProof/>
                <w:webHidden/>
              </w:rPr>
              <w:fldChar w:fldCharType="separate"/>
            </w:r>
            <w:r>
              <w:rPr>
                <w:noProof/>
                <w:webHidden/>
              </w:rPr>
              <w:t>65</w:t>
            </w:r>
            <w:r>
              <w:rPr>
                <w:noProof/>
                <w:webHidden/>
              </w:rPr>
              <w:fldChar w:fldCharType="end"/>
            </w:r>
            <w:r w:rsidRPr="00F04E9E">
              <w:rPr>
                <w:rStyle w:val="Hyperlink"/>
                <w:noProof/>
              </w:rPr>
              <w:fldChar w:fldCharType="end"/>
            </w:r>
          </w:ins>
        </w:p>
        <w:p w14:paraId="3510B103" w14:textId="2D13EF93" w:rsidR="005A7E77" w:rsidRDefault="005A7E77">
          <w:pPr>
            <w:pStyle w:val="TOC3"/>
            <w:tabs>
              <w:tab w:val="right" w:leader="dot" w:pos="9350"/>
            </w:tabs>
            <w:rPr>
              <w:ins w:id="150" w:author="Joel Karr" w:date="2026-03-06T21:40:00Z" w16du:dateUtc="2026-03-07T03:40:00Z"/>
              <w:rFonts w:eastAsiaTheme="minorEastAsia"/>
              <w:noProof/>
            </w:rPr>
          </w:pPr>
          <w:ins w:id="151" w:author="Joel Karr" w:date="2026-03-06T21:40:00Z" w16du:dateUtc="2026-03-07T03:40:00Z">
            <w:r w:rsidRPr="00F04E9E">
              <w:rPr>
                <w:rStyle w:val="Hyperlink"/>
                <w:noProof/>
              </w:rPr>
              <w:fldChar w:fldCharType="begin"/>
            </w:r>
            <w:r w:rsidRPr="00F04E9E">
              <w:rPr>
                <w:rStyle w:val="Hyperlink"/>
                <w:noProof/>
              </w:rPr>
              <w:instrText xml:space="preserve"> </w:instrText>
            </w:r>
            <w:r>
              <w:rPr>
                <w:noProof/>
              </w:rPr>
              <w:instrText>HYPERLINK \l "_Toc223725705"</w:instrText>
            </w:r>
            <w:r w:rsidRPr="00F04E9E">
              <w:rPr>
                <w:rStyle w:val="Hyperlink"/>
                <w:noProof/>
              </w:rPr>
              <w:instrText xml:space="preserve"> </w:instrText>
            </w:r>
            <w:r w:rsidRPr="00F04E9E">
              <w:rPr>
                <w:rStyle w:val="Hyperlink"/>
                <w:noProof/>
              </w:rPr>
            </w:r>
            <w:r w:rsidRPr="00F04E9E">
              <w:rPr>
                <w:rStyle w:val="Hyperlink"/>
                <w:noProof/>
              </w:rPr>
              <w:fldChar w:fldCharType="separate"/>
            </w:r>
            <w:r w:rsidRPr="00F04E9E">
              <w:rPr>
                <w:rStyle w:val="Hyperlink"/>
                <w:noProof/>
              </w:rPr>
              <w:t>Reinforcing Alignment Over Time</w:t>
            </w:r>
            <w:r>
              <w:rPr>
                <w:noProof/>
                <w:webHidden/>
              </w:rPr>
              <w:tab/>
            </w:r>
            <w:r>
              <w:rPr>
                <w:noProof/>
                <w:webHidden/>
              </w:rPr>
              <w:fldChar w:fldCharType="begin"/>
            </w:r>
            <w:r>
              <w:rPr>
                <w:noProof/>
                <w:webHidden/>
              </w:rPr>
              <w:instrText xml:space="preserve"> PAGEREF _Toc223725705 \h </w:instrText>
            </w:r>
          </w:ins>
          <w:r>
            <w:rPr>
              <w:noProof/>
              <w:webHidden/>
            </w:rPr>
          </w:r>
          <w:ins w:id="152" w:author="Joel Karr" w:date="2026-03-06T21:40:00Z" w16du:dateUtc="2026-03-07T03:40:00Z">
            <w:r>
              <w:rPr>
                <w:noProof/>
                <w:webHidden/>
              </w:rPr>
              <w:fldChar w:fldCharType="separate"/>
            </w:r>
            <w:r>
              <w:rPr>
                <w:noProof/>
                <w:webHidden/>
              </w:rPr>
              <w:t>67</w:t>
            </w:r>
            <w:r>
              <w:rPr>
                <w:noProof/>
                <w:webHidden/>
              </w:rPr>
              <w:fldChar w:fldCharType="end"/>
            </w:r>
            <w:r w:rsidRPr="00F04E9E">
              <w:rPr>
                <w:rStyle w:val="Hyperlink"/>
                <w:noProof/>
              </w:rPr>
              <w:fldChar w:fldCharType="end"/>
            </w:r>
          </w:ins>
        </w:p>
        <w:p w14:paraId="5C6397D4" w14:textId="0C7BD72A" w:rsidR="005A7E77" w:rsidRDefault="005A7E77">
          <w:pPr>
            <w:pStyle w:val="TOC3"/>
            <w:tabs>
              <w:tab w:val="right" w:leader="dot" w:pos="9350"/>
            </w:tabs>
            <w:rPr>
              <w:ins w:id="153" w:author="Joel Karr" w:date="2026-03-06T21:40:00Z" w16du:dateUtc="2026-03-07T03:40:00Z"/>
              <w:rFonts w:eastAsiaTheme="minorEastAsia"/>
              <w:noProof/>
            </w:rPr>
          </w:pPr>
          <w:ins w:id="154" w:author="Joel Karr" w:date="2026-03-06T21:40:00Z" w16du:dateUtc="2026-03-07T03:40:00Z">
            <w:r w:rsidRPr="00F04E9E">
              <w:rPr>
                <w:rStyle w:val="Hyperlink"/>
                <w:noProof/>
              </w:rPr>
              <w:fldChar w:fldCharType="begin"/>
            </w:r>
            <w:r w:rsidRPr="00F04E9E">
              <w:rPr>
                <w:rStyle w:val="Hyperlink"/>
                <w:noProof/>
              </w:rPr>
              <w:instrText xml:space="preserve"> </w:instrText>
            </w:r>
            <w:r>
              <w:rPr>
                <w:noProof/>
              </w:rPr>
              <w:instrText>HYPERLINK \l "_Toc223725706"</w:instrText>
            </w:r>
            <w:r w:rsidRPr="00F04E9E">
              <w:rPr>
                <w:rStyle w:val="Hyperlink"/>
                <w:noProof/>
              </w:rPr>
              <w:instrText xml:space="preserve"> </w:instrText>
            </w:r>
            <w:r w:rsidRPr="00F04E9E">
              <w:rPr>
                <w:rStyle w:val="Hyperlink"/>
                <w:noProof/>
              </w:rPr>
            </w:r>
            <w:r w:rsidRPr="00F04E9E">
              <w:rPr>
                <w:rStyle w:val="Hyperlink"/>
                <w:noProof/>
              </w:rPr>
              <w:fldChar w:fldCharType="separate"/>
            </w:r>
            <w:r w:rsidRPr="00F04E9E">
              <w:rPr>
                <w:rStyle w:val="Hyperlink"/>
                <w:noProof/>
              </w:rPr>
              <w:t>Beyond the Illusion</w:t>
            </w:r>
            <w:r>
              <w:rPr>
                <w:noProof/>
                <w:webHidden/>
              </w:rPr>
              <w:tab/>
            </w:r>
            <w:r>
              <w:rPr>
                <w:noProof/>
                <w:webHidden/>
              </w:rPr>
              <w:fldChar w:fldCharType="begin"/>
            </w:r>
            <w:r>
              <w:rPr>
                <w:noProof/>
                <w:webHidden/>
              </w:rPr>
              <w:instrText xml:space="preserve"> PAGEREF _Toc223725706 \h </w:instrText>
            </w:r>
          </w:ins>
          <w:r>
            <w:rPr>
              <w:noProof/>
              <w:webHidden/>
            </w:rPr>
          </w:r>
          <w:ins w:id="155" w:author="Joel Karr" w:date="2026-03-06T21:40:00Z" w16du:dateUtc="2026-03-07T03:40:00Z">
            <w:r>
              <w:rPr>
                <w:noProof/>
                <w:webHidden/>
              </w:rPr>
              <w:fldChar w:fldCharType="separate"/>
            </w:r>
            <w:r>
              <w:rPr>
                <w:noProof/>
                <w:webHidden/>
              </w:rPr>
              <w:t>73</w:t>
            </w:r>
            <w:r>
              <w:rPr>
                <w:noProof/>
                <w:webHidden/>
              </w:rPr>
              <w:fldChar w:fldCharType="end"/>
            </w:r>
            <w:r w:rsidRPr="00F04E9E">
              <w:rPr>
                <w:rStyle w:val="Hyperlink"/>
                <w:noProof/>
              </w:rPr>
              <w:fldChar w:fldCharType="end"/>
            </w:r>
          </w:ins>
        </w:p>
        <w:p w14:paraId="73C494C0" w14:textId="64AEEA81" w:rsidR="005A7E77" w:rsidRDefault="005A7E77">
          <w:pPr>
            <w:pStyle w:val="TOC2"/>
            <w:tabs>
              <w:tab w:val="right" w:leader="dot" w:pos="9350"/>
            </w:tabs>
            <w:rPr>
              <w:ins w:id="156" w:author="Joel Karr" w:date="2026-03-06T21:40:00Z" w16du:dateUtc="2026-03-07T03:40:00Z"/>
              <w:rFonts w:eastAsiaTheme="minorEastAsia"/>
              <w:noProof/>
            </w:rPr>
          </w:pPr>
          <w:ins w:id="157" w:author="Joel Karr" w:date="2026-03-06T21:40:00Z" w16du:dateUtc="2026-03-07T03:40:00Z">
            <w:r w:rsidRPr="00F04E9E">
              <w:rPr>
                <w:rStyle w:val="Hyperlink"/>
                <w:noProof/>
              </w:rPr>
              <w:fldChar w:fldCharType="begin"/>
            </w:r>
            <w:r w:rsidRPr="00F04E9E">
              <w:rPr>
                <w:rStyle w:val="Hyperlink"/>
                <w:noProof/>
              </w:rPr>
              <w:instrText xml:space="preserve"> </w:instrText>
            </w:r>
            <w:r>
              <w:rPr>
                <w:noProof/>
              </w:rPr>
              <w:instrText>HYPERLINK \l "_Toc223725707"</w:instrText>
            </w:r>
            <w:r w:rsidRPr="00F04E9E">
              <w:rPr>
                <w:rStyle w:val="Hyperlink"/>
                <w:noProof/>
              </w:rPr>
              <w:instrText xml:space="preserve"> </w:instrText>
            </w:r>
            <w:r w:rsidRPr="00F04E9E">
              <w:rPr>
                <w:rStyle w:val="Hyperlink"/>
                <w:noProof/>
              </w:rPr>
            </w:r>
            <w:r w:rsidRPr="00F04E9E">
              <w:rPr>
                <w:rStyle w:val="Hyperlink"/>
                <w:noProof/>
              </w:rPr>
              <w:fldChar w:fldCharType="separate"/>
            </w:r>
            <w:r w:rsidRPr="00F04E9E">
              <w:rPr>
                <w:rStyle w:val="Hyperlink"/>
                <w:noProof/>
              </w:rPr>
              <w:t>Nine</w:t>
            </w:r>
            <w:r>
              <w:rPr>
                <w:noProof/>
                <w:webHidden/>
              </w:rPr>
              <w:tab/>
            </w:r>
            <w:r>
              <w:rPr>
                <w:noProof/>
                <w:webHidden/>
              </w:rPr>
              <w:fldChar w:fldCharType="begin"/>
            </w:r>
            <w:r>
              <w:rPr>
                <w:noProof/>
                <w:webHidden/>
              </w:rPr>
              <w:instrText xml:space="preserve"> PAGEREF _Toc223725707 \h </w:instrText>
            </w:r>
          </w:ins>
          <w:r>
            <w:rPr>
              <w:noProof/>
              <w:webHidden/>
            </w:rPr>
          </w:r>
          <w:ins w:id="158" w:author="Joel Karr" w:date="2026-03-06T21:40:00Z" w16du:dateUtc="2026-03-07T03:40:00Z">
            <w:r>
              <w:rPr>
                <w:noProof/>
                <w:webHidden/>
              </w:rPr>
              <w:fldChar w:fldCharType="separate"/>
            </w:r>
            <w:r>
              <w:rPr>
                <w:noProof/>
                <w:webHidden/>
              </w:rPr>
              <w:t>75</w:t>
            </w:r>
            <w:r>
              <w:rPr>
                <w:noProof/>
                <w:webHidden/>
              </w:rPr>
              <w:fldChar w:fldCharType="end"/>
            </w:r>
            <w:r w:rsidRPr="00F04E9E">
              <w:rPr>
                <w:rStyle w:val="Hyperlink"/>
                <w:noProof/>
              </w:rPr>
              <w:fldChar w:fldCharType="end"/>
            </w:r>
          </w:ins>
        </w:p>
        <w:p w14:paraId="578B89CD" w14:textId="05DD975F" w:rsidR="005A7E77" w:rsidRDefault="005A7E77">
          <w:pPr>
            <w:pStyle w:val="TOC2"/>
            <w:tabs>
              <w:tab w:val="right" w:leader="dot" w:pos="9350"/>
            </w:tabs>
            <w:rPr>
              <w:ins w:id="159" w:author="Joel Karr" w:date="2026-03-06T21:40:00Z" w16du:dateUtc="2026-03-07T03:40:00Z"/>
              <w:rFonts w:eastAsiaTheme="minorEastAsia"/>
              <w:noProof/>
            </w:rPr>
          </w:pPr>
          <w:ins w:id="160" w:author="Joel Karr" w:date="2026-03-06T21:40:00Z" w16du:dateUtc="2026-03-07T03:40:00Z">
            <w:r w:rsidRPr="00F04E9E">
              <w:rPr>
                <w:rStyle w:val="Hyperlink"/>
                <w:noProof/>
              </w:rPr>
              <w:fldChar w:fldCharType="begin"/>
            </w:r>
            <w:r w:rsidRPr="00F04E9E">
              <w:rPr>
                <w:rStyle w:val="Hyperlink"/>
                <w:noProof/>
              </w:rPr>
              <w:instrText xml:space="preserve"> </w:instrText>
            </w:r>
            <w:r>
              <w:rPr>
                <w:noProof/>
              </w:rPr>
              <w:instrText>HYPERLINK \l "_Toc223725708"</w:instrText>
            </w:r>
            <w:r w:rsidRPr="00F04E9E">
              <w:rPr>
                <w:rStyle w:val="Hyperlink"/>
                <w:noProof/>
              </w:rPr>
              <w:instrText xml:space="preserve"> </w:instrText>
            </w:r>
            <w:r w:rsidRPr="00F04E9E">
              <w:rPr>
                <w:rStyle w:val="Hyperlink"/>
                <w:noProof/>
              </w:rPr>
            </w:r>
            <w:r w:rsidRPr="00F04E9E">
              <w:rPr>
                <w:rStyle w:val="Hyperlink"/>
                <w:noProof/>
              </w:rPr>
              <w:fldChar w:fldCharType="separate"/>
            </w:r>
            <w:r w:rsidRPr="00F04E9E">
              <w:rPr>
                <w:rStyle w:val="Hyperlink"/>
                <w:noProof/>
              </w:rPr>
              <w:t>The Cost of Re-Deciding</w:t>
            </w:r>
            <w:r>
              <w:rPr>
                <w:noProof/>
                <w:webHidden/>
              </w:rPr>
              <w:tab/>
            </w:r>
            <w:r>
              <w:rPr>
                <w:noProof/>
                <w:webHidden/>
              </w:rPr>
              <w:fldChar w:fldCharType="begin"/>
            </w:r>
            <w:r>
              <w:rPr>
                <w:noProof/>
                <w:webHidden/>
              </w:rPr>
              <w:instrText xml:space="preserve"> PAGEREF _Toc223725708 \h </w:instrText>
            </w:r>
          </w:ins>
          <w:r>
            <w:rPr>
              <w:noProof/>
              <w:webHidden/>
            </w:rPr>
          </w:r>
          <w:ins w:id="161" w:author="Joel Karr" w:date="2026-03-06T21:40:00Z" w16du:dateUtc="2026-03-07T03:40:00Z">
            <w:r>
              <w:rPr>
                <w:noProof/>
                <w:webHidden/>
              </w:rPr>
              <w:fldChar w:fldCharType="separate"/>
            </w:r>
            <w:r>
              <w:rPr>
                <w:noProof/>
                <w:webHidden/>
              </w:rPr>
              <w:t>75</w:t>
            </w:r>
            <w:r>
              <w:rPr>
                <w:noProof/>
                <w:webHidden/>
              </w:rPr>
              <w:fldChar w:fldCharType="end"/>
            </w:r>
            <w:r w:rsidRPr="00F04E9E">
              <w:rPr>
                <w:rStyle w:val="Hyperlink"/>
                <w:noProof/>
              </w:rPr>
              <w:fldChar w:fldCharType="end"/>
            </w:r>
          </w:ins>
        </w:p>
        <w:p w14:paraId="1F3267A6" w14:textId="51E04714" w:rsidR="005A7E77" w:rsidRDefault="005A7E77">
          <w:pPr>
            <w:pStyle w:val="TOC3"/>
            <w:tabs>
              <w:tab w:val="right" w:leader="dot" w:pos="9350"/>
            </w:tabs>
            <w:rPr>
              <w:ins w:id="162" w:author="Joel Karr" w:date="2026-03-06T21:40:00Z" w16du:dateUtc="2026-03-07T03:40:00Z"/>
              <w:rFonts w:eastAsiaTheme="minorEastAsia"/>
              <w:noProof/>
            </w:rPr>
          </w:pPr>
          <w:ins w:id="163" w:author="Joel Karr" w:date="2026-03-06T21:40:00Z" w16du:dateUtc="2026-03-07T03:40:00Z">
            <w:r w:rsidRPr="00F04E9E">
              <w:rPr>
                <w:rStyle w:val="Hyperlink"/>
                <w:noProof/>
              </w:rPr>
              <w:fldChar w:fldCharType="begin"/>
            </w:r>
            <w:r w:rsidRPr="00F04E9E">
              <w:rPr>
                <w:rStyle w:val="Hyperlink"/>
                <w:noProof/>
              </w:rPr>
              <w:instrText xml:space="preserve"> </w:instrText>
            </w:r>
            <w:r>
              <w:rPr>
                <w:noProof/>
              </w:rPr>
              <w:instrText>HYPERLINK \l "_Toc223725709"</w:instrText>
            </w:r>
            <w:r w:rsidRPr="00F04E9E">
              <w:rPr>
                <w:rStyle w:val="Hyperlink"/>
                <w:noProof/>
              </w:rPr>
              <w:instrText xml:space="preserve"> </w:instrText>
            </w:r>
            <w:r w:rsidRPr="00F04E9E">
              <w:rPr>
                <w:rStyle w:val="Hyperlink"/>
                <w:noProof/>
              </w:rPr>
            </w:r>
            <w:r w:rsidRPr="00F04E9E">
              <w:rPr>
                <w:rStyle w:val="Hyperlink"/>
                <w:noProof/>
              </w:rPr>
              <w:fldChar w:fldCharType="separate"/>
            </w:r>
            <w:r w:rsidRPr="00F04E9E">
              <w:rPr>
                <w:rStyle w:val="Hyperlink"/>
                <w:noProof/>
              </w:rPr>
              <w:t>The Hidden Cost</w:t>
            </w:r>
            <w:r>
              <w:rPr>
                <w:noProof/>
                <w:webHidden/>
              </w:rPr>
              <w:tab/>
            </w:r>
            <w:r>
              <w:rPr>
                <w:noProof/>
                <w:webHidden/>
              </w:rPr>
              <w:fldChar w:fldCharType="begin"/>
            </w:r>
            <w:r>
              <w:rPr>
                <w:noProof/>
                <w:webHidden/>
              </w:rPr>
              <w:instrText xml:space="preserve"> PAGEREF _Toc223725709 \h </w:instrText>
            </w:r>
          </w:ins>
          <w:r>
            <w:rPr>
              <w:noProof/>
              <w:webHidden/>
            </w:rPr>
          </w:r>
          <w:ins w:id="164" w:author="Joel Karr" w:date="2026-03-06T21:40:00Z" w16du:dateUtc="2026-03-07T03:40:00Z">
            <w:r>
              <w:rPr>
                <w:noProof/>
                <w:webHidden/>
              </w:rPr>
              <w:fldChar w:fldCharType="separate"/>
            </w:r>
            <w:r>
              <w:rPr>
                <w:noProof/>
                <w:webHidden/>
              </w:rPr>
              <w:t>75</w:t>
            </w:r>
            <w:r>
              <w:rPr>
                <w:noProof/>
                <w:webHidden/>
              </w:rPr>
              <w:fldChar w:fldCharType="end"/>
            </w:r>
            <w:r w:rsidRPr="00F04E9E">
              <w:rPr>
                <w:rStyle w:val="Hyperlink"/>
                <w:noProof/>
              </w:rPr>
              <w:fldChar w:fldCharType="end"/>
            </w:r>
          </w:ins>
        </w:p>
        <w:p w14:paraId="6BBF0D8A" w14:textId="22405DD3" w:rsidR="005A7E77" w:rsidRDefault="005A7E77">
          <w:pPr>
            <w:pStyle w:val="TOC3"/>
            <w:tabs>
              <w:tab w:val="right" w:leader="dot" w:pos="9350"/>
            </w:tabs>
            <w:rPr>
              <w:ins w:id="165" w:author="Joel Karr" w:date="2026-03-06T21:40:00Z" w16du:dateUtc="2026-03-07T03:40:00Z"/>
              <w:rFonts w:eastAsiaTheme="minorEastAsia"/>
              <w:noProof/>
            </w:rPr>
          </w:pPr>
          <w:ins w:id="166" w:author="Joel Karr" w:date="2026-03-06T21:40:00Z" w16du:dateUtc="2026-03-07T03:40:00Z">
            <w:r w:rsidRPr="00F04E9E">
              <w:rPr>
                <w:rStyle w:val="Hyperlink"/>
                <w:noProof/>
              </w:rPr>
              <w:fldChar w:fldCharType="begin"/>
            </w:r>
            <w:r w:rsidRPr="00F04E9E">
              <w:rPr>
                <w:rStyle w:val="Hyperlink"/>
                <w:noProof/>
              </w:rPr>
              <w:instrText xml:space="preserve"> </w:instrText>
            </w:r>
            <w:r>
              <w:rPr>
                <w:noProof/>
              </w:rPr>
              <w:instrText>HYPERLINK \l "_Toc223725710"</w:instrText>
            </w:r>
            <w:r w:rsidRPr="00F04E9E">
              <w:rPr>
                <w:rStyle w:val="Hyperlink"/>
                <w:noProof/>
              </w:rPr>
              <w:instrText xml:space="preserve"> </w:instrText>
            </w:r>
            <w:r w:rsidRPr="00F04E9E">
              <w:rPr>
                <w:rStyle w:val="Hyperlink"/>
                <w:noProof/>
              </w:rPr>
            </w:r>
            <w:r w:rsidRPr="00F04E9E">
              <w:rPr>
                <w:rStyle w:val="Hyperlink"/>
                <w:noProof/>
              </w:rPr>
              <w:fldChar w:fldCharType="separate"/>
            </w:r>
            <w:r w:rsidRPr="00F04E9E">
              <w:rPr>
                <w:rStyle w:val="Hyperlink"/>
                <w:noProof/>
              </w:rPr>
              <w:t>Why We Keep Deciding</w:t>
            </w:r>
            <w:r>
              <w:rPr>
                <w:noProof/>
                <w:webHidden/>
              </w:rPr>
              <w:tab/>
            </w:r>
            <w:r>
              <w:rPr>
                <w:noProof/>
                <w:webHidden/>
              </w:rPr>
              <w:fldChar w:fldCharType="begin"/>
            </w:r>
            <w:r>
              <w:rPr>
                <w:noProof/>
                <w:webHidden/>
              </w:rPr>
              <w:instrText xml:space="preserve"> PAGEREF _Toc223725710 \h </w:instrText>
            </w:r>
          </w:ins>
          <w:r>
            <w:rPr>
              <w:noProof/>
              <w:webHidden/>
            </w:rPr>
          </w:r>
          <w:ins w:id="167" w:author="Joel Karr" w:date="2026-03-06T21:40:00Z" w16du:dateUtc="2026-03-07T03:40:00Z">
            <w:r>
              <w:rPr>
                <w:noProof/>
                <w:webHidden/>
              </w:rPr>
              <w:fldChar w:fldCharType="separate"/>
            </w:r>
            <w:r>
              <w:rPr>
                <w:noProof/>
                <w:webHidden/>
              </w:rPr>
              <w:t>76</w:t>
            </w:r>
            <w:r>
              <w:rPr>
                <w:noProof/>
                <w:webHidden/>
              </w:rPr>
              <w:fldChar w:fldCharType="end"/>
            </w:r>
            <w:r w:rsidRPr="00F04E9E">
              <w:rPr>
                <w:rStyle w:val="Hyperlink"/>
                <w:noProof/>
              </w:rPr>
              <w:fldChar w:fldCharType="end"/>
            </w:r>
          </w:ins>
        </w:p>
        <w:p w14:paraId="1B7756DA" w14:textId="5E5526F2" w:rsidR="005A7E77" w:rsidRDefault="005A7E77">
          <w:pPr>
            <w:pStyle w:val="TOC3"/>
            <w:tabs>
              <w:tab w:val="right" w:leader="dot" w:pos="9350"/>
            </w:tabs>
            <w:rPr>
              <w:ins w:id="168" w:author="Joel Karr" w:date="2026-03-06T21:40:00Z" w16du:dateUtc="2026-03-07T03:40:00Z"/>
              <w:rFonts w:eastAsiaTheme="minorEastAsia"/>
              <w:noProof/>
            </w:rPr>
          </w:pPr>
          <w:ins w:id="169" w:author="Joel Karr" w:date="2026-03-06T21:40:00Z" w16du:dateUtc="2026-03-07T03:40:00Z">
            <w:r w:rsidRPr="00F04E9E">
              <w:rPr>
                <w:rStyle w:val="Hyperlink"/>
                <w:noProof/>
              </w:rPr>
              <w:fldChar w:fldCharType="begin"/>
            </w:r>
            <w:r w:rsidRPr="00F04E9E">
              <w:rPr>
                <w:rStyle w:val="Hyperlink"/>
                <w:noProof/>
              </w:rPr>
              <w:instrText xml:space="preserve"> </w:instrText>
            </w:r>
            <w:r>
              <w:rPr>
                <w:noProof/>
              </w:rPr>
              <w:instrText>HYPERLINK \l "_Toc223725711"</w:instrText>
            </w:r>
            <w:r w:rsidRPr="00F04E9E">
              <w:rPr>
                <w:rStyle w:val="Hyperlink"/>
                <w:noProof/>
              </w:rPr>
              <w:instrText xml:space="preserve"> </w:instrText>
            </w:r>
            <w:r w:rsidRPr="00F04E9E">
              <w:rPr>
                <w:rStyle w:val="Hyperlink"/>
                <w:noProof/>
              </w:rPr>
            </w:r>
            <w:r w:rsidRPr="00F04E9E">
              <w:rPr>
                <w:rStyle w:val="Hyperlink"/>
                <w:noProof/>
              </w:rPr>
              <w:fldChar w:fldCharType="separate"/>
            </w:r>
            <w:r w:rsidRPr="00F04E9E">
              <w:rPr>
                <w:rStyle w:val="Hyperlink"/>
                <w:noProof/>
              </w:rPr>
              <w:t>Making Decisions Durable</w:t>
            </w:r>
            <w:r>
              <w:rPr>
                <w:noProof/>
                <w:webHidden/>
              </w:rPr>
              <w:tab/>
            </w:r>
            <w:r>
              <w:rPr>
                <w:noProof/>
                <w:webHidden/>
              </w:rPr>
              <w:fldChar w:fldCharType="begin"/>
            </w:r>
            <w:r>
              <w:rPr>
                <w:noProof/>
                <w:webHidden/>
              </w:rPr>
              <w:instrText xml:space="preserve"> PAGEREF _Toc223725711 \h </w:instrText>
            </w:r>
          </w:ins>
          <w:r>
            <w:rPr>
              <w:noProof/>
              <w:webHidden/>
            </w:rPr>
          </w:r>
          <w:ins w:id="170" w:author="Joel Karr" w:date="2026-03-06T21:40:00Z" w16du:dateUtc="2026-03-07T03:40:00Z">
            <w:r>
              <w:rPr>
                <w:noProof/>
                <w:webHidden/>
              </w:rPr>
              <w:fldChar w:fldCharType="separate"/>
            </w:r>
            <w:r>
              <w:rPr>
                <w:noProof/>
                <w:webHidden/>
              </w:rPr>
              <w:t>77</w:t>
            </w:r>
            <w:r>
              <w:rPr>
                <w:noProof/>
                <w:webHidden/>
              </w:rPr>
              <w:fldChar w:fldCharType="end"/>
            </w:r>
            <w:r w:rsidRPr="00F04E9E">
              <w:rPr>
                <w:rStyle w:val="Hyperlink"/>
                <w:noProof/>
              </w:rPr>
              <w:fldChar w:fldCharType="end"/>
            </w:r>
          </w:ins>
        </w:p>
        <w:p w14:paraId="4C4BBC71" w14:textId="12206FC8" w:rsidR="005A7E77" w:rsidRDefault="005A7E77">
          <w:pPr>
            <w:pStyle w:val="TOC3"/>
            <w:tabs>
              <w:tab w:val="right" w:leader="dot" w:pos="9350"/>
            </w:tabs>
            <w:rPr>
              <w:ins w:id="171" w:author="Joel Karr" w:date="2026-03-06T21:40:00Z" w16du:dateUtc="2026-03-07T03:40:00Z"/>
              <w:rFonts w:eastAsiaTheme="minorEastAsia"/>
              <w:noProof/>
            </w:rPr>
          </w:pPr>
          <w:ins w:id="172" w:author="Joel Karr" w:date="2026-03-06T21:40:00Z" w16du:dateUtc="2026-03-07T03:40:00Z">
            <w:r w:rsidRPr="00F04E9E">
              <w:rPr>
                <w:rStyle w:val="Hyperlink"/>
                <w:noProof/>
              </w:rPr>
              <w:fldChar w:fldCharType="begin"/>
            </w:r>
            <w:r w:rsidRPr="00F04E9E">
              <w:rPr>
                <w:rStyle w:val="Hyperlink"/>
                <w:noProof/>
              </w:rPr>
              <w:instrText xml:space="preserve"> </w:instrText>
            </w:r>
            <w:r>
              <w:rPr>
                <w:noProof/>
              </w:rPr>
              <w:instrText>HYPERLINK \l "_Toc223725712"</w:instrText>
            </w:r>
            <w:r w:rsidRPr="00F04E9E">
              <w:rPr>
                <w:rStyle w:val="Hyperlink"/>
                <w:noProof/>
              </w:rPr>
              <w:instrText xml:space="preserve"> </w:instrText>
            </w:r>
            <w:r w:rsidRPr="00F04E9E">
              <w:rPr>
                <w:rStyle w:val="Hyperlink"/>
                <w:noProof/>
              </w:rPr>
            </w:r>
            <w:r w:rsidRPr="00F04E9E">
              <w:rPr>
                <w:rStyle w:val="Hyperlink"/>
                <w:noProof/>
              </w:rPr>
              <w:fldChar w:fldCharType="separate"/>
            </w:r>
            <w:r w:rsidRPr="00F04E9E">
              <w:rPr>
                <w:rStyle w:val="Hyperlink"/>
                <w:noProof/>
              </w:rPr>
              <w:t>Back to the Whiteboard</w:t>
            </w:r>
            <w:r>
              <w:rPr>
                <w:noProof/>
                <w:webHidden/>
              </w:rPr>
              <w:tab/>
            </w:r>
            <w:r>
              <w:rPr>
                <w:noProof/>
                <w:webHidden/>
              </w:rPr>
              <w:fldChar w:fldCharType="begin"/>
            </w:r>
            <w:r>
              <w:rPr>
                <w:noProof/>
                <w:webHidden/>
              </w:rPr>
              <w:instrText xml:space="preserve"> PAGEREF _Toc223725712 \h </w:instrText>
            </w:r>
          </w:ins>
          <w:r>
            <w:rPr>
              <w:noProof/>
              <w:webHidden/>
            </w:rPr>
          </w:r>
          <w:ins w:id="173" w:author="Joel Karr" w:date="2026-03-06T21:40:00Z" w16du:dateUtc="2026-03-07T03:40:00Z">
            <w:r>
              <w:rPr>
                <w:noProof/>
                <w:webHidden/>
              </w:rPr>
              <w:fldChar w:fldCharType="separate"/>
            </w:r>
            <w:r>
              <w:rPr>
                <w:noProof/>
                <w:webHidden/>
              </w:rPr>
              <w:t>79</w:t>
            </w:r>
            <w:r>
              <w:rPr>
                <w:noProof/>
                <w:webHidden/>
              </w:rPr>
              <w:fldChar w:fldCharType="end"/>
            </w:r>
            <w:r w:rsidRPr="00F04E9E">
              <w:rPr>
                <w:rStyle w:val="Hyperlink"/>
                <w:noProof/>
              </w:rPr>
              <w:fldChar w:fldCharType="end"/>
            </w:r>
          </w:ins>
        </w:p>
        <w:p w14:paraId="10890D53" w14:textId="50FFA4EF" w:rsidR="005A7E77" w:rsidRDefault="005A7E77">
          <w:pPr>
            <w:pStyle w:val="TOC2"/>
            <w:tabs>
              <w:tab w:val="right" w:leader="dot" w:pos="9350"/>
            </w:tabs>
            <w:rPr>
              <w:ins w:id="174" w:author="Joel Karr" w:date="2026-03-06T21:40:00Z" w16du:dateUtc="2026-03-07T03:40:00Z"/>
              <w:rFonts w:eastAsiaTheme="minorEastAsia"/>
              <w:noProof/>
            </w:rPr>
          </w:pPr>
          <w:ins w:id="175" w:author="Joel Karr" w:date="2026-03-06T21:40:00Z" w16du:dateUtc="2026-03-07T03:40:00Z">
            <w:r w:rsidRPr="00F04E9E">
              <w:rPr>
                <w:rStyle w:val="Hyperlink"/>
                <w:noProof/>
              </w:rPr>
              <w:fldChar w:fldCharType="begin"/>
            </w:r>
            <w:r w:rsidRPr="00F04E9E">
              <w:rPr>
                <w:rStyle w:val="Hyperlink"/>
                <w:noProof/>
              </w:rPr>
              <w:instrText xml:space="preserve"> </w:instrText>
            </w:r>
            <w:r>
              <w:rPr>
                <w:noProof/>
              </w:rPr>
              <w:instrText>HYPERLINK \l "_Toc223725713"</w:instrText>
            </w:r>
            <w:r w:rsidRPr="00F04E9E">
              <w:rPr>
                <w:rStyle w:val="Hyperlink"/>
                <w:noProof/>
              </w:rPr>
              <w:instrText xml:space="preserve"> </w:instrText>
            </w:r>
            <w:r w:rsidRPr="00F04E9E">
              <w:rPr>
                <w:rStyle w:val="Hyperlink"/>
                <w:noProof/>
              </w:rPr>
            </w:r>
            <w:r w:rsidRPr="00F04E9E">
              <w:rPr>
                <w:rStyle w:val="Hyperlink"/>
                <w:noProof/>
              </w:rPr>
              <w:fldChar w:fldCharType="separate"/>
            </w:r>
            <w:r w:rsidRPr="00F04E9E">
              <w:rPr>
                <w:rStyle w:val="Hyperlink"/>
                <w:noProof/>
              </w:rPr>
              <w:t>Eleven</w:t>
            </w:r>
            <w:r>
              <w:rPr>
                <w:noProof/>
                <w:webHidden/>
              </w:rPr>
              <w:tab/>
            </w:r>
            <w:r>
              <w:rPr>
                <w:noProof/>
                <w:webHidden/>
              </w:rPr>
              <w:fldChar w:fldCharType="begin"/>
            </w:r>
            <w:r>
              <w:rPr>
                <w:noProof/>
                <w:webHidden/>
              </w:rPr>
              <w:instrText xml:space="preserve"> PAGEREF _Toc223725713 \h </w:instrText>
            </w:r>
          </w:ins>
          <w:r>
            <w:rPr>
              <w:noProof/>
              <w:webHidden/>
            </w:rPr>
          </w:r>
          <w:ins w:id="176" w:author="Joel Karr" w:date="2026-03-06T21:40:00Z" w16du:dateUtc="2026-03-07T03:40:00Z">
            <w:r>
              <w:rPr>
                <w:noProof/>
                <w:webHidden/>
              </w:rPr>
              <w:fldChar w:fldCharType="separate"/>
            </w:r>
            <w:r>
              <w:rPr>
                <w:noProof/>
                <w:webHidden/>
              </w:rPr>
              <w:t>81</w:t>
            </w:r>
            <w:r>
              <w:rPr>
                <w:noProof/>
                <w:webHidden/>
              </w:rPr>
              <w:fldChar w:fldCharType="end"/>
            </w:r>
            <w:r w:rsidRPr="00F04E9E">
              <w:rPr>
                <w:rStyle w:val="Hyperlink"/>
                <w:noProof/>
              </w:rPr>
              <w:fldChar w:fldCharType="end"/>
            </w:r>
          </w:ins>
        </w:p>
        <w:p w14:paraId="74D0ED8F" w14:textId="640FF195" w:rsidR="005A7E77" w:rsidRDefault="005A7E77">
          <w:pPr>
            <w:pStyle w:val="TOC2"/>
            <w:tabs>
              <w:tab w:val="right" w:leader="dot" w:pos="9350"/>
            </w:tabs>
            <w:rPr>
              <w:ins w:id="177" w:author="Joel Karr" w:date="2026-03-06T21:40:00Z" w16du:dateUtc="2026-03-07T03:40:00Z"/>
              <w:rFonts w:eastAsiaTheme="minorEastAsia"/>
              <w:noProof/>
            </w:rPr>
          </w:pPr>
          <w:ins w:id="178" w:author="Joel Karr" w:date="2026-03-06T21:40:00Z" w16du:dateUtc="2026-03-07T03:40:00Z">
            <w:r w:rsidRPr="00F04E9E">
              <w:rPr>
                <w:rStyle w:val="Hyperlink"/>
                <w:noProof/>
              </w:rPr>
              <w:fldChar w:fldCharType="begin"/>
            </w:r>
            <w:r w:rsidRPr="00F04E9E">
              <w:rPr>
                <w:rStyle w:val="Hyperlink"/>
                <w:noProof/>
              </w:rPr>
              <w:instrText xml:space="preserve"> </w:instrText>
            </w:r>
            <w:r>
              <w:rPr>
                <w:noProof/>
              </w:rPr>
              <w:instrText>HYPERLINK \l "_Toc223725714"</w:instrText>
            </w:r>
            <w:r w:rsidRPr="00F04E9E">
              <w:rPr>
                <w:rStyle w:val="Hyperlink"/>
                <w:noProof/>
              </w:rPr>
              <w:instrText xml:space="preserve"> </w:instrText>
            </w:r>
            <w:r w:rsidRPr="00F04E9E">
              <w:rPr>
                <w:rStyle w:val="Hyperlink"/>
                <w:noProof/>
              </w:rPr>
            </w:r>
            <w:r w:rsidRPr="00F04E9E">
              <w:rPr>
                <w:rStyle w:val="Hyperlink"/>
                <w:noProof/>
              </w:rPr>
              <w:fldChar w:fldCharType="separate"/>
            </w:r>
            <w:r w:rsidRPr="00F04E9E">
              <w:rPr>
                <w:rStyle w:val="Hyperlink"/>
                <w:noProof/>
              </w:rPr>
              <w:t xml:space="preserve">The Feedback Paradox </w:t>
            </w:r>
            <w:r>
              <w:rPr>
                <w:noProof/>
                <w:webHidden/>
              </w:rPr>
              <w:tab/>
            </w:r>
            <w:r>
              <w:rPr>
                <w:noProof/>
                <w:webHidden/>
              </w:rPr>
              <w:fldChar w:fldCharType="begin"/>
            </w:r>
            <w:r>
              <w:rPr>
                <w:noProof/>
                <w:webHidden/>
              </w:rPr>
              <w:instrText xml:space="preserve"> PAGEREF _Toc223725714 \h </w:instrText>
            </w:r>
          </w:ins>
          <w:r>
            <w:rPr>
              <w:noProof/>
              <w:webHidden/>
            </w:rPr>
          </w:r>
          <w:ins w:id="179" w:author="Joel Karr" w:date="2026-03-06T21:40:00Z" w16du:dateUtc="2026-03-07T03:40:00Z">
            <w:r>
              <w:rPr>
                <w:noProof/>
                <w:webHidden/>
              </w:rPr>
              <w:fldChar w:fldCharType="separate"/>
            </w:r>
            <w:r>
              <w:rPr>
                <w:noProof/>
                <w:webHidden/>
              </w:rPr>
              <w:t>81</w:t>
            </w:r>
            <w:r>
              <w:rPr>
                <w:noProof/>
                <w:webHidden/>
              </w:rPr>
              <w:fldChar w:fldCharType="end"/>
            </w:r>
            <w:r w:rsidRPr="00F04E9E">
              <w:rPr>
                <w:rStyle w:val="Hyperlink"/>
                <w:noProof/>
              </w:rPr>
              <w:fldChar w:fldCharType="end"/>
            </w:r>
          </w:ins>
        </w:p>
        <w:p w14:paraId="0E3680F0" w14:textId="59AA4D9E" w:rsidR="005A7E77" w:rsidRDefault="005A7E77">
          <w:pPr>
            <w:pStyle w:val="TOC3"/>
            <w:tabs>
              <w:tab w:val="right" w:leader="dot" w:pos="9350"/>
            </w:tabs>
            <w:rPr>
              <w:ins w:id="180" w:author="Joel Karr" w:date="2026-03-06T21:40:00Z" w16du:dateUtc="2026-03-07T03:40:00Z"/>
              <w:rFonts w:eastAsiaTheme="minorEastAsia"/>
              <w:noProof/>
            </w:rPr>
          </w:pPr>
          <w:ins w:id="181" w:author="Joel Karr" w:date="2026-03-06T21:40:00Z" w16du:dateUtc="2026-03-07T03:40:00Z">
            <w:r w:rsidRPr="00F04E9E">
              <w:rPr>
                <w:rStyle w:val="Hyperlink"/>
                <w:noProof/>
              </w:rPr>
              <w:fldChar w:fldCharType="begin"/>
            </w:r>
            <w:r w:rsidRPr="00F04E9E">
              <w:rPr>
                <w:rStyle w:val="Hyperlink"/>
                <w:noProof/>
              </w:rPr>
              <w:instrText xml:space="preserve"> </w:instrText>
            </w:r>
            <w:r>
              <w:rPr>
                <w:noProof/>
              </w:rPr>
              <w:instrText>HYPERLINK \l "_Toc223725715"</w:instrText>
            </w:r>
            <w:r w:rsidRPr="00F04E9E">
              <w:rPr>
                <w:rStyle w:val="Hyperlink"/>
                <w:noProof/>
              </w:rPr>
              <w:instrText xml:space="preserve"> </w:instrText>
            </w:r>
            <w:r w:rsidRPr="00F04E9E">
              <w:rPr>
                <w:rStyle w:val="Hyperlink"/>
                <w:noProof/>
              </w:rPr>
            </w:r>
            <w:r w:rsidRPr="00F04E9E">
              <w:rPr>
                <w:rStyle w:val="Hyperlink"/>
                <w:noProof/>
              </w:rPr>
              <w:fldChar w:fldCharType="separate"/>
            </w:r>
            <w:r w:rsidRPr="00F04E9E">
              <w:rPr>
                <w:rStyle w:val="Hyperlink"/>
                <w:noProof/>
              </w:rPr>
              <w:t>Why Feedback Fails</w:t>
            </w:r>
            <w:r>
              <w:rPr>
                <w:noProof/>
                <w:webHidden/>
              </w:rPr>
              <w:tab/>
            </w:r>
            <w:r>
              <w:rPr>
                <w:noProof/>
                <w:webHidden/>
              </w:rPr>
              <w:fldChar w:fldCharType="begin"/>
            </w:r>
            <w:r>
              <w:rPr>
                <w:noProof/>
                <w:webHidden/>
              </w:rPr>
              <w:instrText xml:space="preserve"> PAGEREF _Toc223725715 \h </w:instrText>
            </w:r>
          </w:ins>
          <w:r>
            <w:rPr>
              <w:noProof/>
              <w:webHidden/>
            </w:rPr>
          </w:r>
          <w:ins w:id="182" w:author="Joel Karr" w:date="2026-03-06T21:40:00Z" w16du:dateUtc="2026-03-07T03:40:00Z">
            <w:r>
              <w:rPr>
                <w:noProof/>
                <w:webHidden/>
              </w:rPr>
              <w:fldChar w:fldCharType="separate"/>
            </w:r>
            <w:r>
              <w:rPr>
                <w:noProof/>
                <w:webHidden/>
              </w:rPr>
              <w:t>82</w:t>
            </w:r>
            <w:r>
              <w:rPr>
                <w:noProof/>
                <w:webHidden/>
              </w:rPr>
              <w:fldChar w:fldCharType="end"/>
            </w:r>
            <w:r w:rsidRPr="00F04E9E">
              <w:rPr>
                <w:rStyle w:val="Hyperlink"/>
                <w:noProof/>
              </w:rPr>
              <w:fldChar w:fldCharType="end"/>
            </w:r>
          </w:ins>
        </w:p>
        <w:p w14:paraId="5BFD1F93" w14:textId="7C050703" w:rsidR="005A7E77" w:rsidRDefault="005A7E77">
          <w:pPr>
            <w:pStyle w:val="TOC3"/>
            <w:tabs>
              <w:tab w:val="right" w:leader="dot" w:pos="9350"/>
            </w:tabs>
            <w:rPr>
              <w:ins w:id="183" w:author="Joel Karr" w:date="2026-03-06T21:40:00Z" w16du:dateUtc="2026-03-07T03:40:00Z"/>
              <w:rFonts w:eastAsiaTheme="minorEastAsia"/>
              <w:noProof/>
            </w:rPr>
          </w:pPr>
          <w:ins w:id="184" w:author="Joel Karr" w:date="2026-03-06T21:40:00Z" w16du:dateUtc="2026-03-07T03:40:00Z">
            <w:r w:rsidRPr="00F04E9E">
              <w:rPr>
                <w:rStyle w:val="Hyperlink"/>
                <w:noProof/>
              </w:rPr>
              <w:fldChar w:fldCharType="begin"/>
            </w:r>
            <w:r w:rsidRPr="00F04E9E">
              <w:rPr>
                <w:rStyle w:val="Hyperlink"/>
                <w:noProof/>
              </w:rPr>
              <w:instrText xml:space="preserve"> </w:instrText>
            </w:r>
            <w:r>
              <w:rPr>
                <w:noProof/>
              </w:rPr>
              <w:instrText>HYPERLINK \l "_Toc223725716"</w:instrText>
            </w:r>
            <w:r w:rsidRPr="00F04E9E">
              <w:rPr>
                <w:rStyle w:val="Hyperlink"/>
                <w:noProof/>
              </w:rPr>
              <w:instrText xml:space="preserve"> </w:instrText>
            </w:r>
            <w:r w:rsidRPr="00F04E9E">
              <w:rPr>
                <w:rStyle w:val="Hyperlink"/>
                <w:noProof/>
              </w:rPr>
            </w:r>
            <w:r w:rsidRPr="00F04E9E">
              <w:rPr>
                <w:rStyle w:val="Hyperlink"/>
                <w:noProof/>
              </w:rPr>
              <w:fldChar w:fldCharType="separate"/>
            </w:r>
            <w:r w:rsidRPr="00F04E9E">
              <w:rPr>
                <w:rStyle w:val="Hyperlink"/>
                <w:noProof/>
              </w:rPr>
              <w:t>What Psychological Safety Actually Enables</w:t>
            </w:r>
            <w:r>
              <w:rPr>
                <w:noProof/>
                <w:webHidden/>
              </w:rPr>
              <w:tab/>
            </w:r>
            <w:r>
              <w:rPr>
                <w:noProof/>
                <w:webHidden/>
              </w:rPr>
              <w:fldChar w:fldCharType="begin"/>
            </w:r>
            <w:r>
              <w:rPr>
                <w:noProof/>
                <w:webHidden/>
              </w:rPr>
              <w:instrText xml:space="preserve"> PAGEREF _Toc223725716 \h </w:instrText>
            </w:r>
          </w:ins>
          <w:r>
            <w:rPr>
              <w:noProof/>
              <w:webHidden/>
            </w:rPr>
          </w:r>
          <w:ins w:id="185" w:author="Joel Karr" w:date="2026-03-06T21:40:00Z" w16du:dateUtc="2026-03-07T03:40:00Z">
            <w:r>
              <w:rPr>
                <w:noProof/>
                <w:webHidden/>
              </w:rPr>
              <w:fldChar w:fldCharType="separate"/>
            </w:r>
            <w:r>
              <w:rPr>
                <w:noProof/>
                <w:webHidden/>
              </w:rPr>
              <w:t>82</w:t>
            </w:r>
            <w:r>
              <w:rPr>
                <w:noProof/>
                <w:webHidden/>
              </w:rPr>
              <w:fldChar w:fldCharType="end"/>
            </w:r>
            <w:r w:rsidRPr="00F04E9E">
              <w:rPr>
                <w:rStyle w:val="Hyperlink"/>
                <w:noProof/>
              </w:rPr>
              <w:fldChar w:fldCharType="end"/>
            </w:r>
          </w:ins>
        </w:p>
        <w:p w14:paraId="18B12093" w14:textId="3DBFCE45" w:rsidR="005A7E77" w:rsidRDefault="005A7E77">
          <w:pPr>
            <w:pStyle w:val="TOC3"/>
            <w:tabs>
              <w:tab w:val="right" w:leader="dot" w:pos="9350"/>
            </w:tabs>
            <w:rPr>
              <w:ins w:id="186" w:author="Joel Karr" w:date="2026-03-06T21:40:00Z" w16du:dateUtc="2026-03-07T03:40:00Z"/>
              <w:rFonts w:eastAsiaTheme="minorEastAsia"/>
              <w:noProof/>
            </w:rPr>
          </w:pPr>
          <w:ins w:id="187" w:author="Joel Karr" w:date="2026-03-06T21:40:00Z" w16du:dateUtc="2026-03-07T03:40:00Z">
            <w:r w:rsidRPr="00F04E9E">
              <w:rPr>
                <w:rStyle w:val="Hyperlink"/>
                <w:noProof/>
              </w:rPr>
              <w:fldChar w:fldCharType="begin"/>
            </w:r>
            <w:r w:rsidRPr="00F04E9E">
              <w:rPr>
                <w:rStyle w:val="Hyperlink"/>
                <w:noProof/>
              </w:rPr>
              <w:instrText xml:space="preserve"> </w:instrText>
            </w:r>
            <w:r>
              <w:rPr>
                <w:noProof/>
              </w:rPr>
              <w:instrText>HYPERLINK \l "_Toc223725717"</w:instrText>
            </w:r>
            <w:r w:rsidRPr="00F04E9E">
              <w:rPr>
                <w:rStyle w:val="Hyperlink"/>
                <w:noProof/>
              </w:rPr>
              <w:instrText xml:space="preserve"> </w:instrText>
            </w:r>
            <w:r w:rsidRPr="00F04E9E">
              <w:rPr>
                <w:rStyle w:val="Hyperlink"/>
                <w:noProof/>
              </w:rPr>
            </w:r>
            <w:r w:rsidRPr="00F04E9E">
              <w:rPr>
                <w:rStyle w:val="Hyperlink"/>
                <w:noProof/>
              </w:rPr>
              <w:fldChar w:fldCharType="separate"/>
            </w:r>
            <w:r w:rsidRPr="00F04E9E">
              <w:rPr>
                <w:rStyle w:val="Hyperlink"/>
                <w:noProof/>
              </w:rPr>
              <w:t>Building Feedback Systems</w:t>
            </w:r>
            <w:r>
              <w:rPr>
                <w:noProof/>
                <w:webHidden/>
              </w:rPr>
              <w:tab/>
            </w:r>
            <w:r>
              <w:rPr>
                <w:noProof/>
                <w:webHidden/>
              </w:rPr>
              <w:fldChar w:fldCharType="begin"/>
            </w:r>
            <w:r>
              <w:rPr>
                <w:noProof/>
                <w:webHidden/>
              </w:rPr>
              <w:instrText xml:space="preserve"> PAGEREF _Toc223725717 \h </w:instrText>
            </w:r>
          </w:ins>
          <w:r>
            <w:rPr>
              <w:noProof/>
              <w:webHidden/>
            </w:rPr>
          </w:r>
          <w:ins w:id="188" w:author="Joel Karr" w:date="2026-03-06T21:40:00Z" w16du:dateUtc="2026-03-07T03:40:00Z">
            <w:r>
              <w:rPr>
                <w:noProof/>
                <w:webHidden/>
              </w:rPr>
              <w:fldChar w:fldCharType="separate"/>
            </w:r>
            <w:r>
              <w:rPr>
                <w:noProof/>
                <w:webHidden/>
              </w:rPr>
              <w:t>83</w:t>
            </w:r>
            <w:r>
              <w:rPr>
                <w:noProof/>
                <w:webHidden/>
              </w:rPr>
              <w:fldChar w:fldCharType="end"/>
            </w:r>
            <w:r w:rsidRPr="00F04E9E">
              <w:rPr>
                <w:rStyle w:val="Hyperlink"/>
                <w:noProof/>
              </w:rPr>
              <w:fldChar w:fldCharType="end"/>
            </w:r>
          </w:ins>
        </w:p>
        <w:p w14:paraId="5E3B5688" w14:textId="2A067F80" w:rsidR="005A7E77" w:rsidRDefault="005A7E77">
          <w:pPr>
            <w:pStyle w:val="TOC3"/>
            <w:tabs>
              <w:tab w:val="right" w:leader="dot" w:pos="9350"/>
            </w:tabs>
            <w:rPr>
              <w:ins w:id="189" w:author="Joel Karr" w:date="2026-03-06T21:40:00Z" w16du:dateUtc="2026-03-07T03:40:00Z"/>
              <w:rFonts w:eastAsiaTheme="minorEastAsia"/>
              <w:noProof/>
            </w:rPr>
          </w:pPr>
          <w:ins w:id="190" w:author="Joel Karr" w:date="2026-03-06T21:40:00Z" w16du:dateUtc="2026-03-07T03:40:00Z">
            <w:r w:rsidRPr="00F04E9E">
              <w:rPr>
                <w:rStyle w:val="Hyperlink"/>
                <w:noProof/>
              </w:rPr>
              <w:fldChar w:fldCharType="begin"/>
            </w:r>
            <w:r w:rsidRPr="00F04E9E">
              <w:rPr>
                <w:rStyle w:val="Hyperlink"/>
                <w:noProof/>
              </w:rPr>
              <w:instrText xml:space="preserve"> </w:instrText>
            </w:r>
            <w:r>
              <w:rPr>
                <w:noProof/>
              </w:rPr>
              <w:instrText>HYPERLINK \l "_Toc223725718"</w:instrText>
            </w:r>
            <w:r w:rsidRPr="00F04E9E">
              <w:rPr>
                <w:rStyle w:val="Hyperlink"/>
                <w:noProof/>
              </w:rPr>
              <w:instrText xml:space="preserve"> </w:instrText>
            </w:r>
            <w:r w:rsidRPr="00F04E9E">
              <w:rPr>
                <w:rStyle w:val="Hyperlink"/>
                <w:noProof/>
              </w:rPr>
            </w:r>
            <w:r w:rsidRPr="00F04E9E">
              <w:rPr>
                <w:rStyle w:val="Hyperlink"/>
                <w:noProof/>
              </w:rPr>
              <w:fldChar w:fldCharType="separate"/>
            </w:r>
            <w:r w:rsidRPr="00F04E9E">
              <w:rPr>
                <w:rStyle w:val="Hyperlink"/>
                <w:noProof/>
              </w:rPr>
              <w:t>Protecting Feedback from Dysfunction</w:t>
            </w:r>
            <w:r>
              <w:rPr>
                <w:noProof/>
                <w:webHidden/>
              </w:rPr>
              <w:tab/>
            </w:r>
            <w:r>
              <w:rPr>
                <w:noProof/>
                <w:webHidden/>
              </w:rPr>
              <w:fldChar w:fldCharType="begin"/>
            </w:r>
            <w:r>
              <w:rPr>
                <w:noProof/>
                <w:webHidden/>
              </w:rPr>
              <w:instrText xml:space="preserve"> PAGEREF _Toc223725718 \h </w:instrText>
            </w:r>
          </w:ins>
          <w:r>
            <w:rPr>
              <w:noProof/>
              <w:webHidden/>
            </w:rPr>
          </w:r>
          <w:ins w:id="191" w:author="Joel Karr" w:date="2026-03-06T21:40:00Z" w16du:dateUtc="2026-03-07T03:40:00Z">
            <w:r>
              <w:rPr>
                <w:noProof/>
                <w:webHidden/>
              </w:rPr>
              <w:fldChar w:fldCharType="separate"/>
            </w:r>
            <w:r>
              <w:rPr>
                <w:noProof/>
                <w:webHidden/>
              </w:rPr>
              <w:t>84</w:t>
            </w:r>
            <w:r>
              <w:rPr>
                <w:noProof/>
                <w:webHidden/>
              </w:rPr>
              <w:fldChar w:fldCharType="end"/>
            </w:r>
            <w:r w:rsidRPr="00F04E9E">
              <w:rPr>
                <w:rStyle w:val="Hyperlink"/>
                <w:noProof/>
              </w:rPr>
              <w:fldChar w:fldCharType="end"/>
            </w:r>
          </w:ins>
        </w:p>
        <w:p w14:paraId="257382EA" w14:textId="4208F9F2" w:rsidR="005A7E77" w:rsidRDefault="005A7E77">
          <w:pPr>
            <w:pStyle w:val="TOC3"/>
            <w:tabs>
              <w:tab w:val="right" w:leader="dot" w:pos="9350"/>
            </w:tabs>
            <w:rPr>
              <w:ins w:id="192" w:author="Joel Karr" w:date="2026-03-06T21:40:00Z" w16du:dateUtc="2026-03-07T03:40:00Z"/>
              <w:rFonts w:eastAsiaTheme="minorEastAsia"/>
              <w:noProof/>
            </w:rPr>
          </w:pPr>
          <w:ins w:id="193" w:author="Joel Karr" w:date="2026-03-06T21:40:00Z" w16du:dateUtc="2026-03-07T03:40:00Z">
            <w:r w:rsidRPr="00F04E9E">
              <w:rPr>
                <w:rStyle w:val="Hyperlink"/>
                <w:noProof/>
              </w:rPr>
              <w:fldChar w:fldCharType="begin"/>
            </w:r>
            <w:r w:rsidRPr="00F04E9E">
              <w:rPr>
                <w:rStyle w:val="Hyperlink"/>
                <w:noProof/>
              </w:rPr>
              <w:instrText xml:space="preserve"> </w:instrText>
            </w:r>
            <w:r>
              <w:rPr>
                <w:noProof/>
              </w:rPr>
              <w:instrText>HYPERLINK \l "_Toc223725719"</w:instrText>
            </w:r>
            <w:r w:rsidRPr="00F04E9E">
              <w:rPr>
                <w:rStyle w:val="Hyperlink"/>
                <w:noProof/>
              </w:rPr>
              <w:instrText xml:space="preserve"> </w:instrText>
            </w:r>
            <w:r w:rsidRPr="00F04E9E">
              <w:rPr>
                <w:rStyle w:val="Hyperlink"/>
                <w:noProof/>
              </w:rPr>
            </w:r>
            <w:r w:rsidRPr="00F04E9E">
              <w:rPr>
                <w:rStyle w:val="Hyperlink"/>
                <w:noProof/>
              </w:rPr>
              <w:fldChar w:fldCharType="separate"/>
            </w:r>
            <w:r w:rsidRPr="00F04E9E">
              <w:rPr>
                <w:rStyle w:val="Hyperlink"/>
                <w:noProof/>
              </w:rPr>
              <w:t>Monday Night Practice</w:t>
            </w:r>
            <w:r>
              <w:rPr>
                <w:noProof/>
                <w:webHidden/>
              </w:rPr>
              <w:tab/>
            </w:r>
            <w:r>
              <w:rPr>
                <w:noProof/>
                <w:webHidden/>
              </w:rPr>
              <w:fldChar w:fldCharType="begin"/>
            </w:r>
            <w:r>
              <w:rPr>
                <w:noProof/>
                <w:webHidden/>
              </w:rPr>
              <w:instrText xml:space="preserve"> PAGEREF _Toc223725719 \h </w:instrText>
            </w:r>
          </w:ins>
          <w:r>
            <w:rPr>
              <w:noProof/>
              <w:webHidden/>
            </w:rPr>
          </w:r>
          <w:ins w:id="194" w:author="Joel Karr" w:date="2026-03-06T21:40:00Z" w16du:dateUtc="2026-03-07T03:40:00Z">
            <w:r>
              <w:rPr>
                <w:noProof/>
                <w:webHidden/>
              </w:rPr>
              <w:fldChar w:fldCharType="separate"/>
            </w:r>
            <w:r>
              <w:rPr>
                <w:noProof/>
                <w:webHidden/>
              </w:rPr>
              <w:t>85</w:t>
            </w:r>
            <w:r>
              <w:rPr>
                <w:noProof/>
                <w:webHidden/>
              </w:rPr>
              <w:fldChar w:fldCharType="end"/>
            </w:r>
            <w:r w:rsidRPr="00F04E9E">
              <w:rPr>
                <w:rStyle w:val="Hyperlink"/>
                <w:noProof/>
              </w:rPr>
              <w:fldChar w:fldCharType="end"/>
            </w:r>
          </w:ins>
        </w:p>
        <w:p w14:paraId="5B7206E0" w14:textId="05E50B27" w:rsidR="005A7E77" w:rsidRDefault="005A7E77">
          <w:pPr>
            <w:pStyle w:val="TOC2"/>
            <w:tabs>
              <w:tab w:val="right" w:leader="dot" w:pos="9350"/>
            </w:tabs>
            <w:rPr>
              <w:ins w:id="195" w:author="Joel Karr" w:date="2026-03-06T21:40:00Z" w16du:dateUtc="2026-03-07T03:40:00Z"/>
              <w:rFonts w:eastAsiaTheme="minorEastAsia"/>
              <w:noProof/>
            </w:rPr>
          </w:pPr>
          <w:ins w:id="196" w:author="Joel Karr" w:date="2026-03-06T21:40:00Z" w16du:dateUtc="2026-03-07T03:40:00Z">
            <w:r w:rsidRPr="00F04E9E">
              <w:rPr>
                <w:rStyle w:val="Hyperlink"/>
                <w:noProof/>
              </w:rPr>
              <w:fldChar w:fldCharType="begin"/>
            </w:r>
            <w:r w:rsidRPr="00F04E9E">
              <w:rPr>
                <w:rStyle w:val="Hyperlink"/>
                <w:noProof/>
              </w:rPr>
              <w:instrText xml:space="preserve"> </w:instrText>
            </w:r>
            <w:r>
              <w:rPr>
                <w:noProof/>
              </w:rPr>
              <w:instrText>HYPERLINK \l "_Toc223725720"</w:instrText>
            </w:r>
            <w:r w:rsidRPr="00F04E9E">
              <w:rPr>
                <w:rStyle w:val="Hyperlink"/>
                <w:noProof/>
              </w:rPr>
              <w:instrText xml:space="preserve"> </w:instrText>
            </w:r>
            <w:r w:rsidRPr="00F04E9E">
              <w:rPr>
                <w:rStyle w:val="Hyperlink"/>
                <w:noProof/>
              </w:rPr>
            </w:r>
            <w:r w:rsidRPr="00F04E9E">
              <w:rPr>
                <w:rStyle w:val="Hyperlink"/>
                <w:noProof/>
              </w:rPr>
              <w:fldChar w:fldCharType="separate"/>
            </w:r>
            <w:r w:rsidRPr="00F04E9E">
              <w:rPr>
                <w:rStyle w:val="Hyperlink"/>
                <w:noProof/>
              </w:rPr>
              <w:t>Twelve</w:t>
            </w:r>
            <w:r>
              <w:rPr>
                <w:noProof/>
                <w:webHidden/>
              </w:rPr>
              <w:tab/>
            </w:r>
            <w:r>
              <w:rPr>
                <w:noProof/>
                <w:webHidden/>
              </w:rPr>
              <w:fldChar w:fldCharType="begin"/>
            </w:r>
            <w:r>
              <w:rPr>
                <w:noProof/>
                <w:webHidden/>
              </w:rPr>
              <w:instrText xml:space="preserve"> PAGEREF _Toc223725720 \h </w:instrText>
            </w:r>
          </w:ins>
          <w:r>
            <w:rPr>
              <w:noProof/>
              <w:webHidden/>
            </w:rPr>
          </w:r>
          <w:ins w:id="197" w:author="Joel Karr" w:date="2026-03-06T21:40:00Z" w16du:dateUtc="2026-03-07T03:40:00Z">
            <w:r>
              <w:rPr>
                <w:noProof/>
                <w:webHidden/>
              </w:rPr>
              <w:fldChar w:fldCharType="separate"/>
            </w:r>
            <w:r>
              <w:rPr>
                <w:noProof/>
                <w:webHidden/>
              </w:rPr>
              <w:t>87</w:t>
            </w:r>
            <w:r>
              <w:rPr>
                <w:noProof/>
                <w:webHidden/>
              </w:rPr>
              <w:fldChar w:fldCharType="end"/>
            </w:r>
            <w:r w:rsidRPr="00F04E9E">
              <w:rPr>
                <w:rStyle w:val="Hyperlink"/>
                <w:noProof/>
              </w:rPr>
              <w:fldChar w:fldCharType="end"/>
            </w:r>
          </w:ins>
        </w:p>
        <w:p w14:paraId="407E9E3C" w14:textId="1F36BC1A" w:rsidR="005A7E77" w:rsidRDefault="005A7E77">
          <w:pPr>
            <w:pStyle w:val="TOC2"/>
            <w:tabs>
              <w:tab w:val="right" w:leader="dot" w:pos="9350"/>
            </w:tabs>
            <w:rPr>
              <w:ins w:id="198" w:author="Joel Karr" w:date="2026-03-06T21:40:00Z" w16du:dateUtc="2026-03-07T03:40:00Z"/>
              <w:rFonts w:eastAsiaTheme="minorEastAsia"/>
              <w:noProof/>
            </w:rPr>
          </w:pPr>
          <w:ins w:id="199" w:author="Joel Karr" w:date="2026-03-06T21:40:00Z" w16du:dateUtc="2026-03-07T03:40:00Z">
            <w:r w:rsidRPr="00F04E9E">
              <w:rPr>
                <w:rStyle w:val="Hyperlink"/>
                <w:noProof/>
              </w:rPr>
              <w:lastRenderedPageBreak/>
              <w:fldChar w:fldCharType="begin"/>
            </w:r>
            <w:r w:rsidRPr="00F04E9E">
              <w:rPr>
                <w:rStyle w:val="Hyperlink"/>
                <w:noProof/>
              </w:rPr>
              <w:instrText xml:space="preserve"> </w:instrText>
            </w:r>
            <w:r>
              <w:rPr>
                <w:noProof/>
              </w:rPr>
              <w:instrText>HYPERLINK \l "_Toc223725721"</w:instrText>
            </w:r>
            <w:r w:rsidRPr="00F04E9E">
              <w:rPr>
                <w:rStyle w:val="Hyperlink"/>
                <w:noProof/>
              </w:rPr>
              <w:instrText xml:space="preserve"> </w:instrText>
            </w:r>
            <w:r w:rsidRPr="00F04E9E">
              <w:rPr>
                <w:rStyle w:val="Hyperlink"/>
                <w:noProof/>
              </w:rPr>
            </w:r>
            <w:r w:rsidRPr="00F04E9E">
              <w:rPr>
                <w:rStyle w:val="Hyperlink"/>
                <w:noProof/>
              </w:rPr>
              <w:fldChar w:fldCharType="separate"/>
            </w:r>
            <w:r w:rsidRPr="00F04E9E">
              <w:rPr>
                <w:rStyle w:val="Hyperlink"/>
                <w:noProof/>
              </w:rPr>
              <w:t>Pressure Players</w:t>
            </w:r>
            <w:r>
              <w:rPr>
                <w:noProof/>
                <w:webHidden/>
              </w:rPr>
              <w:tab/>
            </w:r>
            <w:r>
              <w:rPr>
                <w:noProof/>
                <w:webHidden/>
              </w:rPr>
              <w:fldChar w:fldCharType="begin"/>
            </w:r>
            <w:r>
              <w:rPr>
                <w:noProof/>
                <w:webHidden/>
              </w:rPr>
              <w:instrText xml:space="preserve"> PAGEREF _Toc223725721 \h </w:instrText>
            </w:r>
          </w:ins>
          <w:r>
            <w:rPr>
              <w:noProof/>
              <w:webHidden/>
            </w:rPr>
          </w:r>
          <w:ins w:id="200" w:author="Joel Karr" w:date="2026-03-06T21:40:00Z" w16du:dateUtc="2026-03-07T03:40:00Z">
            <w:r>
              <w:rPr>
                <w:noProof/>
                <w:webHidden/>
              </w:rPr>
              <w:fldChar w:fldCharType="separate"/>
            </w:r>
            <w:r>
              <w:rPr>
                <w:noProof/>
                <w:webHidden/>
              </w:rPr>
              <w:t>87</w:t>
            </w:r>
            <w:r>
              <w:rPr>
                <w:noProof/>
                <w:webHidden/>
              </w:rPr>
              <w:fldChar w:fldCharType="end"/>
            </w:r>
            <w:r w:rsidRPr="00F04E9E">
              <w:rPr>
                <w:rStyle w:val="Hyperlink"/>
                <w:noProof/>
              </w:rPr>
              <w:fldChar w:fldCharType="end"/>
            </w:r>
          </w:ins>
        </w:p>
        <w:p w14:paraId="54893BFD" w14:textId="15A9C21E" w:rsidR="005A7E77" w:rsidRDefault="005A7E77">
          <w:pPr>
            <w:pStyle w:val="TOC3"/>
            <w:tabs>
              <w:tab w:val="right" w:leader="dot" w:pos="9350"/>
            </w:tabs>
            <w:rPr>
              <w:ins w:id="201" w:author="Joel Karr" w:date="2026-03-06T21:40:00Z" w16du:dateUtc="2026-03-07T03:40:00Z"/>
              <w:rFonts w:eastAsiaTheme="minorEastAsia"/>
              <w:noProof/>
            </w:rPr>
          </w:pPr>
          <w:ins w:id="202" w:author="Joel Karr" w:date="2026-03-06T21:40:00Z" w16du:dateUtc="2026-03-07T03:40:00Z">
            <w:r w:rsidRPr="00F04E9E">
              <w:rPr>
                <w:rStyle w:val="Hyperlink"/>
                <w:noProof/>
              </w:rPr>
              <w:fldChar w:fldCharType="begin"/>
            </w:r>
            <w:r w:rsidRPr="00F04E9E">
              <w:rPr>
                <w:rStyle w:val="Hyperlink"/>
                <w:noProof/>
              </w:rPr>
              <w:instrText xml:space="preserve"> </w:instrText>
            </w:r>
            <w:r>
              <w:rPr>
                <w:noProof/>
              </w:rPr>
              <w:instrText>HYPERLINK \l "_Toc223725722"</w:instrText>
            </w:r>
            <w:r w:rsidRPr="00F04E9E">
              <w:rPr>
                <w:rStyle w:val="Hyperlink"/>
                <w:noProof/>
              </w:rPr>
              <w:instrText xml:space="preserve"> </w:instrText>
            </w:r>
            <w:r w:rsidRPr="00F04E9E">
              <w:rPr>
                <w:rStyle w:val="Hyperlink"/>
                <w:noProof/>
              </w:rPr>
            </w:r>
            <w:r w:rsidRPr="00F04E9E">
              <w:rPr>
                <w:rStyle w:val="Hyperlink"/>
                <w:noProof/>
              </w:rPr>
              <w:fldChar w:fldCharType="separate"/>
            </w:r>
            <w:r w:rsidRPr="00F04E9E">
              <w:rPr>
                <w:rStyle w:val="Hyperlink"/>
                <w:noProof/>
              </w:rPr>
              <w:t>Why People Freeze</w:t>
            </w:r>
            <w:r>
              <w:rPr>
                <w:noProof/>
                <w:webHidden/>
              </w:rPr>
              <w:tab/>
            </w:r>
            <w:r>
              <w:rPr>
                <w:noProof/>
                <w:webHidden/>
              </w:rPr>
              <w:fldChar w:fldCharType="begin"/>
            </w:r>
            <w:r>
              <w:rPr>
                <w:noProof/>
                <w:webHidden/>
              </w:rPr>
              <w:instrText xml:space="preserve"> PAGEREF _Toc223725722 \h </w:instrText>
            </w:r>
          </w:ins>
          <w:r>
            <w:rPr>
              <w:noProof/>
              <w:webHidden/>
            </w:rPr>
          </w:r>
          <w:ins w:id="203" w:author="Joel Karr" w:date="2026-03-06T21:40:00Z" w16du:dateUtc="2026-03-07T03:40:00Z">
            <w:r>
              <w:rPr>
                <w:noProof/>
                <w:webHidden/>
              </w:rPr>
              <w:fldChar w:fldCharType="separate"/>
            </w:r>
            <w:r>
              <w:rPr>
                <w:noProof/>
                <w:webHidden/>
              </w:rPr>
              <w:t>88</w:t>
            </w:r>
            <w:r>
              <w:rPr>
                <w:noProof/>
                <w:webHidden/>
              </w:rPr>
              <w:fldChar w:fldCharType="end"/>
            </w:r>
            <w:r w:rsidRPr="00F04E9E">
              <w:rPr>
                <w:rStyle w:val="Hyperlink"/>
                <w:noProof/>
              </w:rPr>
              <w:fldChar w:fldCharType="end"/>
            </w:r>
          </w:ins>
        </w:p>
        <w:p w14:paraId="2FCF2ABC" w14:textId="11CB363E" w:rsidR="005A7E77" w:rsidRDefault="005A7E77">
          <w:pPr>
            <w:pStyle w:val="TOC3"/>
            <w:tabs>
              <w:tab w:val="right" w:leader="dot" w:pos="9350"/>
            </w:tabs>
            <w:rPr>
              <w:ins w:id="204" w:author="Joel Karr" w:date="2026-03-06T21:40:00Z" w16du:dateUtc="2026-03-07T03:40:00Z"/>
              <w:rFonts w:eastAsiaTheme="minorEastAsia"/>
              <w:noProof/>
            </w:rPr>
          </w:pPr>
          <w:ins w:id="205" w:author="Joel Karr" w:date="2026-03-06T21:40:00Z" w16du:dateUtc="2026-03-07T03:40:00Z">
            <w:r w:rsidRPr="00F04E9E">
              <w:rPr>
                <w:rStyle w:val="Hyperlink"/>
                <w:noProof/>
              </w:rPr>
              <w:fldChar w:fldCharType="begin"/>
            </w:r>
            <w:r w:rsidRPr="00F04E9E">
              <w:rPr>
                <w:rStyle w:val="Hyperlink"/>
                <w:noProof/>
              </w:rPr>
              <w:instrText xml:space="preserve"> </w:instrText>
            </w:r>
            <w:r>
              <w:rPr>
                <w:noProof/>
              </w:rPr>
              <w:instrText>HYPERLINK \l "_Toc223725723"</w:instrText>
            </w:r>
            <w:r w:rsidRPr="00F04E9E">
              <w:rPr>
                <w:rStyle w:val="Hyperlink"/>
                <w:noProof/>
              </w:rPr>
              <w:instrText xml:space="preserve"> </w:instrText>
            </w:r>
            <w:r w:rsidRPr="00F04E9E">
              <w:rPr>
                <w:rStyle w:val="Hyperlink"/>
                <w:noProof/>
              </w:rPr>
            </w:r>
            <w:r w:rsidRPr="00F04E9E">
              <w:rPr>
                <w:rStyle w:val="Hyperlink"/>
                <w:noProof/>
              </w:rPr>
              <w:fldChar w:fldCharType="separate"/>
            </w:r>
            <w:r w:rsidRPr="00F04E9E">
              <w:rPr>
                <w:rStyle w:val="Hyperlink"/>
                <w:noProof/>
              </w:rPr>
              <w:t>Shrinking the Problem</w:t>
            </w:r>
            <w:r>
              <w:rPr>
                <w:noProof/>
                <w:webHidden/>
              </w:rPr>
              <w:tab/>
            </w:r>
            <w:r>
              <w:rPr>
                <w:noProof/>
                <w:webHidden/>
              </w:rPr>
              <w:fldChar w:fldCharType="begin"/>
            </w:r>
            <w:r>
              <w:rPr>
                <w:noProof/>
                <w:webHidden/>
              </w:rPr>
              <w:instrText xml:space="preserve"> PAGEREF _Toc223725723 \h </w:instrText>
            </w:r>
          </w:ins>
          <w:r>
            <w:rPr>
              <w:noProof/>
              <w:webHidden/>
            </w:rPr>
          </w:r>
          <w:ins w:id="206" w:author="Joel Karr" w:date="2026-03-06T21:40:00Z" w16du:dateUtc="2026-03-07T03:40:00Z">
            <w:r>
              <w:rPr>
                <w:noProof/>
                <w:webHidden/>
              </w:rPr>
              <w:fldChar w:fldCharType="separate"/>
            </w:r>
            <w:r>
              <w:rPr>
                <w:noProof/>
                <w:webHidden/>
              </w:rPr>
              <w:t>89</w:t>
            </w:r>
            <w:r>
              <w:rPr>
                <w:noProof/>
                <w:webHidden/>
              </w:rPr>
              <w:fldChar w:fldCharType="end"/>
            </w:r>
            <w:r w:rsidRPr="00F04E9E">
              <w:rPr>
                <w:rStyle w:val="Hyperlink"/>
                <w:noProof/>
              </w:rPr>
              <w:fldChar w:fldCharType="end"/>
            </w:r>
          </w:ins>
        </w:p>
        <w:p w14:paraId="39A72F43" w14:textId="7D85D08D" w:rsidR="005A7E77" w:rsidRDefault="005A7E77">
          <w:pPr>
            <w:pStyle w:val="TOC3"/>
            <w:tabs>
              <w:tab w:val="right" w:leader="dot" w:pos="9350"/>
            </w:tabs>
            <w:rPr>
              <w:ins w:id="207" w:author="Joel Karr" w:date="2026-03-06T21:40:00Z" w16du:dateUtc="2026-03-07T03:40:00Z"/>
              <w:rFonts w:eastAsiaTheme="minorEastAsia"/>
              <w:noProof/>
            </w:rPr>
          </w:pPr>
          <w:ins w:id="208" w:author="Joel Karr" w:date="2026-03-06T21:40:00Z" w16du:dateUtc="2026-03-07T03:40:00Z">
            <w:r w:rsidRPr="00F04E9E">
              <w:rPr>
                <w:rStyle w:val="Hyperlink"/>
                <w:noProof/>
              </w:rPr>
              <w:fldChar w:fldCharType="begin"/>
            </w:r>
            <w:r w:rsidRPr="00F04E9E">
              <w:rPr>
                <w:rStyle w:val="Hyperlink"/>
                <w:noProof/>
              </w:rPr>
              <w:instrText xml:space="preserve"> </w:instrText>
            </w:r>
            <w:r>
              <w:rPr>
                <w:noProof/>
              </w:rPr>
              <w:instrText>HYPERLINK \l "_Toc223725724"</w:instrText>
            </w:r>
            <w:r w:rsidRPr="00F04E9E">
              <w:rPr>
                <w:rStyle w:val="Hyperlink"/>
                <w:noProof/>
              </w:rPr>
              <w:instrText xml:space="preserve"> </w:instrText>
            </w:r>
            <w:r w:rsidRPr="00F04E9E">
              <w:rPr>
                <w:rStyle w:val="Hyperlink"/>
                <w:noProof/>
              </w:rPr>
            </w:r>
            <w:r w:rsidRPr="00F04E9E">
              <w:rPr>
                <w:rStyle w:val="Hyperlink"/>
                <w:noProof/>
              </w:rPr>
              <w:fldChar w:fldCharType="separate"/>
            </w:r>
            <w:r w:rsidRPr="00F04E9E">
              <w:rPr>
                <w:rStyle w:val="Hyperlink"/>
                <w:noProof/>
              </w:rPr>
              <w:t>The Runbook</w:t>
            </w:r>
            <w:r>
              <w:rPr>
                <w:noProof/>
                <w:webHidden/>
              </w:rPr>
              <w:tab/>
            </w:r>
            <w:r>
              <w:rPr>
                <w:noProof/>
                <w:webHidden/>
              </w:rPr>
              <w:fldChar w:fldCharType="begin"/>
            </w:r>
            <w:r>
              <w:rPr>
                <w:noProof/>
                <w:webHidden/>
              </w:rPr>
              <w:instrText xml:space="preserve"> PAGEREF _Toc223725724 \h </w:instrText>
            </w:r>
          </w:ins>
          <w:r>
            <w:rPr>
              <w:noProof/>
              <w:webHidden/>
            </w:rPr>
          </w:r>
          <w:ins w:id="209" w:author="Joel Karr" w:date="2026-03-06T21:40:00Z" w16du:dateUtc="2026-03-07T03:40:00Z">
            <w:r>
              <w:rPr>
                <w:noProof/>
                <w:webHidden/>
              </w:rPr>
              <w:fldChar w:fldCharType="separate"/>
            </w:r>
            <w:r>
              <w:rPr>
                <w:noProof/>
                <w:webHidden/>
              </w:rPr>
              <w:t>90</w:t>
            </w:r>
            <w:r>
              <w:rPr>
                <w:noProof/>
                <w:webHidden/>
              </w:rPr>
              <w:fldChar w:fldCharType="end"/>
            </w:r>
            <w:r w:rsidRPr="00F04E9E">
              <w:rPr>
                <w:rStyle w:val="Hyperlink"/>
                <w:noProof/>
              </w:rPr>
              <w:fldChar w:fldCharType="end"/>
            </w:r>
          </w:ins>
        </w:p>
        <w:p w14:paraId="5DCCE352" w14:textId="0E268A13" w:rsidR="005A7E77" w:rsidRDefault="005A7E77">
          <w:pPr>
            <w:pStyle w:val="TOC3"/>
            <w:tabs>
              <w:tab w:val="right" w:leader="dot" w:pos="9350"/>
            </w:tabs>
            <w:rPr>
              <w:ins w:id="210" w:author="Joel Karr" w:date="2026-03-06T21:40:00Z" w16du:dateUtc="2026-03-07T03:40:00Z"/>
              <w:rFonts w:eastAsiaTheme="minorEastAsia"/>
              <w:noProof/>
            </w:rPr>
          </w:pPr>
          <w:ins w:id="211" w:author="Joel Karr" w:date="2026-03-06T21:40:00Z" w16du:dateUtc="2026-03-07T03:40:00Z">
            <w:r w:rsidRPr="00F04E9E">
              <w:rPr>
                <w:rStyle w:val="Hyperlink"/>
                <w:noProof/>
              </w:rPr>
              <w:fldChar w:fldCharType="begin"/>
            </w:r>
            <w:r w:rsidRPr="00F04E9E">
              <w:rPr>
                <w:rStyle w:val="Hyperlink"/>
                <w:noProof/>
              </w:rPr>
              <w:instrText xml:space="preserve"> </w:instrText>
            </w:r>
            <w:r>
              <w:rPr>
                <w:noProof/>
              </w:rPr>
              <w:instrText>HYPERLINK \l "_Toc223725725"</w:instrText>
            </w:r>
            <w:r w:rsidRPr="00F04E9E">
              <w:rPr>
                <w:rStyle w:val="Hyperlink"/>
                <w:noProof/>
              </w:rPr>
              <w:instrText xml:space="preserve"> </w:instrText>
            </w:r>
            <w:r w:rsidRPr="00F04E9E">
              <w:rPr>
                <w:rStyle w:val="Hyperlink"/>
                <w:noProof/>
              </w:rPr>
            </w:r>
            <w:r w:rsidRPr="00F04E9E">
              <w:rPr>
                <w:rStyle w:val="Hyperlink"/>
                <w:noProof/>
              </w:rPr>
              <w:fldChar w:fldCharType="separate"/>
            </w:r>
            <w:r w:rsidRPr="00F04E9E">
              <w:rPr>
                <w:rStyle w:val="Hyperlink"/>
                <w:noProof/>
              </w:rPr>
              <w:t>Becoming a Pressure Player</w:t>
            </w:r>
            <w:r>
              <w:rPr>
                <w:noProof/>
                <w:webHidden/>
              </w:rPr>
              <w:tab/>
            </w:r>
            <w:r>
              <w:rPr>
                <w:noProof/>
                <w:webHidden/>
              </w:rPr>
              <w:fldChar w:fldCharType="begin"/>
            </w:r>
            <w:r>
              <w:rPr>
                <w:noProof/>
                <w:webHidden/>
              </w:rPr>
              <w:instrText xml:space="preserve"> PAGEREF _Toc223725725 \h </w:instrText>
            </w:r>
          </w:ins>
          <w:r>
            <w:rPr>
              <w:noProof/>
              <w:webHidden/>
            </w:rPr>
          </w:r>
          <w:ins w:id="212" w:author="Joel Karr" w:date="2026-03-06T21:40:00Z" w16du:dateUtc="2026-03-07T03:40:00Z">
            <w:r>
              <w:rPr>
                <w:noProof/>
                <w:webHidden/>
              </w:rPr>
              <w:fldChar w:fldCharType="separate"/>
            </w:r>
            <w:r>
              <w:rPr>
                <w:noProof/>
                <w:webHidden/>
              </w:rPr>
              <w:t>90</w:t>
            </w:r>
            <w:r>
              <w:rPr>
                <w:noProof/>
                <w:webHidden/>
              </w:rPr>
              <w:fldChar w:fldCharType="end"/>
            </w:r>
            <w:r w:rsidRPr="00F04E9E">
              <w:rPr>
                <w:rStyle w:val="Hyperlink"/>
                <w:noProof/>
              </w:rPr>
              <w:fldChar w:fldCharType="end"/>
            </w:r>
          </w:ins>
        </w:p>
        <w:p w14:paraId="1839B3A8" w14:textId="45ECA28E" w:rsidR="005A7E77" w:rsidRDefault="005A7E77">
          <w:pPr>
            <w:pStyle w:val="TOC3"/>
            <w:tabs>
              <w:tab w:val="right" w:leader="dot" w:pos="9350"/>
            </w:tabs>
            <w:rPr>
              <w:ins w:id="213" w:author="Joel Karr" w:date="2026-03-06T21:40:00Z" w16du:dateUtc="2026-03-07T03:40:00Z"/>
              <w:rFonts w:eastAsiaTheme="minorEastAsia"/>
              <w:noProof/>
            </w:rPr>
          </w:pPr>
          <w:ins w:id="214" w:author="Joel Karr" w:date="2026-03-06T21:40:00Z" w16du:dateUtc="2026-03-07T03:40:00Z">
            <w:r w:rsidRPr="00F04E9E">
              <w:rPr>
                <w:rStyle w:val="Hyperlink"/>
                <w:noProof/>
              </w:rPr>
              <w:fldChar w:fldCharType="begin"/>
            </w:r>
            <w:r w:rsidRPr="00F04E9E">
              <w:rPr>
                <w:rStyle w:val="Hyperlink"/>
                <w:noProof/>
              </w:rPr>
              <w:instrText xml:space="preserve"> </w:instrText>
            </w:r>
            <w:r>
              <w:rPr>
                <w:noProof/>
              </w:rPr>
              <w:instrText>HYPERLINK \l "_Toc223725726"</w:instrText>
            </w:r>
            <w:r w:rsidRPr="00F04E9E">
              <w:rPr>
                <w:rStyle w:val="Hyperlink"/>
                <w:noProof/>
              </w:rPr>
              <w:instrText xml:space="preserve"> </w:instrText>
            </w:r>
            <w:r w:rsidRPr="00F04E9E">
              <w:rPr>
                <w:rStyle w:val="Hyperlink"/>
                <w:noProof/>
              </w:rPr>
            </w:r>
            <w:r w:rsidRPr="00F04E9E">
              <w:rPr>
                <w:rStyle w:val="Hyperlink"/>
                <w:noProof/>
              </w:rPr>
              <w:fldChar w:fldCharType="separate"/>
            </w:r>
            <w:r w:rsidRPr="00F04E9E">
              <w:rPr>
                <w:rStyle w:val="Hyperlink"/>
                <w:noProof/>
              </w:rPr>
              <w:t>After the Outage</w:t>
            </w:r>
            <w:r>
              <w:rPr>
                <w:noProof/>
                <w:webHidden/>
              </w:rPr>
              <w:tab/>
            </w:r>
            <w:r>
              <w:rPr>
                <w:noProof/>
                <w:webHidden/>
              </w:rPr>
              <w:fldChar w:fldCharType="begin"/>
            </w:r>
            <w:r>
              <w:rPr>
                <w:noProof/>
                <w:webHidden/>
              </w:rPr>
              <w:instrText xml:space="preserve"> PAGEREF _Toc223725726 \h </w:instrText>
            </w:r>
          </w:ins>
          <w:r>
            <w:rPr>
              <w:noProof/>
              <w:webHidden/>
            </w:rPr>
          </w:r>
          <w:ins w:id="215" w:author="Joel Karr" w:date="2026-03-06T21:40:00Z" w16du:dateUtc="2026-03-07T03:40:00Z">
            <w:r>
              <w:rPr>
                <w:noProof/>
                <w:webHidden/>
              </w:rPr>
              <w:fldChar w:fldCharType="separate"/>
            </w:r>
            <w:r>
              <w:rPr>
                <w:noProof/>
                <w:webHidden/>
              </w:rPr>
              <w:t>92</w:t>
            </w:r>
            <w:r>
              <w:rPr>
                <w:noProof/>
                <w:webHidden/>
              </w:rPr>
              <w:fldChar w:fldCharType="end"/>
            </w:r>
            <w:r w:rsidRPr="00F04E9E">
              <w:rPr>
                <w:rStyle w:val="Hyperlink"/>
                <w:noProof/>
              </w:rPr>
              <w:fldChar w:fldCharType="end"/>
            </w:r>
          </w:ins>
        </w:p>
        <w:p w14:paraId="78ADF8F6" w14:textId="003011E0" w:rsidR="005A7E77" w:rsidRDefault="005A7E77">
          <w:pPr>
            <w:pStyle w:val="TOC2"/>
            <w:tabs>
              <w:tab w:val="right" w:leader="dot" w:pos="9350"/>
            </w:tabs>
            <w:rPr>
              <w:ins w:id="216" w:author="Joel Karr" w:date="2026-03-06T21:40:00Z" w16du:dateUtc="2026-03-07T03:40:00Z"/>
              <w:rFonts w:eastAsiaTheme="minorEastAsia"/>
              <w:noProof/>
            </w:rPr>
          </w:pPr>
          <w:ins w:id="217" w:author="Joel Karr" w:date="2026-03-06T21:40:00Z" w16du:dateUtc="2026-03-07T03:40:00Z">
            <w:r w:rsidRPr="00F04E9E">
              <w:rPr>
                <w:rStyle w:val="Hyperlink"/>
                <w:noProof/>
              </w:rPr>
              <w:fldChar w:fldCharType="begin"/>
            </w:r>
            <w:r w:rsidRPr="00F04E9E">
              <w:rPr>
                <w:rStyle w:val="Hyperlink"/>
                <w:noProof/>
              </w:rPr>
              <w:instrText xml:space="preserve"> </w:instrText>
            </w:r>
            <w:r>
              <w:rPr>
                <w:noProof/>
              </w:rPr>
              <w:instrText>HYPERLINK \l "_Toc223725727"</w:instrText>
            </w:r>
            <w:r w:rsidRPr="00F04E9E">
              <w:rPr>
                <w:rStyle w:val="Hyperlink"/>
                <w:noProof/>
              </w:rPr>
              <w:instrText xml:space="preserve"> </w:instrText>
            </w:r>
            <w:r w:rsidRPr="00F04E9E">
              <w:rPr>
                <w:rStyle w:val="Hyperlink"/>
                <w:noProof/>
              </w:rPr>
            </w:r>
            <w:r w:rsidRPr="00F04E9E">
              <w:rPr>
                <w:rStyle w:val="Hyperlink"/>
                <w:noProof/>
              </w:rPr>
              <w:fldChar w:fldCharType="separate"/>
            </w:r>
            <w:r w:rsidRPr="00F04E9E">
              <w:rPr>
                <w:rStyle w:val="Hyperlink"/>
                <w:noProof/>
              </w:rPr>
              <w:t>Fourteen</w:t>
            </w:r>
            <w:r>
              <w:rPr>
                <w:noProof/>
                <w:webHidden/>
              </w:rPr>
              <w:tab/>
            </w:r>
            <w:r>
              <w:rPr>
                <w:noProof/>
                <w:webHidden/>
              </w:rPr>
              <w:fldChar w:fldCharType="begin"/>
            </w:r>
            <w:r>
              <w:rPr>
                <w:noProof/>
                <w:webHidden/>
              </w:rPr>
              <w:instrText xml:space="preserve"> PAGEREF _Toc223725727 \h </w:instrText>
            </w:r>
          </w:ins>
          <w:r>
            <w:rPr>
              <w:noProof/>
              <w:webHidden/>
            </w:rPr>
          </w:r>
          <w:ins w:id="218" w:author="Joel Karr" w:date="2026-03-06T21:40:00Z" w16du:dateUtc="2026-03-07T03:40:00Z">
            <w:r>
              <w:rPr>
                <w:noProof/>
                <w:webHidden/>
              </w:rPr>
              <w:fldChar w:fldCharType="separate"/>
            </w:r>
            <w:r>
              <w:rPr>
                <w:noProof/>
                <w:webHidden/>
              </w:rPr>
              <w:t>93</w:t>
            </w:r>
            <w:r>
              <w:rPr>
                <w:noProof/>
                <w:webHidden/>
              </w:rPr>
              <w:fldChar w:fldCharType="end"/>
            </w:r>
            <w:r w:rsidRPr="00F04E9E">
              <w:rPr>
                <w:rStyle w:val="Hyperlink"/>
                <w:noProof/>
              </w:rPr>
              <w:fldChar w:fldCharType="end"/>
            </w:r>
          </w:ins>
        </w:p>
        <w:p w14:paraId="4534F9C4" w14:textId="2C4CF3A0" w:rsidR="005A7E77" w:rsidRDefault="005A7E77">
          <w:pPr>
            <w:pStyle w:val="TOC2"/>
            <w:tabs>
              <w:tab w:val="right" w:leader="dot" w:pos="9350"/>
            </w:tabs>
            <w:rPr>
              <w:ins w:id="219" w:author="Joel Karr" w:date="2026-03-06T21:40:00Z" w16du:dateUtc="2026-03-07T03:40:00Z"/>
              <w:rFonts w:eastAsiaTheme="minorEastAsia"/>
              <w:noProof/>
            </w:rPr>
          </w:pPr>
          <w:ins w:id="220" w:author="Joel Karr" w:date="2026-03-06T21:40:00Z" w16du:dateUtc="2026-03-07T03:40:00Z">
            <w:r w:rsidRPr="00F04E9E">
              <w:rPr>
                <w:rStyle w:val="Hyperlink"/>
                <w:noProof/>
              </w:rPr>
              <w:fldChar w:fldCharType="begin"/>
            </w:r>
            <w:r w:rsidRPr="00F04E9E">
              <w:rPr>
                <w:rStyle w:val="Hyperlink"/>
                <w:noProof/>
              </w:rPr>
              <w:instrText xml:space="preserve"> </w:instrText>
            </w:r>
            <w:r>
              <w:rPr>
                <w:noProof/>
              </w:rPr>
              <w:instrText>HYPERLINK \l "_Toc223725728"</w:instrText>
            </w:r>
            <w:r w:rsidRPr="00F04E9E">
              <w:rPr>
                <w:rStyle w:val="Hyperlink"/>
                <w:noProof/>
              </w:rPr>
              <w:instrText xml:space="preserve"> </w:instrText>
            </w:r>
            <w:r w:rsidRPr="00F04E9E">
              <w:rPr>
                <w:rStyle w:val="Hyperlink"/>
                <w:noProof/>
              </w:rPr>
            </w:r>
            <w:r w:rsidRPr="00F04E9E">
              <w:rPr>
                <w:rStyle w:val="Hyperlink"/>
                <w:noProof/>
              </w:rPr>
              <w:fldChar w:fldCharType="separate"/>
            </w:r>
            <w:r w:rsidRPr="00F04E9E">
              <w:rPr>
                <w:rStyle w:val="Hyperlink"/>
                <w:noProof/>
              </w:rPr>
              <w:t xml:space="preserve">Reducing Uncertainty </w:t>
            </w:r>
            <w:r>
              <w:rPr>
                <w:noProof/>
                <w:webHidden/>
              </w:rPr>
              <w:tab/>
            </w:r>
            <w:r>
              <w:rPr>
                <w:noProof/>
                <w:webHidden/>
              </w:rPr>
              <w:fldChar w:fldCharType="begin"/>
            </w:r>
            <w:r>
              <w:rPr>
                <w:noProof/>
                <w:webHidden/>
              </w:rPr>
              <w:instrText xml:space="preserve"> PAGEREF _Toc223725728 \h </w:instrText>
            </w:r>
          </w:ins>
          <w:r>
            <w:rPr>
              <w:noProof/>
              <w:webHidden/>
            </w:rPr>
          </w:r>
          <w:ins w:id="221" w:author="Joel Karr" w:date="2026-03-06T21:40:00Z" w16du:dateUtc="2026-03-07T03:40:00Z">
            <w:r>
              <w:rPr>
                <w:noProof/>
                <w:webHidden/>
              </w:rPr>
              <w:fldChar w:fldCharType="separate"/>
            </w:r>
            <w:r>
              <w:rPr>
                <w:noProof/>
                <w:webHidden/>
              </w:rPr>
              <w:t>93</w:t>
            </w:r>
            <w:r>
              <w:rPr>
                <w:noProof/>
                <w:webHidden/>
              </w:rPr>
              <w:fldChar w:fldCharType="end"/>
            </w:r>
            <w:r w:rsidRPr="00F04E9E">
              <w:rPr>
                <w:rStyle w:val="Hyperlink"/>
                <w:noProof/>
              </w:rPr>
              <w:fldChar w:fldCharType="end"/>
            </w:r>
          </w:ins>
        </w:p>
        <w:p w14:paraId="1C5EAC8C" w14:textId="530F8EE7" w:rsidR="005A7E77" w:rsidRDefault="005A7E77">
          <w:pPr>
            <w:pStyle w:val="TOC3"/>
            <w:tabs>
              <w:tab w:val="right" w:leader="dot" w:pos="9350"/>
            </w:tabs>
            <w:rPr>
              <w:ins w:id="222" w:author="Joel Karr" w:date="2026-03-06T21:40:00Z" w16du:dateUtc="2026-03-07T03:40:00Z"/>
              <w:rFonts w:eastAsiaTheme="minorEastAsia"/>
              <w:noProof/>
            </w:rPr>
          </w:pPr>
          <w:ins w:id="223" w:author="Joel Karr" w:date="2026-03-06T21:40:00Z" w16du:dateUtc="2026-03-07T03:40:00Z">
            <w:r w:rsidRPr="00F04E9E">
              <w:rPr>
                <w:rStyle w:val="Hyperlink"/>
                <w:noProof/>
              </w:rPr>
              <w:fldChar w:fldCharType="begin"/>
            </w:r>
            <w:r w:rsidRPr="00F04E9E">
              <w:rPr>
                <w:rStyle w:val="Hyperlink"/>
                <w:noProof/>
              </w:rPr>
              <w:instrText xml:space="preserve"> </w:instrText>
            </w:r>
            <w:r>
              <w:rPr>
                <w:noProof/>
              </w:rPr>
              <w:instrText>HYPERLINK \l "_Toc223725729"</w:instrText>
            </w:r>
            <w:r w:rsidRPr="00F04E9E">
              <w:rPr>
                <w:rStyle w:val="Hyperlink"/>
                <w:noProof/>
              </w:rPr>
              <w:instrText xml:space="preserve"> </w:instrText>
            </w:r>
            <w:r w:rsidRPr="00F04E9E">
              <w:rPr>
                <w:rStyle w:val="Hyperlink"/>
                <w:noProof/>
              </w:rPr>
            </w:r>
            <w:r w:rsidRPr="00F04E9E">
              <w:rPr>
                <w:rStyle w:val="Hyperlink"/>
                <w:noProof/>
              </w:rPr>
              <w:fldChar w:fldCharType="separate"/>
            </w:r>
            <w:r w:rsidRPr="00F04E9E">
              <w:rPr>
                <w:rStyle w:val="Hyperlink"/>
                <w:noProof/>
              </w:rPr>
              <w:t>A Different Kind of Marketing</w:t>
            </w:r>
            <w:r>
              <w:rPr>
                <w:noProof/>
                <w:webHidden/>
              </w:rPr>
              <w:tab/>
            </w:r>
            <w:r>
              <w:rPr>
                <w:noProof/>
                <w:webHidden/>
              </w:rPr>
              <w:fldChar w:fldCharType="begin"/>
            </w:r>
            <w:r>
              <w:rPr>
                <w:noProof/>
                <w:webHidden/>
              </w:rPr>
              <w:instrText xml:space="preserve"> PAGEREF _Toc223725729 \h </w:instrText>
            </w:r>
          </w:ins>
          <w:r>
            <w:rPr>
              <w:noProof/>
              <w:webHidden/>
            </w:rPr>
          </w:r>
          <w:ins w:id="224" w:author="Joel Karr" w:date="2026-03-06T21:40:00Z" w16du:dateUtc="2026-03-07T03:40:00Z">
            <w:r>
              <w:rPr>
                <w:noProof/>
                <w:webHidden/>
              </w:rPr>
              <w:fldChar w:fldCharType="separate"/>
            </w:r>
            <w:r>
              <w:rPr>
                <w:noProof/>
                <w:webHidden/>
              </w:rPr>
              <w:t>94</w:t>
            </w:r>
            <w:r>
              <w:rPr>
                <w:noProof/>
                <w:webHidden/>
              </w:rPr>
              <w:fldChar w:fldCharType="end"/>
            </w:r>
            <w:r w:rsidRPr="00F04E9E">
              <w:rPr>
                <w:rStyle w:val="Hyperlink"/>
                <w:noProof/>
              </w:rPr>
              <w:fldChar w:fldCharType="end"/>
            </w:r>
          </w:ins>
        </w:p>
        <w:p w14:paraId="770E3040" w14:textId="2D608EAA" w:rsidR="005A7E77" w:rsidRDefault="005A7E77">
          <w:pPr>
            <w:pStyle w:val="TOC3"/>
            <w:tabs>
              <w:tab w:val="right" w:leader="dot" w:pos="9350"/>
            </w:tabs>
            <w:rPr>
              <w:ins w:id="225" w:author="Joel Karr" w:date="2026-03-06T21:40:00Z" w16du:dateUtc="2026-03-07T03:40:00Z"/>
              <w:rFonts w:eastAsiaTheme="minorEastAsia"/>
              <w:noProof/>
            </w:rPr>
          </w:pPr>
          <w:ins w:id="226" w:author="Joel Karr" w:date="2026-03-06T21:40:00Z" w16du:dateUtc="2026-03-07T03:40:00Z">
            <w:r w:rsidRPr="00F04E9E">
              <w:rPr>
                <w:rStyle w:val="Hyperlink"/>
                <w:noProof/>
              </w:rPr>
              <w:fldChar w:fldCharType="begin"/>
            </w:r>
            <w:r w:rsidRPr="00F04E9E">
              <w:rPr>
                <w:rStyle w:val="Hyperlink"/>
                <w:noProof/>
              </w:rPr>
              <w:instrText xml:space="preserve"> </w:instrText>
            </w:r>
            <w:r>
              <w:rPr>
                <w:noProof/>
              </w:rPr>
              <w:instrText>HYPERLINK \l "_Toc223725730"</w:instrText>
            </w:r>
            <w:r w:rsidRPr="00F04E9E">
              <w:rPr>
                <w:rStyle w:val="Hyperlink"/>
                <w:noProof/>
              </w:rPr>
              <w:instrText xml:space="preserve"> </w:instrText>
            </w:r>
            <w:r w:rsidRPr="00F04E9E">
              <w:rPr>
                <w:rStyle w:val="Hyperlink"/>
                <w:noProof/>
              </w:rPr>
            </w:r>
            <w:r w:rsidRPr="00F04E9E">
              <w:rPr>
                <w:rStyle w:val="Hyperlink"/>
                <w:noProof/>
              </w:rPr>
              <w:fldChar w:fldCharType="separate"/>
            </w:r>
            <w:r w:rsidRPr="00F04E9E">
              <w:rPr>
                <w:rStyle w:val="Hyperlink"/>
                <w:noProof/>
              </w:rPr>
              <w:t>The Real Career Shift</w:t>
            </w:r>
            <w:r>
              <w:rPr>
                <w:noProof/>
                <w:webHidden/>
              </w:rPr>
              <w:tab/>
            </w:r>
            <w:r>
              <w:rPr>
                <w:noProof/>
                <w:webHidden/>
              </w:rPr>
              <w:fldChar w:fldCharType="begin"/>
            </w:r>
            <w:r>
              <w:rPr>
                <w:noProof/>
                <w:webHidden/>
              </w:rPr>
              <w:instrText xml:space="preserve"> PAGEREF _Toc223725730 \h </w:instrText>
            </w:r>
          </w:ins>
          <w:r>
            <w:rPr>
              <w:noProof/>
              <w:webHidden/>
            </w:rPr>
          </w:r>
          <w:ins w:id="227" w:author="Joel Karr" w:date="2026-03-06T21:40:00Z" w16du:dateUtc="2026-03-07T03:40:00Z">
            <w:r>
              <w:rPr>
                <w:noProof/>
                <w:webHidden/>
              </w:rPr>
              <w:fldChar w:fldCharType="separate"/>
            </w:r>
            <w:r>
              <w:rPr>
                <w:noProof/>
                <w:webHidden/>
              </w:rPr>
              <w:t>95</w:t>
            </w:r>
            <w:r>
              <w:rPr>
                <w:noProof/>
                <w:webHidden/>
              </w:rPr>
              <w:fldChar w:fldCharType="end"/>
            </w:r>
            <w:r w:rsidRPr="00F04E9E">
              <w:rPr>
                <w:rStyle w:val="Hyperlink"/>
                <w:noProof/>
              </w:rPr>
              <w:fldChar w:fldCharType="end"/>
            </w:r>
          </w:ins>
        </w:p>
        <w:p w14:paraId="765E0CB2" w14:textId="03C8271A" w:rsidR="005A7E77" w:rsidRDefault="005A7E77">
          <w:pPr>
            <w:pStyle w:val="TOC3"/>
            <w:tabs>
              <w:tab w:val="right" w:leader="dot" w:pos="9350"/>
            </w:tabs>
            <w:rPr>
              <w:ins w:id="228" w:author="Joel Karr" w:date="2026-03-06T21:40:00Z" w16du:dateUtc="2026-03-07T03:40:00Z"/>
              <w:rFonts w:eastAsiaTheme="minorEastAsia"/>
              <w:noProof/>
            </w:rPr>
          </w:pPr>
          <w:ins w:id="229" w:author="Joel Karr" w:date="2026-03-06T21:40:00Z" w16du:dateUtc="2026-03-07T03:40:00Z">
            <w:r w:rsidRPr="00F04E9E">
              <w:rPr>
                <w:rStyle w:val="Hyperlink"/>
                <w:noProof/>
              </w:rPr>
              <w:fldChar w:fldCharType="begin"/>
            </w:r>
            <w:r w:rsidRPr="00F04E9E">
              <w:rPr>
                <w:rStyle w:val="Hyperlink"/>
                <w:noProof/>
              </w:rPr>
              <w:instrText xml:space="preserve"> </w:instrText>
            </w:r>
            <w:r>
              <w:rPr>
                <w:noProof/>
              </w:rPr>
              <w:instrText>HYPERLINK \l "_Toc223725731"</w:instrText>
            </w:r>
            <w:r w:rsidRPr="00F04E9E">
              <w:rPr>
                <w:rStyle w:val="Hyperlink"/>
                <w:noProof/>
              </w:rPr>
              <w:instrText xml:space="preserve"> </w:instrText>
            </w:r>
            <w:r w:rsidRPr="00F04E9E">
              <w:rPr>
                <w:rStyle w:val="Hyperlink"/>
                <w:noProof/>
              </w:rPr>
            </w:r>
            <w:r w:rsidRPr="00F04E9E">
              <w:rPr>
                <w:rStyle w:val="Hyperlink"/>
                <w:noProof/>
              </w:rPr>
              <w:fldChar w:fldCharType="separate"/>
            </w:r>
            <w:r w:rsidRPr="00F04E9E">
              <w:rPr>
                <w:rStyle w:val="Hyperlink"/>
                <w:noProof/>
              </w:rPr>
              <w:t>The Transparency Trap</w:t>
            </w:r>
            <w:r>
              <w:rPr>
                <w:noProof/>
                <w:webHidden/>
              </w:rPr>
              <w:tab/>
            </w:r>
            <w:r>
              <w:rPr>
                <w:noProof/>
                <w:webHidden/>
              </w:rPr>
              <w:fldChar w:fldCharType="begin"/>
            </w:r>
            <w:r>
              <w:rPr>
                <w:noProof/>
                <w:webHidden/>
              </w:rPr>
              <w:instrText xml:space="preserve"> PAGEREF _Toc223725731 \h </w:instrText>
            </w:r>
          </w:ins>
          <w:r>
            <w:rPr>
              <w:noProof/>
              <w:webHidden/>
            </w:rPr>
          </w:r>
          <w:ins w:id="230" w:author="Joel Karr" w:date="2026-03-06T21:40:00Z" w16du:dateUtc="2026-03-07T03:40:00Z">
            <w:r>
              <w:rPr>
                <w:noProof/>
                <w:webHidden/>
              </w:rPr>
              <w:fldChar w:fldCharType="separate"/>
            </w:r>
            <w:r>
              <w:rPr>
                <w:noProof/>
                <w:webHidden/>
              </w:rPr>
              <w:t>96</w:t>
            </w:r>
            <w:r>
              <w:rPr>
                <w:noProof/>
                <w:webHidden/>
              </w:rPr>
              <w:fldChar w:fldCharType="end"/>
            </w:r>
            <w:r w:rsidRPr="00F04E9E">
              <w:rPr>
                <w:rStyle w:val="Hyperlink"/>
                <w:noProof/>
              </w:rPr>
              <w:fldChar w:fldCharType="end"/>
            </w:r>
          </w:ins>
        </w:p>
        <w:p w14:paraId="1119F5D6" w14:textId="3EBE6F21" w:rsidR="005A7E77" w:rsidRDefault="005A7E77">
          <w:pPr>
            <w:pStyle w:val="TOC3"/>
            <w:tabs>
              <w:tab w:val="right" w:leader="dot" w:pos="9350"/>
            </w:tabs>
            <w:rPr>
              <w:ins w:id="231" w:author="Joel Karr" w:date="2026-03-06T21:40:00Z" w16du:dateUtc="2026-03-07T03:40:00Z"/>
              <w:rFonts w:eastAsiaTheme="minorEastAsia"/>
              <w:noProof/>
            </w:rPr>
          </w:pPr>
          <w:ins w:id="232" w:author="Joel Karr" w:date="2026-03-06T21:40:00Z" w16du:dateUtc="2026-03-07T03:40:00Z">
            <w:r w:rsidRPr="00F04E9E">
              <w:rPr>
                <w:rStyle w:val="Hyperlink"/>
                <w:noProof/>
              </w:rPr>
              <w:fldChar w:fldCharType="begin"/>
            </w:r>
            <w:r w:rsidRPr="00F04E9E">
              <w:rPr>
                <w:rStyle w:val="Hyperlink"/>
                <w:noProof/>
              </w:rPr>
              <w:instrText xml:space="preserve"> </w:instrText>
            </w:r>
            <w:r>
              <w:rPr>
                <w:noProof/>
              </w:rPr>
              <w:instrText>HYPERLINK \l "_Toc223725732"</w:instrText>
            </w:r>
            <w:r w:rsidRPr="00F04E9E">
              <w:rPr>
                <w:rStyle w:val="Hyperlink"/>
                <w:noProof/>
              </w:rPr>
              <w:instrText xml:space="preserve"> </w:instrText>
            </w:r>
            <w:r w:rsidRPr="00F04E9E">
              <w:rPr>
                <w:rStyle w:val="Hyperlink"/>
                <w:noProof/>
              </w:rPr>
            </w:r>
            <w:r w:rsidRPr="00F04E9E">
              <w:rPr>
                <w:rStyle w:val="Hyperlink"/>
                <w:noProof/>
              </w:rPr>
              <w:fldChar w:fldCharType="separate"/>
            </w:r>
            <w:r w:rsidRPr="00F04E9E">
              <w:rPr>
                <w:rStyle w:val="Hyperlink"/>
                <w:noProof/>
              </w:rPr>
              <w:t>Controlling Noise</w:t>
            </w:r>
            <w:r>
              <w:rPr>
                <w:noProof/>
                <w:webHidden/>
              </w:rPr>
              <w:tab/>
            </w:r>
            <w:r>
              <w:rPr>
                <w:noProof/>
                <w:webHidden/>
              </w:rPr>
              <w:fldChar w:fldCharType="begin"/>
            </w:r>
            <w:r>
              <w:rPr>
                <w:noProof/>
                <w:webHidden/>
              </w:rPr>
              <w:instrText xml:space="preserve"> PAGEREF _Toc223725732 \h </w:instrText>
            </w:r>
          </w:ins>
          <w:r>
            <w:rPr>
              <w:noProof/>
              <w:webHidden/>
            </w:rPr>
          </w:r>
          <w:ins w:id="233" w:author="Joel Karr" w:date="2026-03-06T21:40:00Z" w16du:dateUtc="2026-03-07T03:40:00Z">
            <w:r>
              <w:rPr>
                <w:noProof/>
                <w:webHidden/>
              </w:rPr>
              <w:fldChar w:fldCharType="separate"/>
            </w:r>
            <w:r>
              <w:rPr>
                <w:noProof/>
                <w:webHidden/>
              </w:rPr>
              <w:t>97</w:t>
            </w:r>
            <w:r>
              <w:rPr>
                <w:noProof/>
                <w:webHidden/>
              </w:rPr>
              <w:fldChar w:fldCharType="end"/>
            </w:r>
            <w:r w:rsidRPr="00F04E9E">
              <w:rPr>
                <w:rStyle w:val="Hyperlink"/>
                <w:noProof/>
              </w:rPr>
              <w:fldChar w:fldCharType="end"/>
            </w:r>
          </w:ins>
        </w:p>
        <w:p w14:paraId="2BF8DF3F" w14:textId="3F3DD3B5" w:rsidR="005A7E77" w:rsidRDefault="005A7E77">
          <w:pPr>
            <w:pStyle w:val="TOC3"/>
            <w:tabs>
              <w:tab w:val="right" w:leader="dot" w:pos="9350"/>
            </w:tabs>
            <w:rPr>
              <w:ins w:id="234" w:author="Joel Karr" w:date="2026-03-06T21:40:00Z" w16du:dateUtc="2026-03-07T03:40:00Z"/>
              <w:rFonts w:eastAsiaTheme="minorEastAsia"/>
              <w:noProof/>
            </w:rPr>
          </w:pPr>
          <w:ins w:id="235" w:author="Joel Karr" w:date="2026-03-06T21:40:00Z" w16du:dateUtc="2026-03-07T03:40:00Z">
            <w:r w:rsidRPr="00F04E9E">
              <w:rPr>
                <w:rStyle w:val="Hyperlink"/>
                <w:noProof/>
              </w:rPr>
              <w:fldChar w:fldCharType="begin"/>
            </w:r>
            <w:r w:rsidRPr="00F04E9E">
              <w:rPr>
                <w:rStyle w:val="Hyperlink"/>
                <w:noProof/>
              </w:rPr>
              <w:instrText xml:space="preserve"> </w:instrText>
            </w:r>
            <w:r>
              <w:rPr>
                <w:noProof/>
              </w:rPr>
              <w:instrText>HYPERLINK \l "_Toc223725733"</w:instrText>
            </w:r>
            <w:r w:rsidRPr="00F04E9E">
              <w:rPr>
                <w:rStyle w:val="Hyperlink"/>
                <w:noProof/>
              </w:rPr>
              <w:instrText xml:space="preserve"> </w:instrText>
            </w:r>
            <w:r w:rsidRPr="00F04E9E">
              <w:rPr>
                <w:rStyle w:val="Hyperlink"/>
                <w:noProof/>
              </w:rPr>
            </w:r>
            <w:r w:rsidRPr="00F04E9E">
              <w:rPr>
                <w:rStyle w:val="Hyperlink"/>
                <w:noProof/>
              </w:rPr>
              <w:fldChar w:fldCharType="separate"/>
            </w:r>
            <w:r w:rsidRPr="00F04E9E">
              <w:rPr>
                <w:rStyle w:val="Hyperlink"/>
                <w:noProof/>
              </w:rPr>
              <w:t>A Different Walk</w:t>
            </w:r>
            <w:r>
              <w:rPr>
                <w:noProof/>
                <w:webHidden/>
              </w:rPr>
              <w:tab/>
            </w:r>
            <w:r>
              <w:rPr>
                <w:noProof/>
                <w:webHidden/>
              </w:rPr>
              <w:fldChar w:fldCharType="begin"/>
            </w:r>
            <w:r>
              <w:rPr>
                <w:noProof/>
                <w:webHidden/>
              </w:rPr>
              <w:instrText xml:space="preserve"> PAGEREF _Toc223725733 \h </w:instrText>
            </w:r>
          </w:ins>
          <w:r>
            <w:rPr>
              <w:noProof/>
              <w:webHidden/>
            </w:rPr>
          </w:r>
          <w:ins w:id="236" w:author="Joel Karr" w:date="2026-03-06T21:40:00Z" w16du:dateUtc="2026-03-07T03:40:00Z">
            <w:r>
              <w:rPr>
                <w:noProof/>
                <w:webHidden/>
              </w:rPr>
              <w:fldChar w:fldCharType="separate"/>
            </w:r>
            <w:r>
              <w:rPr>
                <w:noProof/>
                <w:webHidden/>
              </w:rPr>
              <w:t>99</w:t>
            </w:r>
            <w:r>
              <w:rPr>
                <w:noProof/>
                <w:webHidden/>
              </w:rPr>
              <w:fldChar w:fldCharType="end"/>
            </w:r>
            <w:r w:rsidRPr="00F04E9E">
              <w:rPr>
                <w:rStyle w:val="Hyperlink"/>
                <w:noProof/>
              </w:rPr>
              <w:fldChar w:fldCharType="end"/>
            </w:r>
          </w:ins>
        </w:p>
        <w:p w14:paraId="059938D3" w14:textId="2191B1A7" w:rsidR="005A7E77" w:rsidRDefault="005A7E77">
          <w:pPr>
            <w:pStyle w:val="TOC2"/>
            <w:tabs>
              <w:tab w:val="right" w:leader="dot" w:pos="9350"/>
            </w:tabs>
            <w:rPr>
              <w:ins w:id="237" w:author="Joel Karr" w:date="2026-03-06T21:40:00Z" w16du:dateUtc="2026-03-07T03:40:00Z"/>
              <w:rFonts w:eastAsiaTheme="minorEastAsia"/>
              <w:noProof/>
            </w:rPr>
          </w:pPr>
          <w:ins w:id="238" w:author="Joel Karr" w:date="2026-03-06T21:40:00Z" w16du:dateUtc="2026-03-07T03:40:00Z">
            <w:r w:rsidRPr="00F04E9E">
              <w:rPr>
                <w:rStyle w:val="Hyperlink"/>
                <w:noProof/>
              </w:rPr>
              <w:fldChar w:fldCharType="begin"/>
            </w:r>
            <w:r w:rsidRPr="00F04E9E">
              <w:rPr>
                <w:rStyle w:val="Hyperlink"/>
                <w:noProof/>
              </w:rPr>
              <w:instrText xml:space="preserve"> </w:instrText>
            </w:r>
            <w:r>
              <w:rPr>
                <w:noProof/>
              </w:rPr>
              <w:instrText>HYPERLINK \l "_Toc223725734"</w:instrText>
            </w:r>
            <w:r w:rsidRPr="00F04E9E">
              <w:rPr>
                <w:rStyle w:val="Hyperlink"/>
                <w:noProof/>
              </w:rPr>
              <w:instrText xml:space="preserve"> </w:instrText>
            </w:r>
            <w:r w:rsidRPr="00F04E9E">
              <w:rPr>
                <w:rStyle w:val="Hyperlink"/>
                <w:noProof/>
              </w:rPr>
            </w:r>
            <w:r w:rsidRPr="00F04E9E">
              <w:rPr>
                <w:rStyle w:val="Hyperlink"/>
                <w:noProof/>
              </w:rPr>
              <w:fldChar w:fldCharType="separate"/>
            </w:r>
            <w:r w:rsidRPr="00F04E9E">
              <w:rPr>
                <w:rStyle w:val="Hyperlink"/>
                <w:noProof/>
              </w:rPr>
              <w:t>Fifteen</w:t>
            </w:r>
            <w:r>
              <w:rPr>
                <w:noProof/>
                <w:webHidden/>
              </w:rPr>
              <w:tab/>
            </w:r>
            <w:r>
              <w:rPr>
                <w:noProof/>
                <w:webHidden/>
              </w:rPr>
              <w:fldChar w:fldCharType="begin"/>
            </w:r>
            <w:r>
              <w:rPr>
                <w:noProof/>
                <w:webHidden/>
              </w:rPr>
              <w:instrText xml:space="preserve"> PAGEREF _Toc223725734 \h </w:instrText>
            </w:r>
          </w:ins>
          <w:r>
            <w:rPr>
              <w:noProof/>
              <w:webHidden/>
            </w:rPr>
          </w:r>
          <w:ins w:id="239" w:author="Joel Karr" w:date="2026-03-06T21:40:00Z" w16du:dateUtc="2026-03-07T03:40:00Z">
            <w:r>
              <w:rPr>
                <w:noProof/>
                <w:webHidden/>
              </w:rPr>
              <w:fldChar w:fldCharType="separate"/>
            </w:r>
            <w:r>
              <w:rPr>
                <w:noProof/>
                <w:webHidden/>
              </w:rPr>
              <w:t>100</w:t>
            </w:r>
            <w:r>
              <w:rPr>
                <w:noProof/>
                <w:webHidden/>
              </w:rPr>
              <w:fldChar w:fldCharType="end"/>
            </w:r>
            <w:r w:rsidRPr="00F04E9E">
              <w:rPr>
                <w:rStyle w:val="Hyperlink"/>
                <w:noProof/>
              </w:rPr>
              <w:fldChar w:fldCharType="end"/>
            </w:r>
          </w:ins>
        </w:p>
        <w:p w14:paraId="6225AE53" w14:textId="0B4BA9ED" w:rsidR="005A7E77" w:rsidRDefault="005A7E77">
          <w:pPr>
            <w:pStyle w:val="TOC2"/>
            <w:tabs>
              <w:tab w:val="right" w:leader="dot" w:pos="9350"/>
            </w:tabs>
            <w:rPr>
              <w:ins w:id="240" w:author="Joel Karr" w:date="2026-03-06T21:40:00Z" w16du:dateUtc="2026-03-07T03:40:00Z"/>
              <w:rFonts w:eastAsiaTheme="minorEastAsia"/>
              <w:noProof/>
            </w:rPr>
          </w:pPr>
          <w:ins w:id="241" w:author="Joel Karr" w:date="2026-03-06T21:40:00Z" w16du:dateUtc="2026-03-07T03:40:00Z">
            <w:r w:rsidRPr="00F04E9E">
              <w:rPr>
                <w:rStyle w:val="Hyperlink"/>
                <w:noProof/>
              </w:rPr>
              <w:fldChar w:fldCharType="begin"/>
            </w:r>
            <w:r w:rsidRPr="00F04E9E">
              <w:rPr>
                <w:rStyle w:val="Hyperlink"/>
                <w:noProof/>
              </w:rPr>
              <w:instrText xml:space="preserve"> </w:instrText>
            </w:r>
            <w:r>
              <w:rPr>
                <w:noProof/>
              </w:rPr>
              <w:instrText>HYPERLINK \l "_Toc223725735"</w:instrText>
            </w:r>
            <w:r w:rsidRPr="00F04E9E">
              <w:rPr>
                <w:rStyle w:val="Hyperlink"/>
                <w:noProof/>
              </w:rPr>
              <w:instrText xml:space="preserve"> </w:instrText>
            </w:r>
            <w:r w:rsidRPr="00F04E9E">
              <w:rPr>
                <w:rStyle w:val="Hyperlink"/>
                <w:noProof/>
              </w:rPr>
            </w:r>
            <w:r w:rsidRPr="00F04E9E">
              <w:rPr>
                <w:rStyle w:val="Hyperlink"/>
                <w:noProof/>
              </w:rPr>
              <w:fldChar w:fldCharType="separate"/>
            </w:r>
            <w:r w:rsidRPr="00F04E9E">
              <w:rPr>
                <w:rStyle w:val="Hyperlink"/>
                <w:noProof/>
              </w:rPr>
              <w:t>Why Big Bang Rewrites Usually Fail</w:t>
            </w:r>
            <w:r>
              <w:rPr>
                <w:noProof/>
                <w:webHidden/>
              </w:rPr>
              <w:tab/>
            </w:r>
            <w:r>
              <w:rPr>
                <w:noProof/>
                <w:webHidden/>
              </w:rPr>
              <w:fldChar w:fldCharType="begin"/>
            </w:r>
            <w:r>
              <w:rPr>
                <w:noProof/>
                <w:webHidden/>
              </w:rPr>
              <w:instrText xml:space="preserve"> PAGEREF _Toc223725735 \h </w:instrText>
            </w:r>
          </w:ins>
          <w:r>
            <w:rPr>
              <w:noProof/>
              <w:webHidden/>
            </w:rPr>
          </w:r>
          <w:ins w:id="242" w:author="Joel Karr" w:date="2026-03-06T21:40:00Z" w16du:dateUtc="2026-03-07T03:40:00Z">
            <w:r>
              <w:rPr>
                <w:noProof/>
                <w:webHidden/>
              </w:rPr>
              <w:fldChar w:fldCharType="separate"/>
            </w:r>
            <w:r>
              <w:rPr>
                <w:noProof/>
                <w:webHidden/>
              </w:rPr>
              <w:t>100</w:t>
            </w:r>
            <w:r>
              <w:rPr>
                <w:noProof/>
                <w:webHidden/>
              </w:rPr>
              <w:fldChar w:fldCharType="end"/>
            </w:r>
            <w:r w:rsidRPr="00F04E9E">
              <w:rPr>
                <w:rStyle w:val="Hyperlink"/>
                <w:noProof/>
              </w:rPr>
              <w:fldChar w:fldCharType="end"/>
            </w:r>
          </w:ins>
        </w:p>
        <w:p w14:paraId="5A9D7E6B" w14:textId="77D1E47B" w:rsidR="005A7E77" w:rsidRDefault="005A7E77">
          <w:pPr>
            <w:pStyle w:val="TOC3"/>
            <w:tabs>
              <w:tab w:val="right" w:leader="dot" w:pos="9350"/>
            </w:tabs>
            <w:rPr>
              <w:ins w:id="243" w:author="Joel Karr" w:date="2026-03-06T21:40:00Z" w16du:dateUtc="2026-03-07T03:40:00Z"/>
              <w:rFonts w:eastAsiaTheme="minorEastAsia"/>
              <w:noProof/>
            </w:rPr>
          </w:pPr>
          <w:ins w:id="244" w:author="Joel Karr" w:date="2026-03-06T21:40:00Z" w16du:dateUtc="2026-03-07T03:40:00Z">
            <w:r w:rsidRPr="00F04E9E">
              <w:rPr>
                <w:rStyle w:val="Hyperlink"/>
                <w:noProof/>
              </w:rPr>
              <w:fldChar w:fldCharType="begin"/>
            </w:r>
            <w:r w:rsidRPr="00F04E9E">
              <w:rPr>
                <w:rStyle w:val="Hyperlink"/>
                <w:noProof/>
              </w:rPr>
              <w:instrText xml:space="preserve"> </w:instrText>
            </w:r>
            <w:r>
              <w:rPr>
                <w:noProof/>
              </w:rPr>
              <w:instrText>HYPERLINK \l "_Toc223725736"</w:instrText>
            </w:r>
            <w:r w:rsidRPr="00F04E9E">
              <w:rPr>
                <w:rStyle w:val="Hyperlink"/>
                <w:noProof/>
              </w:rPr>
              <w:instrText xml:space="preserve"> </w:instrText>
            </w:r>
            <w:r w:rsidRPr="00F04E9E">
              <w:rPr>
                <w:rStyle w:val="Hyperlink"/>
                <w:noProof/>
              </w:rPr>
            </w:r>
            <w:r w:rsidRPr="00F04E9E">
              <w:rPr>
                <w:rStyle w:val="Hyperlink"/>
                <w:noProof/>
              </w:rPr>
              <w:fldChar w:fldCharType="separate"/>
            </w:r>
            <w:r w:rsidRPr="00F04E9E">
              <w:rPr>
                <w:rStyle w:val="Hyperlink"/>
                <w:noProof/>
              </w:rPr>
              <w:t>The Unraveling</w:t>
            </w:r>
            <w:r>
              <w:rPr>
                <w:noProof/>
                <w:webHidden/>
              </w:rPr>
              <w:tab/>
            </w:r>
            <w:r>
              <w:rPr>
                <w:noProof/>
                <w:webHidden/>
              </w:rPr>
              <w:fldChar w:fldCharType="begin"/>
            </w:r>
            <w:r>
              <w:rPr>
                <w:noProof/>
                <w:webHidden/>
              </w:rPr>
              <w:instrText xml:space="preserve"> PAGEREF _Toc223725736 \h </w:instrText>
            </w:r>
          </w:ins>
          <w:r>
            <w:rPr>
              <w:noProof/>
              <w:webHidden/>
            </w:rPr>
          </w:r>
          <w:ins w:id="245" w:author="Joel Karr" w:date="2026-03-06T21:40:00Z" w16du:dateUtc="2026-03-07T03:40:00Z">
            <w:r>
              <w:rPr>
                <w:noProof/>
                <w:webHidden/>
              </w:rPr>
              <w:fldChar w:fldCharType="separate"/>
            </w:r>
            <w:r>
              <w:rPr>
                <w:noProof/>
                <w:webHidden/>
              </w:rPr>
              <w:t>100</w:t>
            </w:r>
            <w:r>
              <w:rPr>
                <w:noProof/>
                <w:webHidden/>
              </w:rPr>
              <w:fldChar w:fldCharType="end"/>
            </w:r>
            <w:r w:rsidRPr="00F04E9E">
              <w:rPr>
                <w:rStyle w:val="Hyperlink"/>
                <w:noProof/>
              </w:rPr>
              <w:fldChar w:fldCharType="end"/>
            </w:r>
          </w:ins>
        </w:p>
        <w:p w14:paraId="6707A7A9" w14:textId="449AD562" w:rsidR="005A7E77" w:rsidRDefault="005A7E77">
          <w:pPr>
            <w:pStyle w:val="TOC3"/>
            <w:tabs>
              <w:tab w:val="right" w:leader="dot" w:pos="9350"/>
            </w:tabs>
            <w:rPr>
              <w:ins w:id="246" w:author="Joel Karr" w:date="2026-03-06T21:40:00Z" w16du:dateUtc="2026-03-07T03:40:00Z"/>
              <w:rFonts w:eastAsiaTheme="minorEastAsia"/>
              <w:noProof/>
            </w:rPr>
          </w:pPr>
          <w:ins w:id="247" w:author="Joel Karr" w:date="2026-03-06T21:40:00Z" w16du:dateUtc="2026-03-07T03:40:00Z">
            <w:r w:rsidRPr="00F04E9E">
              <w:rPr>
                <w:rStyle w:val="Hyperlink"/>
                <w:noProof/>
              </w:rPr>
              <w:fldChar w:fldCharType="begin"/>
            </w:r>
            <w:r w:rsidRPr="00F04E9E">
              <w:rPr>
                <w:rStyle w:val="Hyperlink"/>
                <w:noProof/>
              </w:rPr>
              <w:instrText xml:space="preserve"> </w:instrText>
            </w:r>
            <w:r>
              <w:rPr>
                <w:noProof/>
              </w:rPr>
              <w:instrText>HYPERLINK \l "_Toc223725737"</w:instrText>
            </w:r>
            <w:r w:rsidRPr="00F04E9E">
              <w:rPr>
                <w:rStyle w:val="Hyperlink"/>
                <w:noProof/>
              </w:rPr>
              <w:instrText xml:space="preserve"> </w:instrText>
            </w:r>
            <w:r w:rsidRPr="00F04E9E">
              <w:rPr>
                <w:rStyle w:val="Hyperlink"/>
                <w:noProof/>
              </w:rPr>
            </w:r>
            <w:r w:rsidRPr="00F04E9E">
              <w:rPr>
                <w:rStyle w:val="Hyperlink"/>
                <w:noProof/>
              </w:rPr>
              <w:fldChar w:fldCharType="separate"/>
            </w:r>
            <w:r w:rsidRPr="00F04E9E">
              <w:rPr>
                <w:rStyle w:val="Hyperlink"/>
                <w:noProof/>
              </w:rPr>
              <w:t>Spolsky's Warning</w:t>
            </w:r>
            <w:r>
              <w:rPr>
                <w:noProof/>
                <w:webHidden/>
              </w:rPr>
              <w:tab/>
            </w:r>
            <w:r>
              <w:rPr>
                <w:noProof/>
                <w:webHidden/>
              </w:rPr>
              <w:fldChar w:fldCharType="begin"/>
            </w:r>
            <w:r>
              <w:rPr>
                <w:noProof/>
                <w:webHidden/>
              </w:rPr>
              <w:instrText xml:space="preserve"> PAGEREF _Toc223725737 \h </w:instrText>
            </w:r>
          </w:ins>
          <w:r>
            <w:rPr>
              <w:noProof/>
              <w:webHidden/>
            </w:rPr>
          </w:r>
          <w:ins w:id="248" w:author="Joel Karr" w:date="2026-03-06T21:40:00Z" w16du:dateUtc="2026-03-07T03:40:00Z">
            <w:r>
              <w:rPr>
                <w:noProof/>
                <w:webHidden/>
              </w:rPr>
              <w:fldChar w:fldCharType="separate"/>
            </w:r>
            <w:r>
              <w:rPr>
                <w:noProof/>
                <w:webHidden/>
              </w:rPr>
              <w:t>101</w:t>
            </w:r>
            <w:r>
              <w:rPr>
                <w:noProof/>
                <w:webHidden/>
              </w:rPr>
              <w:fldChar w:fldCharType="end"/>
            </w:r>
            <w:r w:rsidRPr="00F04E9E">
              <w:rPr>
                <w:rStyle w:val="Hyperlink"/>
                <w:noProof/>
              </w:rPr>
              <w:fldChar w:fldCharType="end"/>
            </w:r>
          </w:ins>
        </w:p>
        <w:p w14:paraId="2BB7E19A" w14:textId="24F5C3D1" w:rsidR="005A7E77" w:rsidRDefault="005A7E77">
          <w:pPr>
            <w:pStyle w:val="TOC3"/>
            <w:tabs>
              <w:tab w:val="right" w:leader="dot" w:pos="9350"/>
            </w:tabs>
            <w:rPr>
              <w:ins w:id="249" w:author="Joel Karr" w:date="2026-03-06T21:40:00Z" w16du:dateUtc="2026-03-07T03:40:00Z"/>
              <w:rFonts w:eastAsiaTheme="minorEastAsia"/>
              <w:noProof/>
            </w:rPr>
          </w:pPr>
          <w:ins w:id="250" w:author="Joel Karr" w:date="2026-03-06T21:40:00Z" w16du:dateUtc="2026-03-07T03:40:00Z">
            <w:r w:rsidRPr="00F04E9E">
              <w:rPr>
                <w:rStyle w:val="Hyperlink"/>
                <w:noProof/>
              </w:rPr>
              <w:fldChar w:fldCharType="begin"/>
            </w:r>
            <w:r w:rsidRPr="00F04E9E">
              <w:rPr>
                <w:rStyle w:val="Hyperlink"/>
                <w:noProof/>
              </w:rPr>
              <w:instrText xml:space="preserve"> </w:instrText>
            </w:r>
            <w:r>
              <w:rPr>
                <w:noProof/>
              </w:rPr>
              <w:instrText>HYPERLINK \l "_Toc223725738"</w:instrText>
            </w:r>
            <w:r w:rsidRPr="00F04E9E">
              <w:rPr>
                <w:rStyle w:val="Hyperlink"/>
                <w:noProof/>
              </w:rPr>
              <w:instrText xml:space="preserve"> </w:instrText>
            </w:r>
            <w:r w:rsidRPr="00F04E9E">
              <w:rPr>
                <w:rStyle w:val="Hyperlink"/>
                <w:noProof/>
              </w:rPr>
            </w:r>
            <w:r w:rsidRPr="00F04E9E">
              <w:rPr>
                <w:rStyle w:val="Hyperlink"/>
                <w:noProof/>
              </w:rPr>
              <w:fldChar w:fldCharType="separate"/>
            </w:r>
            <w:r w:rsidRPr="00F04E9E">
              <w:rPr>
                <w:rStyle w:val="Hyperlink"/>
                <w:noProof/>
              </w:rPr>
              <w:t>The Pivot</w:t>
            </w:r>
            <w:r>
              <w:rPr>
                <w:noProof/>
                <w:webHidden/>
              </w:rPr>
              <w:tab/>
            </w:r>
            <w:r>
              <w:rPr>
                <w:noProof/>
                <w:webHidden/>
              </w:rPr>
              <w:fldChar w:fldCharType="begin"/>
            </w:r>
            <w:r>
              <w:rPr>
                <w:noProof/>
                <w:webHidden/>
              </w:rPr>
              <w:instrText xml:space="preserve"> PAGEREF _Toc223725738 \h </w:instrText>
            </w:r>
          </w:ins>
          <w:r>
            <w:rPr>
              <w:noProof/>
              <w:webHidden/>
            </w:rPr>
          </w:r>
          <w:ins w:id="251" w:author="Joel Karr" w:date="2026-03-06T21:40:00Z" w16du:dateUtc="2026-03-07T03:40:00Z">
            <w:r>
              <w:rPr>
                <w:noProof/>
                <w:webHidden/>
              </w:rPr>
              <w:fldChar w:fldCharType="separate"/>
            </w:r>
            <w:r>
              <w:rPr>
                <w:noProof/>
                <w:webHidden/>
              </w:rPr>
              <w:t>102</w:t>
            </w:r>
            <w:r>
              <w:rPr>
                <w:noProof/>
                <w:webHidden/>
              </w:rPr>
              <w:fldChar w:fldCharType="end"/>
            </w:r>
            <w:r w:rsidRPr="00F04E9E">
              <w:rPr>
                <w:rStyle w:val="Hyperlink"/>
                <w:noProof/>
              </w:rPr>
              <w:fldChar w:fldCharType="end"/>
            </w:r>
          </w:ins>
        </w:p>
        <w:p w14:paraId="4856974E" w14:textId="77940F45" w:rsidR="005A7E77" w:rsidRDefault="005A7E77">
          <w:pPr>
            <w:pStyle w:val="TOC3"/>
            <w:tabs>
              <w:tab w:val="right" w:leader="dot" w:pos="9350"/>
            </w:tabs>
            <w:rPr>
              <w:ins w:id="252" w:author="Joel Karr" w:date="2026-03-06T21:40:00Z" w16du:dateUtc="2026-03-07T03:40:00Z"/>
              <w:rFonts w:eastAsiaTheme="minorEastAsia"/>
              <w:noProof/>
            </w:rPr>
          </w:pPr>
          <w:ins w:id="253" w:author="Joel Karr" w:date="2026-03-06T21:40:00Z" w16du:dateUtc="2026-03-07T03:40:00Z">
            <w:r w:rsidRPr="00F04E9E">
              <w:rPr>
                <w:rStyle w:val="Hyperlink"/>
                <w:noProof/>
              </w:rPr>
              <w:fldChar w:fldCharType="begin"/>
            </w:r>
            <w:r w:rsidRPr="00F04E9E">
              <w:rPr>
                <w:rStyle w:val="Hyperlink"/>
                <w:noProof/>
              </w:rPr>
              <w:instrText xml:space="preserve"> </w:instrText>
            </w:r>
            <w:r>
              <w:rPr>
                <w:noProof/>
              </w:rPr>
              <w:instrText>HYPERLINK \l "_Toc223725739"</w:instrText>
            </w:r>
            <w:r w:rsidRPr="00F04E9E">
              <w:rPr>
                <w:rStyle w:val="Hyperlink"/>
                <w:noProof/>
              </w:rPr>
              <w:instrText xml:space="preserve"> </w:instrText>
            </w:r>
            <w:r w:rsidRPr="00F04E9E">
              <w:rPr>
                <w:rStyle w:val="Hyperlink"/>
                <w:noProof/>
              </w:rPr>
            </w:r>
            <w:r w:rsidRPr="00F04E9E">
              <w:rPr>
                <w:rStyle w:val="Hyperlink"/>
                <w:noProof/>
              </w:rPr>
              <w:fldChar w:fldCharType="separate"/>
            </w:r>
            <w:r w:rsidRPr="00F04E9E">
              <w:rPr>
                <w:rStyle w:val="Hyperlink"/>
                <w:noProof/>
              </w:rPr>
              <w:t>The Strangler Fig</w:t>
            </w:r>
            <w:r>
              <w:rPr>
                <w:noProof/>
                <w:webHidden/>
              </w:rPr>
              <w:tab/>
            </w:r>
            <w:r>
              <w:rPr>
                <w:noProof/>
                <w:webHidden/>
              </w:rPr>
              <w:fldChar w:fldCharType="begin"/>
            </w:r>
            <w:r>
              <w:rPr>
                <w:noProof/>
                <w:webHidden/>
              </w:rPr>
              <w:instrText xml:space="preserve"> PAGEREF _Toc223725739 \h </w:instrText>
            </w:r>
          </w:ins>
          <w:r>
            <w:rPr>
              <w:noProof/>
              <w:webHidden/>
            </w:rPr>
          </w:r>
          <w:ins w:id="254" w:author="Joel Karr" w:date="2026-03-06T21:40:00Z" w16du:dateUtc="2026-03-07T03:40:00Z">
            <w:r>
              <w:rPr>
                <w:noProof/>
                <w:webHidden/>
              </w:rPr>
              <w:fldChar w:fldCharType="separate"/>
            </w:r>
            <w:r>
              <w:rPr>
                <w:noProof/>
                <w:webHidden/>
              </w:rPr>
              <w:t>103</w:t>
            </w:r>
            <w:r>
              <w:rPr>
                <w:noProof/>
                <w:webHidden/>
              </w:rPr>
              <w:fldChar w:fldCharType="end"/>
            </w:r>
            <w:r w:rsidRPr="00F04E9E">
              <w:rPr>
                <w:rStyle w:val="Hyperlink"/>
                <w:noProof/>
              </w:rPr>
              <w:fldChar w:fldCharType="end"/>
            </w:r>
          </w:ins>
        </w:p>
        <w:p w14:paraId="3CF75451" w14:textId="49AF6EC4" w:rsidR="005A7E77" w:rsidRDefault="005A7E77">
          <w:pPr>
            <w:pStyle w:val="TOC3"/>
            <w:tabs>
              <w:tab w:val="right" w:leader="dot" w:pos="9350"/>
            </w:tabs>
            <w:rPr>
              <w:ins w:id="255" w:author="Joel Karr" w:date="2026-03-06T21:40:00Z" w16du:dateUtc="2026-03-07T03:40:00Z"/>
              <w:rFonts w:eastAsiaTheme="minorEastAsia"/>
              <w:noProof/>
            </w:rPr>
          </w:pPr>
          <w:ins w:id="256" w:author="Joel Karr" w:date="2026-03-06T21:40:00Z" w16du:dateUtc="2026-03-07T03:40:00Z">
            <w:r w:rsidRPr="00F04E9E">
              <w:rPr>
                <w:rStyle w:val="Hyperlink"/>
                <w:noProof/>
              </w:rPr>
              <w:fldChar w:fldCharType="begin"/>
            </w:r>
            <w:r w:rsidRPr="00F04E9E">
              <w:rPr>
                <w:rStyle w:val="Hyperlink"/>
                <w:noProof/>
              </w:rPr>
              <w:instrText xml:space="preserve"> </w:instrText>
            </w:r>
            <w:r>
              <w:rPr>
                <w:noProof/>
              </w:rPr>
              <w:instrText>HYPERLINK \l "_Toc223725740"</w:instrText>
            </w:r>
            <w:r w:rsidRPr="00F04E9E">
              <w:rPr>
                <w:rStyle w:val="Hyperlink"/>
                <w:noProof/>
              </w:rPr>
              <w:instrText xml:space="preserve"> </w:instrText>
            </w:r>
            <w:r w:rsidRPr="00F04E9E">
              <w:rPr>
                <w:rStyle w:val="Hyperlink"/>
                <w:noProof/>
              </w:rPr>
            </w:r>
            <w:r w:rsidRPr="00F04E9E">
              <w:rPr>
                <w:rStyle w:val="Hyperlink"/>
                <w:noProof/>
              </w:rPr>
              <w:fldChar w:fldCharType="separate"/>
            </w:r>
            <w:r w:rsidRPr="00F04E9E">
              <w:rPr>
                <w:rStyle w:val="Hyperlink"/>
                <w:noProof/>
              </w:rPr>
              <w:t>Protecting Focus</w:t>
            </w:r>
            <w:r>
              <w:rPr>
                <w:noProof/>
                <w:webHidden/>
              </w:rPr>
              <w:tab/>
            </w:r>
            <w:r>
              <w:rPr>
                <w:noProof/>
                <w:webHidden/>
              </w:rPr>
              <w:fldChar w:fldCharType="begin"/>
            </w:r>
            <w:r>
              <w:rPr>
                <w:noProof/>
                <w:webHidden/>
              </w:rPr>
              <w:instrText xml:space="preserve"> PAGEREF _Toc223725740 \h </w:instrText>
            </w:r>
          </w:ins>
          <w:r>
            <w:rPr>
              <w:noProof/>
              <w:webHidden/>
            </w:rPr>
          </w:r>
          <w:ins w:id="257" w:author="Joel Karr" w:date="2026-03-06T21:40:00Z" w16du:dateUtc="2026-03-07T03:40:00Z">
            <w:r>
              <w:rPr>
                <w:noProof/>
                <w:webHidden/>
              </w:rPr>
              <w:fldChar w:fldCharType="separate"/>
            </w:r>
            <w:r>
              <w:rPr>
                <w:noProof/>
                <w:webHidden/>
              </w:rPr>
              <w:t>103</w:t>
            </w:r>
            <w:r>
              <w:rPr>
                <w:noProof/>
                <w:webHidden/>
              </w:rPr>
              <w:fldChar w:fldCharType="end"/>
            </w:r>
            <w:r w:rsidRPr="00F04E9E">
              <w:rPr>
                <w:rStyle w:val="Hyperlink"/>
                <w:noProof/>
              </w:rPr>
              <w:fldChar w:fldCharType="end"/>
            </w:r>
          </w:ins>
        </w:p>
        <w:p w14:paraId="776A7E1D" w14:textId="2EFF6879" w:rsidR="005A7E77" w:rsidRDefault="005A7E77">
          <w:pPr>
            <w:pStyle w:val="TOC2"/>
            <w:tabs>
              <w:tab w:val="right" w:leader="dot" w:pos="9350"/>
            </w:tabs>
            <w:rPr>
              <w:ins w:id="258" w:author="Joel Karr" w:date="2026-03-06T21:40:00Z" w16du:dateUtc="2026-03-07T03:40:00Z"/>
              <w:rFonts w:eastAsiaTheme="minorEastAsia"/>
              <w:noProof/>
            </w:rPr>
          </w:pPr>
          <w:ins w:id="259" w:author="Joel Karr" w:date="2026-03-06T21:40:00Z" w16du:dateUtc="2026-03-07T03:40:00Z">
            <w:r w:rsidRPr="00F04E9E">
              <w:rPr>
                <w:rStyle w:val="Hyperlink"/>
                <w:noProof/>
              </w:rPr>
              <w:fldChar w:fldCharType="begin"/>
            </w:r>
            <w:r w:rsidRPr="00F04E9E">
              <w:rPr>
                <w:rStyle w:val="Hyperlink"/>
                <w:noProof/>
              </w:rPr>
              <w:instrText xml:space="preserve"> </w:instrText>
            </w:r>
            <w:r>
              <w:rPr>
                <w:noProof/>
              </w:rPr>
              <w:instrText>HYPERLINK \l "_Toc223725741"</w:instrText>
            </w:r>
            <w:r w:rsidRPr="00F04E9E">
              <w:rPr>
                <w:rStyle w:val="Hyperlink"/>
                <w:noProof/>
              </w:rPr>
              <w:instrText xml:space="preserve"> </w:instrText>
            </w:r>
            <w:r w:rsidRPr="00F04E9E">
              <w:rPr>
                <w:rStyle w:val="Hyperlink"/>
                <w:noProof/>
              </w:rPr>
            </w:r>
            <w:r w:rsidRPr="00F04E9E">
              <w:rPr>
                <w:rStyle w:val="Hyperlink"/>
                <w:noProof/>
              </w:rPr>
              <w:fldChar w:fldCharType="separate"/>
            </w:r>
            <w:r w:rsidRPr="00F04E9E">
              <w:rPr>
                <w:rStyle w:val="Hyperlink"/>
                <w:noProof/>
              </w:rPr>
              <w:t>Sixteen</w:t>
            </w:r>
            <w:r>
              <w:rPr>
                <w:noProof/>
                <w:webHidden/>
              </w:rPr>
              <w:tab/>
            </w:r>
            <w:r>
              <w:rPr>
                <w:noProof/>
                <w:webHidden/>
              </w:rPr>
              <w:fldChar w:fldCharType="begin"/>
            </w:r>
            <w:r>
              <w:rPr>
                <w:noProof/>
                <w:webHidden/>
              </w:rPr>
              <w:instrText xml:space="preserve"> PAGEREF _Toc223725741 \h </w:instrText>
            </w:r>
          </w:ins>
          <w:r>
            <w:rPr>
              <w:noProof/>
              <w:webHidden/>
            </w:rPr>
          </w:r>
          <w:ins w:id="260" w:author="Joel Karr" w:date="2026-03-06T21:40:00Z" w16du:dateUtc="2026-03-07T03:40:00Z">
            <w:r>
              <w:rPr>
                <w:noProof/>
                <w:webHidden/>
              </w:rPr>
              <w:fldChar w:fldCharType="separate"/>
            </w:r>
            <w:r>
              <w:rPr>
                <w:noProof/>
                <w:webHidden/>
              </w:rPr>
              <w:t>105</w:t>
            </w:r>
            <w:r>
              <w:rPr>
                <w:noProof/>
                <w:webHidden/>
              </w:rPr>
              <w:fldChar w:fldCharType="end"/>
            </w:r>
            <w:r w:rsidRPr="00F04E9E">
              <w:rPr>
                <w:rStyle w:val="Hyperlink"/>
                <w:noProof/>
              </w:rPr>
              <w:fldChar w:fldCharType="end"/>
            </w:r>
          </w:ins>
        </w:p>
        <w:p w14:paraId="4B7524CE" w14:textId="182E1244" w:rsidR="005A7E77" w:rsidRDefault="005A7E77">
          <w:pPr>
            <w:pStyle w:val="TOC2"/>
            <w:tabs>
              <w:tab w:val="right" w:leader="dot" w:pos="9350"/>
            </w:tabs>
            <w:rPr>
              <w:ins w:id="261" w:author="Joel Karr" w:date="2026-03-06T21:40:00Z" w16du:dateUtc="2026-03-07T03:40:00Z"/>
              <w:rFonts w:eastAsiaTheme="minorEastAsia"/>
              <w:noProof/>
            </w:rPr>
          </w:pPr>
          <w:ins w:id="262" w:author="Joel Karr" w:date="2026-03-06T21:40:00Z" w16du:dateUtc="2026-03-07T03:40:00Z">
            <w:r w:rsidRPr="00F04E9E">
              <w:rPr>
                <w:rStyle w:val="Hyperlink"/>
                <w:noProof/>
              </w:rPr>
              <w:fldChar w:fldCharType="begin"/>
            </w:r>
            <w:r w:rsidRPr="00F04E9E">
              <w:rPr>
                <w:rStyle w:val="Hyperlink"/>
                <w:noProof/>
              </w:rPr>
              <w:instrText xml:space="preserve"> </w:instrText>
            </w:r>
            <w:r>
              <w:rPr>
                <w:noProof/>
              </w:rPr>
              <w:instrText>HYPERLINK \l "_Toc223725742"</w:instrText>
            </w:r>
            <w:r w:rsidRPr="00F04E9E">
              <w:rPr>
                <w:rStyle w:val="Hyperlink"/>
                <w:noProof/>
              </w:rPr>
              <w:instrText xml:space="preserve"> </w:instrText>
            </w:r>
            <w:r w:rsidRPr="00F04E9E">
              <w:rPr>
                <w:rStyle w:val="Hyperlink"/>
                <w:noProof/>
              </w:rPr>
            </w:r>
            <w:r w:rsidRPr="00F04E9E">
              <w:rPr>
                <w:rStyle w:val="Hyperlink"/>
                <w:noProof/>
              </w:rPr>
              <w:fldChar w:fldCharType="separate"/>
            </w:r>
            <w:r w:rsidRPr="00F04E9E">
              <w:rPr>
                <w:rStyle w:val="Hyperlink"/>
                <w:noProof/>
              </w:rPr>
              <w:t>Turning Around Struggling Teams</w:t>
            </w:r>
            <w:r>
              <w:rPr>
                <w:noProof/>
                <w:webHidden/>
              </w:rPr>
              <w:tab/>
            </w:r>
            <w:r>
              <w:rPr>
                <w:noProof/>
                <w:webHidden/>
              </w:rPr>
              <w:fldChar w:fldCharType="begin"/>
            </w:r>
            <w:r>
              <w:rPr>
                <w:noProof/>
                <w:webHidden/>
              </w:rPr>
              <w:instrText xml:space="preserve"> PAGEREF _Toc223725742 \h </w:instrText>
            </w:r>
          </w:ins>
          <w:r>
            <w:rPr>
              <w:noProof/>
              <w:webHidden/>
            </w:rPr>
          </w:r>
          <w:ins w:id="263" w:author="Joel Karr" w:date="2026-03-06T21:40:00Z" w16du:dateUtc="2026-03-07T03:40:00Z">
            <w:r>
              <w:rPr>
                <w:noProof/>
                <w:webHidden/>
              </w:rPr>
              <w:fldChar w:fldCharType="separate"/>
            </w:r>
            <w:r>
              <w:rPr>
                <w:noProof/>
                <w:webHidden/>
              </w:rPr>
              <w:t>105</w:t>
            </w:r>
            <w:r>
              <w:rPr>
                <w:noProof/>
                <w:webHidden/>
              </w:rPr>
              <w:fldChar w:fldCharType="end"/>
            </w:r>
            <w:r w:rsidRPr="00F04E9E">
              <w:rPr>
                <w:rStyle w:val="Hyperlink"/>
                <w:noProof/>
              </w:rPr>
              <w:fldChar w:fldCharType="end"/>
            </w:r>
          </w:ins>
        </w:p>
        <w:p w14:paraId="6811DFDB" w14:textId="461D0799" w:rsidR="005A7E77" w:rsidRDefault="005A7E77">
          <w:pPr>
            <w:pStyle w:val="TOC3"/>
            <w:tabs>
              <w:tab w:val="right" w:leader="dot" w:pos="9350"/>
            </w:tabs>
            <w:rPr>
              <w:ins w:id="264" w:author="Joel Karr" w:date="2026-03-06T21:40:00Z" w16du:dateUtc="2026-03-07T03:40:00Z"/>
              <w:rFonts w:eastAsiaTheme="minorEastAsia"/>
              <w:noProof/>
            </w:rPr>
          </w:pPr>
          <w:ins w:id="265" w:author="Joel Karr" w:date="2026-03-06T21:40:00Z" w16du:dateUtc="2026-03-07T03:40:00Z">
            <w:r w:rsidRPr="00F04E9E">
              <w:rPr>
                <w:rStyle w:val="Hyperlink"/>
                <w:noProof/>
              </w:rPr>
              <w:fldChar w:fldCharType="begin"/>
            </w:r>
            <w:r w:rsidRPr="00F04E9E">
              <w:rPr>
                <w:rStyle w:val="Hyperlink"/>
                <w:noProof/>
              </w:rPr>
              <w:instrText xml:space="preserve"> </w:instrText>
            </w:r>
            <w:r>
              <w:rPr>
                <w:noProof/>
              </w:rPr>
              <w:instrText>HYPERLINK \l "_Toc223725743"</w:instrText>
            </w:r>
            <w:r w:rsidRPr="00F04E9E">
              <w:rPr>
                <w:rStyle w:val="Hyperlink"/>
                <w:noProof/>
              </w:rPr>
              <w:instrText xml:space="preserve"> </w:instrText>
            </w:r>
            <w:r w:rsidRPr="00F04E9E">
              <w:rPr>
                <w:rStyle w:val="Hyperlink"/>
                <w:noProof/>
              </w:rPr>
            </w:r>
            <w:r w:rsidRPr="00F04E9E">
              <w:rPr>
                <w:rStyle w:val="Hyperlink"/>
                <w:noProof/>
              </w:rPr>
              <w:fldChar w:fldCharType="separate"/>
            </w:r>
            <w:r w:rsidRPr="00F04E9E">
              <w:rPr>
                <w:rStyle w:val="Hyperlink"/>
                <w:noProof/>
              </w:rPr>
              <w:t>The Drowning Leader</w:t>
            </w:r>
            <w:r>
              <w:rPr>
                <w:noProof/>
                <w:webHidden/>
              </w:rPr>
              <w:tab/>
            </w:r>
            <w:r>
              <w:rPr>
                <w:noProof/>
                <w:webHidden/>
              </w:rPr>
              <w:fldChar w:fldCharType="begin"/>
            </w:r>
            <w:r>
              <w:rPr>
                <w:noProof/>
                <w:webHidden/>
              </w:rPr>
              <w:instrText xml:space="preserve"> PAGEREF _Toc223725743 \h </w:instrText>
            </w:r>
          </w:ins>
          <w:r>
            <w:rPr>
              <w:noProof/>
              <w:webHidden/>
            </w:rPr>
          </w:r>
          <w:ins w:id="266" w:author="Joel Karr" w:date="2026-03-06T21:40:00Z" w16du:dateUtc="2026-03-07T03:40:00Z">
            <w:r>
              <w:rPr>
                <w:noProof/>
                <w:webHidden/>
              </w:rPr>
              <w:fldChar w:fldCharType="separate"/>
            </w:r>
            <w:r>
              <w:rPr>
                <w:noProof/>
                <w:webHidden/>
              </w:rPr>
              <w:t>106</w:t>
            </w:r>
            <w:r>
              <w:rPr>
                <w:noProof/>
                <w:webHidden/>
              </w:rPr>
              <w:fldChar w:fldCharType="end"/>
            </w:r>
            <w:r w:rsidRPr="00F04E9E">
              <w:rPr>
                <w:rStyle w:val="Hyperlink"/>
                <w:noProof/>
              </w:rPr>
              <w:fldChar w:fldCharType="end"/>
            </w:r>
          </w:ins>
        </w:p>
        <w:p w14:paraId="10C5B96A" w14:textId="7AAFE9FF" w:rsidR="005A7E77" w:rsidRDefault="005A7E77">
          <w:pPr>
            <w:pStyle w:val="TOC3"/>
            <w:tabs>
              <w:tab w:val="right" w:leader="dot" w:pos="9350"/>
            </w:tabs>
            <w:rPr>
              <w:ins w:id="267" w:author="Joel Karr" w:date="2026-03-06T21:40:00Z" w16du:dateUtc="2026-03-07T03:40:00Z"/>
              <w:rFonts w:eastAsiaTheme="minorEastAsia"/>
              <w:noProof/>
            </w:rPr>
          </w:pPr>
          <w:ins w:id="268" w:author="Joel Karr" w:date="2026-03-06T21:40:00Z" w16du:dateUtc="2026-03-07T03:40:00Z">
            <w:r w:rsidRPr="00F04E9E">
              <w:rPr>
                <w:rStyle w:val="Hyperlink"/>
                <w:noProof/>
              </w:rPr>
              <w:fldChar w:fldCharType="begin"/>
            </w:r>
            <w:r w:rsidRPr="00F04E9E">
              <w:rPr>
                <w:rStyle w:val="Hyperlink"/>
                <w:noProof/>
              </w:rPr>
              <w:instrText xml:space="preserve"> </w:instrText>
            </w:r>
            <w:r>
              <w:rPr>
                <w:noProof/>
              </w:rPr>
              <w:instrText>HYPERLINK \l "_Toc223725744"</w:instrText>
            </w:r>
            <w:r w:rsidRPr="00F04E9E">
              <w:rPr>
                <w:rStyle w:val="Hyperlink"/>
                <w:noProof/>
              </w:rPr>
              <w:instrText xml:space="preserve"> </w:instrText>
            </w:r>
            <w:r w:rsidRPr="00F04E9E">
              <w:rPr>
                <w:rStyle w:val="Hyperlink"/>
                <w:noProof/>
              </w:rPr>
            </w:r>
            <w:r w:rsidRPr="00F04E9E">
              <w:rPr>
                <w:rStyle w:val="Hyperlink"/>
                <w:noProof/>
              </w:rPr>
              <w:fldChar w:fldCharType="separate"/>
            </w:r>
            <w:r w:rsidRPr="00F04E9E">
              <w:rPr>
                <w:rStyle w:val="Hyperlink"/>
                <w:noProof/>
              </w:rPr>
              <w:t>The Cost of Context Switching</w:t>
            </w:r>
            <w:r>
              <w:rPr>
                <w:noProof/>
                <w:webHidden/>
              </w:rPr>
              <w:tab/>
            </w:r>
            <w:r>
              <w:rPr>
                <w:noProof/>
                <w:webHidden/>
              </w:rPr>
              <w:fldChar w:fldCharType="begin"/>
            </w:r>
            <w:r>
              <w:rPr>
                <w:noProof/>
                <w:webHidden/>
              </w:rPr>
              <w:instrText xml:space="preserve"> PAGEREF _Toc223725744 \h </w:instrText>
            </w:r>
          </w:ins>
          <w:r>
            <w:rPr>
              <w:noProof/>
              <w:webHidden/>
            </w:rPr>
          </w:r>
          <w:ins w:id="269" w:author="Joel Karr" w:date="2026-03-06T21:40:00Z" w16du:dateUtc="2026-03-07T03:40:00Z">
            <w:r>
              <w:rPr>
                <w:noProof/>
                <w:webHidden/>
              </w:rPr>
              <w:fldChar w:fldCharType="separate"/>
            </w:r>
            <w:r>
              <w:rPr>
                <w:noProof/>
                <w:webHidden/>
              </w:rPr>
              <w:t>107</w:t>
            </w:r>
            <w:r>
              <w:rPr>
                <w:noProof/>
                <w:webHidden/>
              </w:rPr>
              <w:fldChar w:fldCharType="end"/>
            </w:r>
            <w:r w:rsidRPr="00F04E9E">
              <w:rPr>
                <w:rStyle w:val="Hyperlink"/>
                <w:noProof/>
              </w:rPr>
              <w:fldChar w:fldCharType="end"/>
            </w:r>
          </w:ins>
        </w:p>
        <w:p w14:paraId="0C66DDB8" w14:textId="224A6922" w:rsidR="005A7E77" w:rsidRDefault="005A7E77">
          <w:pPr>
            <w:pStyle w:val="TOC3"/>
            <w:tabs>
              <w:tab w:val="right" w:leader="dot" w:pos="9350"/>
            </w:tabs>
            <w:rPr>
              <w:ins w:id="270" w:author="Joel Karr" w:date="2026-03-06T21:40:00Z" w16du:dateUtc="2026-03-07T03:40:00Z"/>
              <w:rFonts w:eastAsiaTheme="minorEastAsia"/>
              <w:noProof/>
            </w:rPr>
          </w:pPr>
          <w:ins w:id="271" w:author="Joel Karr" w:date="2026-03-06T21:40:00Z" w16du:dateUtc="2026-03-07T03:40:00Z">
            <w:r w:rsidRPr="00F04E9E">
              <w:rPr>
                <w:rStyle w:val="Hyperlink"/>
                <w:noProof/>
              </w:rPr>
              <w:fldChar w:fldCharType="begin"/>
            </w:r>
            <w:r w:rsidRPr="00F04E9E">
              <w:rPr>
                <w:rStyle w:val="Hyperlink"/>
                <w:noProof/>
              </w:rPr>
              <w:instrText xml:space="preserve"> </w:instrText>
            </w:r>
            <w:r>
              <w:rPr>
                <w:noProof/>
              </w:rPr>
              <w:instrText>HYPERLINK \l "_Toc223725745"</w:instrText>
            </w:r>
            <w:r w:rsidRPr="00F04E9E">
              <w:rPr>
                <w:rStyle w:val="Hyperlink"/>
                <w:noProof/>
              </w:rPr>
              <w:instrText xml:space="preserve"> </w:instrText>
            </w:r>
            <w:r w:rsidRPr="00F04E9E">
              <w:rPr>
                <w:rStyle w:val="Hyperlink"/>
                <w:noProof/>
              </w:rPr>
            </w:r>
            <w:r w:rsidRPr="00F04E9E">
              <w:rPr>
                <w:rStyle w:val="Hyperlink"/>
                <w:noProof/>
              </w:rPr>
              <w:fldChar w:fldCharType="separate"/>
            </w:r>
            <w:r w:rsidRPr="00F04E9E">
              <w:rPr>
                <w:rStyle w:val="Hyperlink"/>
                <w:noProof/>
              </w:rPr>
              <w:t>Everyone Knows How to Sweep</w:t>
            </w:r>
            <w:r>
              <w:rPr>
                <w:noProof/>
                <w:webHidden/>
              </w:rPr>
              <w:tab/>
            </w:r>
            <w:r>
              <w:rPr>
                <w:noProof/>
                <w:webHidden/>
              </w:rPr>
              <w:fldChar w:fldCharType="begin"/>
            </w:r>
            <w:r>
              <w:rPr>
                <w:noProof/>
                <w:webHidden/>
              </w:rPr>
              <w:instrText xml:space="preserve"> PAGEREF _Toc223725745 \h </w:instrText>
            </w:r>
          </w:ins>
          <w:r>
            <w:rPr>
              <w:noProof/>
              <w:webHidden/>
            </w:rPr>
          </w:r>
          <w:ins w:id="272" w:author="Joel Karr" w:date="2026-03-06T21:40:00Z" w16du:dateUtc="2026-03-07T03:40:00Z">
            <w:r>
              <w:rPr>
                <w:noProof/>
                <w:webHidden/>
              </w:rPr>
              <w:fldChar w:fldCharType="separate"/>
            </w:r>
            <w:r>
              <w:rPr>
                <w:noProof/>
                <w:webHidden/>
              </w:rPr>
              <w:t>108</w:t>
            </w:r>
            <w:r>
              <w:rPr>
                <w:noProof/>
                <w:webHidden/>
              </w:rPr>
              <w:fldChar w:fldCharType="end"/>
            </w:r>
            <w:r w:rsidRPr="00F04E9E">
              <w:rPr>
                <w:rStyle w:val="Hyperlink"/>
                <w:noProof/>
              </w:rPr>
              <w:fldChar w:fldCharType="end"/>
            </w:r>
          </w:ins>
        </w:p>
        <w:p w14:paraId="615496E3" w14:textId="47A86755" w:rsidR="005A7E77" w:rsidRDefault="005A7E77">
          <w:pPr>
            <w:pStyle w:val="TOC3"/>
            <w:tabs>
              <w:tab w:val="right" w:leader="dot" w:pos="9350"/>
            </w:tabs>
            <w:rPr>
              <w:ins w:id="273" w:author="Joel Karr" w:date="2026-03-06T21:40:00Z" w16du:dateUtc="2026-03-07T03:40:00Z"/>
              <w:rFonts w:eastAsiaTheme="minorEastAsia"/>
              <w:noProof/>
            </w:rPr>
          </w:pPr>
          <w:ins w:id="274" w:author="Joel Karr" w:date="2026-03-06T21:40:00Z" w16du:dateUtc="2026-03-07T03:40:00Z">
            <w:r w:rsidRPr="00F04E9E">
              <w:rPr>
                <w:rStyle w:val="Hyperlink"/>
                <w:noProof/>
              </w:rPr>
              <w:fldChar w:fldCharType="begin"/>
            </w:r>
            <w:r w:rsidRPr="00F04E9E">
              <w:rPr>
                <w:rStyle w:val="Hyperlink"/>
                <w:noProof/>
              </w:rPr>
              <w:instrText xml:space="preserve"> </w:instrText>
            </w:r>
            <w:r>
              <w:rPr>
                <w:noProof/>
              </w:rPr>
              <w:instrText>HYPERLINK \l "_Toc223725746"</w:instrText>
            </w:r>
            <w:r w:rsidRPr="00F04E9E">
              <w:rPr>
                <w:rStyle w:val="Hyperlink"/>
                <w:noProof/>
              </w:rPr>
              <w:instrText xml:space="preserve"> </w:instrText>
            </w:r>
            <w:r w:rsidRPr="00F04E9E">
              <w:rPr>
                <w:rStyle w:val="Hyperlink"/>
                <w:noProof/>
              </w:rPr>
            </w:r>
            <w:r w:rsidRPr="00F04E9E">
              <w:rPr>
                <w:rStyle w:val="Hyperlink"/>
                <w:noProof/>
              </w:rPr>
              <w:fldChar w:fldCharType="separate"/>
            </w:r>
            <w:r w:rsidRPr="00F04E9E">
              <w:rPr>
                <w:rStyle w:val="Hyperlink"/>
                <w:noProof/>
              </w:rPr>
              <w:t>What Changed in Charlotte</w:t>
            </w:r>
            <w:r>
              <w:rPr>
                <w:noProof/>
                <w:webHidden/>
              </w:rPr>
              <w:tab/>
            </w:r>
            <w:r>
              <w:rPr>
                <w:noProof/>
                <w:webHidden/>
              </w:rPr>
              <w:fldChar w:fldCharType="begin"/>
            </w:r>
            <w:r>
              <w:rPr>
                <w:noProof/>
                <w:webHidden/>
              </w:rPr>
              <w:instrText xml:space="preserve"> PAGEREF _Toc223725746 \h </w:instrText>
            </w:r>
          </w:ins>
          <w:r>
            <w:rPr>
              <w:noProof/>
              <w:webHidden/>
            </w:rPr>
          </w:r>
          <w:ins w:id="275" w:author="Joel Karr" w:date="2026-03-06T21:40:00Z" w16du:dateUtc="2026-03-07T03:40:00Z">
            <w:r>
              <w:rPr>
                <w:noProof/>
                <w:webHidden/>
              </w:rPr>
              <w:fldChar w:fldCharType="separate"/>
            </w:r>
            <w:r>
              <w:rPr>
                <w:noProof/>
                <w:webHidden/>
              </w:rPr>
              <w:t>109</w:t>
            </w:r>
            <w:r>
              <w:rPr>
                <w:noProof/>
                <w:webHidden/>
              </w:rPr>
              <w:fldChar w:fldCharType="end"/>
            </w:r>
            <w:r w:rsidRPr="00F04E9E">
              <w:rPr>
                <w:rStyle w:val="Hyperlink"/>
                <w:noProof/>
              </w:rPr>
              <w:fldChar w:fldCharType="end"/>
            </w:r>
          </w:ins>
        </w:p>
        <w:p w14:paraId="052D6167" w14:textId="3300FEBA" w:rsidR="005A7E77" w:rsidRDefault="005A7E77">
          <w:pPr>
            <w:pStyle w:val="TOC3"/>
            <w:tabs>
              <w:tab w:val="right" w:leader="dot" w:pos="9350"/>
            </w:tabs>
            <w:rPr>
              <w:ins w:id="276" w:author="Joel Karr" w:date="2026-03-06T21:40:00Z" w16du:dateUtc="2026-03-07T03:40:00Z"/>
              <w:rFonts w:eastAsiaTheme="minorEastAsia"/>
              <w:noProof/>
            </w:rPr>
          </w:pPr>
          <w:ins w:id="277" w:author="Joel Karr" w:date="2026-03-06T21:40:00Z" w16du:dateUtc="2026-03-07T03:40:00Z">
            <w:r w:rsidRPr="00F04E9E">
              <w:rPr>
                <w:rStyle w:val="Hyperlink"/>
                <w:noProof/>
              </w:rPr>
              <w:fldChar w:fldCharType="begin"/>
            </w:r>
            <w:r w:rsidRPr="00F04E9E">
              <w:rPr>
                <w:rStyle w:val="Hyperlink"/>
                <w:noProof/>
              </w:rPr>
              <w:instrText xml:space="preserve"> </w:instrText>
            </w:r>
            <w:r>
              <w:rPr>
                <w:noProof/>
              </w:rPr>
              <w:instrText>HYPERLINK \l "_Toc223725747"</w:instrText>
            </w:r>
            <w:r w:rsidRPr="00F04E9E">
              <w:rPr>
                <w:rStyle w:val="Hyperlink"/>
                <w:noProof/>
              </w:rPr>
              <w:instrText xml:space="preserve"> </w:instrText>
            </w:r>
            <w:r w:rsidRPr="00F04E9E">
              <w:rPr>
                <w:rStyle w:val="Hyperlink"/>
                <w:noProof/>
              </w:rPr>
            </w:r>
            <w:r w:rsidRPr="00F04E9E">
              <w:rPr>
                <w:rStyle w:val="Hyperlink"/>
                <w:noProof/>
              </w:rPr>
              <w:fldChar w:fldCharType="separate"/>
            </w:r>
            <w:r w:rsidRPr="00F04E9E">
              <w:rPr>
                <w:rStyle w:val="Hyperlink"/>
                <w:noProof/>
              </w:rPr>
              <w:t>The Smoked Maple Cold Brew</w:t>
            </w:r>
            <w:r>
              <w:rPr>
                <w:noProof/>
                <w:webHidden/>
              </w:rPr>
              <w:tab/>
            </w:r>
            <w:r>
              <w:rPr>
                <w:noProof/>
                <w:webHidden/>
              </w:rPr>
              <w:fldChar w:fldCharType="begin"/>
            </w:r>
            <w:r>
              <w:rPr>
                <w:noProof/>
                <w:webHidden/>
              </w:rPr>
              <w:instrText xml:space="preserve"> PAGEREF _Toc223725747 \h </w:instrText>
            </w:r>
          </w:ins>
          <w:r>
            <w:rPr>
              <w:noProof/>
              <w:webHidden/>
            </w:rPr>
          </w:r>
          <w:ins w:id="278" w:author="Joel Karr" w:date="2026-03-06T21:40:00Z" w16du:dateUtc="2026-03-07T03:40:00Z">
            <w:r>
              <w:rPr>
                <w:noProof/>
                <w:webHidden/>
              </w:rPr>
              <w:fldChar w:fldCharType="separate"/>
            </w:r>
            <w:r>
              <w:rPr>
                <w:noProof/>
                <w:webHidden/>
              </w:rPr>
              <w:t>110</w:t>
            </w:r>
            <w:r>
              <w:rPr>
                <w:noProof/>
                <w:webHidden/>
              </w:rPr>
              <w:fldChar w:fldCharType="end"/>
            </w:r>
            <w:r w:rsidRPr="00F04E9E">
              <w:rPr>
                <w:rStyle w:val="Hyperlink"/>
                <w:noProof/>
              </w:rPr>
              <w:fldChar w:fldCharType="end"/>
            </w:r>
          </w:ins>
        </w:p>
        <w:p w14:paraId="38FE6537" w14:textId="4E324ABD" w:rsidR="005A7E77" w:rsidRDefault="005A7E77">
          <w:pPr>
            <w:pStyle w:val="TOC2"/>
            <w:tabs>
              <w:tab w:val="right" w:leader="dot" w:pos="9350"/>
            </w:tabs>
            <w:rPr>
              <w:ins w:id="279" w:author="Joel Karr" w:date="2026-03-06T21:40:00Z" w16du:dateUtc="2026-03-07T03:40:00Z"/>
              <w:rFonts w:eastAsiaTheme="minorEastAsia"/>
              <w:noProof/>
            </w:rPr>
          </w:pPr>
          <w:ins w:id="280" w:author="Joel Karr" w:date="2026-03-06T21:40:00Z" w16du:dateUtc="2026-03-07T03:40:00Z">
            <w:r w:rsidRPr="00F04E9E">
              <w:rPr>
                <w:rStyle w:val="Hyperlink"/>
                <w:noProof/>
              </w:rPr>
              <w:fldChar w:fldCharType="begin"/>
            </w:r>
            <w:r w:rsidRPr="00F04E9E">
              <w:rPr>
                <w:rStyle w:val="Hyperlink"/>
                <w:noProof/>
              </w:rPr>
              <w:instrText xml:space="preserve"> </w:instrText>
            </w:r>
            <w:r>
              <w:rPr>
                <w:noProof/>
              </w:rPr>
              <w:instrText>HYPERLINK \l "_Toc223725748"</w:instrText>
            </w:r>
            <w:r w:rsidRPr="00F04E9E">
              <w:rPr>
                <w:rStyle w:val="Hyperlink"/>
                <w:noProof/>
              </w:rPr>
              <w:instrText xml:space="preserve"> </w:instrText>
            </w:r>
            <w:r w:rsidRPr="00F04E9E">
              <w:rPr>
                <w:rStyle w:val="Hyperlink"/>
                <w:noProof/>
              </w:rPr>
            </w:r>
            <w:r w:rsidRPr="00F04E9E">
              <w:rPr>
                <w:rStyle w:val="Hyperlink"/>
                <w:noProof/>
              </w:rPr>
              <w:fldChar w:fldCharType="separate"/>
            </w:r>
            <w:r w:rsidRPr="00F04E9E">
              <w:rPr>
                <w:rStyle w:val="Hyperlink"/>
                <w:noProof/>
              </w:rPr>
              <w:t>Thirteen</w:t>
            </w:r>
            <w:r>
              <w:rPr>
                <w:noProof/>
                <w:webHidden/>
              </w:rPr>
              <w:tab/>
            </w:r>
            <w:r>
              <w:rPr>
                <w:noProof/>
                <w:webHidden/>
              </w:rPr>
              <w:fldChar w:fldCharType="begin"/>
            </w:r>
            <w:r>
              <w:rPr>
                <w:noProof/>
                <w:webHidden/>
              </w:rPr>
              <w:instrText xml:space="preserve"> PAGEREF _Toc223725748 \h </w:instrText>
            </w:r>
          </w:ins>
          <w:r>
            <w:rPr>
              <w:noProof/>
              <w:webHidden/>
            </w:rPr>
          </w:r>
          <w:ins w:id="281" w:author="Joel Karr" w:date="2026-03-06T21:40:00Z" w16du:dateUtc="2026-03-07T03:40:00Z">
            <w:r>
              <w:rPr>
                <w:noProof/>
                <w:webHidden/>
              </w:rPr>
              <w:fldChar w:fldCharType="separate"/>
            </w:r>
            <w:r>
              <w:rPr>
                <w:noProof/>
                <w:webHidden/>
              </w:rPr>
              <w:t>111</w:t>
            </w:r>
            <w:r>
              <w:rPr>
                <w:noProof/>
                <w:webHidden/>
              </w:rPr>
              <w:fldChar w:fldCharType="end"/>
            </w:r>
            <w:r w:rsidRPr="00F04E9E">
              <w:rPr>
                <w:rStyle w:val="Hyperlink"/>
                <w:noProof/>
              </w:rPr>
              <w:fldChar w:fldCharType="end"/>
            </w:r>
          </w:ins>
        </w:p>
        <w:p w14:paraId="127DBCAF" w14:textId="5161FA2E" w:rsidR="005A7E77" w:rsidRDefault="005A7E77">
          <w:pPr>
            <w:pStyle w:val="TOC2"/>
            <w:tabs>
              <w:tab w:val="right" w:leader="dot" w:pos="9350"/>
            </w:tabs>
            <w:rPr>
              <w:ins w:id="282" w:author="Joel Karr" w:date="2026-03-06T21:40:00Z" w16du:dateUtc="2026-03-07T03:40:00Z"/>
              <w:rFonts w:eastAsiaTheme="minorEastAsia"/>
              <w:noProof/>
            </w:rPr>
          </w:pPr>
          <w:ins w:id="283" w:author="Joel Karr" w:date="2026-03-06T21:40:00Z" w16du:dateUtc="2026-03-07T03:40:00Z">
            <w:r w:rsidRPr="00F04E9E">
              <w:rPr>
                <w:rStyle w:val="Hyperlink"/>
                <w:noProof/>
              </w:rPr>
              <w:fldChar w:fldCharType="begin"/>
            </w:r>
            <w:r w:rsidRPr="00F04E9E">
              <w:rPr>
                <w:rStyle w:val="Hyperlink"/>
                <w:noProof/>
              </w:rPr>
              <w:instrText xml:space="preserve"> </w:instrText>
            </w:r>
            <w:r>
              <w:rPr>
                <w:noProof/>
              </w:rPr>
              <w:instrText>HYPERLINK \l "_Toc223725749"</w:instrText>
            </w:r>
            <w:r w:rsidRPr="00F04E9E">
              <w:rPr>
                <w:rStyle w:val="Hyperlink"/>
                <w:noProof/>
              </w:rPr>
              <w:instrText xml:space="preserve"> </w:instrText>
            </w:r>
            <w:r w:rsidRPr="00F04E9E">
              <w:rPr>
                <w:rStyle w:val="Hyperlink"/>
                <w:noProof/>
              </w:rPr>
            </w:r>
            <w:r w:rsidRPr="00F04E9E">
              <w:rPr>
                <w:rStyle w:val="Hyperlink"/>
                <w:noProof/>
              </w:rPr>
              <w:fldChar w:fldCharType="separate"/>
            </w:r>
            <w:r w:rsidRPr="00F04E9E">
              <w:rPr>
                <w:rStyle w:val="Hyperlink"/>
                <w:noProof/>
              </w:rPr>
              <w:t>Why Good Ideas Don’t Spread</w:t>
            </w:r>
            <w:r>
              <w:rPr>
                <w:noProof/>
                <w:webHidden/>
              </w:rPr>
              <w:tab/>
            </w:r>
            <w:r>
              <w:rPr>
                <w:noProof/>
                <w:webHidden/>
              </w:rPr>
              <w:fldChar w:fldCharType="begin"/>
            </w:r>
            <w:r>
              <w:rPr>
                <w:noProof/>
                <w:webHidden/>
              </w:rPr>
              <w:instrText xml:space="preserve"> PAGEREF _Toc223725749 \h </w:instrText>
            </w:r>
          </w:ins>
          <w:r>
            <w:rPr>
              <w:noProof/>
              <w:webHidden/>
            </w:rPr>
          </w:r>
          <w:ins w:id="284" w:author="Joel Karr" w:date="2026-03-06T21:40:00Z" w16du:dateUtc="2026-03-07T03:40:00Z">
            <w:r>
              <w:rPr>
                <w:noProof/>
                <w:webHidden/>
              </w:rPr>
              <w:fldChar w:fldCharType="separate"/>
            </w:r>
            <w:r>
              <w:rPr>
                <w:noProof/>
                <w:webHidden/>
              </w:rPr>
              <w:t>111</w:t>
            </w:r>
            <w:r>
              <w:rPr>
                <w:noProof/>
                <w:webHidden/>
              </w:rPr>
              <w:fldChar w:fldCharType="end"/>
            </w:r>
            <w:r w:rsidRPr="00F04E9E">
              <w:rPr>
                <w:rStyle w:val="Hyperlink"/>
                <w:noProof/>
              </w:rPr>
              <w:fldChar w:fldCharType="end"/>
            </w:r>
          </w:ins>
        </w:p>
        <w:p w14:paraId="7CBC46E9" w14:textId="22D8ADB0" w:rsidR="005A7E77" w:rsidRDefault="005A7E77">
          <w:pPr>
            <w:pStyle w:val="TOC3"/>
            <w:tabs>
              <w:tab w:val="right" w:leader="dot" w:pos="9350"/>
            </w:tabs>
            <w:rPr>
              <w:ins w:id="285" w:author="Joel Karr" w:date="2026-03-06T21:40:00Z" w16du:dateUtc="2026-03-07T03:40:00Z"/>
              <w:rFonts w:eastAsiaTheme="minorEastAsia"/>
              <w:noProof/>
            </w:rPr>
          </w:pPr>
          <w:ins w:id="286" w:author="Joel Karr" w:date="2026-03-06T21:40:00Z" w16du:dateUtc="2026-03-07T03:40:00Z">
            <w:r w:rsidRPr="00F04E9E">
              <w:rPr>
                <w:rStyle w:val="Hyperlink"/>
                <w:noProof/>
              </w:rPr>
              <w:lastRenderedPageBreak/>
              <w:fldChar w:fldCharType="begin"/>
            </w:r>
            <w:r w:rsidRPr="00F04E9E">
              <w:rPr>
                <w:rStyle w:val="Hyperlink"/>
                <w:noProof/>
              </w:rPr>
              <w:instrText xml:space="preserve"> </w:instrText>
            </w:r>
            <w:r>
              <w:rPr>
                <w:noProof/>
              </w:rPr>
              <w:instrText>HYPERLINK \l "_Toc223725750"</w:instrText>
            </w:r>
            <w:r w:rsidRPr="00F04E9E">
              <w:rPr>
                <w:rStyle w:val="Hyperlink"/>
                <w:noProof/>
              </w:rPr>
              <w:instrText xml:space="preserve"> </w:instrText>
            </w:r>
            <w:r w:rsidRPr="00F04E9E">
              <w:rPr>
                <w:rStyle w:val="Hyperlink"/>
                <w:noProof/>
              </w:rPr>
            </w:r>
            <w:r w:rsidRPr="00F04E9E">
              <w:rPr>
                <w:rStyle w:val="Hyperlink"/>
                <w:noProof/>
              </w:rPr>
              <w:fldChar w:fldCharType="separate"/>
            </w:r>
            <w:r w:rsidRPr="00F04E9E">
              <w:rPr>
                <w:rStyle w:val="Hyperlink"/>
                <w:noProof/>
              </w:rPr>
              <w:t>Why Kyle Was Different</w:t>
            </w:r>
            <w:r>
              <w:rPr>
                <w:noProof/>
                <w:webHidden/>
              </w:rPr>
              <w:tab/>
            </w:r>
            <w:r>
              <w:rPr>
                <w:noProof/>
                <w:webHidden/>
              </w:rPr>
              <w:fldChar w:fldCharType="begin"/>
            </w:r>
            <w:r>
              <w:rPr>
                <w:noProof/>
                <w:webHidden/>
              </w:rPr>
              <w:instrText xml:space="preserve"> PAGEREF _Toc223725750 \h </w:instrText>
            </w:r>
          </w:ins>
          <w:r>
            <w:rPr>
              <w:noProof/>
              <w:webHidden/>
            </w:rPr>
          </w:r>
          <w:ins w:id="287" w:author="Joel Karr" w:date="2026-03-06T21:40:00Z" w16du:dateUtc="2026-03-07T03:40:00Z">
            <w:r>
              <w:rPr>
                <w:noProof/>
                <w:webHidden/>
              </w:rPr>
              <w:fldChar w:fldCharType="separate"/>
            </w:r>
            <w:r>
              <w:rPr>
                <w:noProof/>
                <w:webHidden/>
              </w:rPr>
              <w:t>113</w:t>
            </w:r>
            <w:r>
              <w:rPr>
                <w:noProof/>
                <w:webHidden/>
              </w:rPr>
              <w:fldChar w:fldCharType="end"/>
            </w:r>
            <w:r w:rsidRPr="00F04E9E">
              <w:rPr>
                <w:rStyle w:val="Hyperlink"/>
                <w:noProof/>
              </w:rPr>
              <w:fldChar w:fldCharType="end"/>
            </w:r>
          </w:ins>
        </w:p>
        <w:p w14:paraId="5DF94178" w14:textId="2E1B979C" w:rsidR="005A7E77" w:rsidRDefault="005A7E77">
          <w:pPr>
            <w:pStyle w:val="TOC3"/>
            <w:tabs>
              <w:tab w:val="right" w:leader="dot" w:pos="9350"/>
            </w:tabs>
            <w:rPr>
              <w:ins w:id="288" w:author="Joel Karr" w:date="2026-03-06T21:40:00Z" w16du:dateUtc="2026-03-07T03:40:00Z"/>
              <w:rFonts w:eastAsiaTheme="minorEastAsia"/>
              <w:noProof/>
            </w:rPr>
          </w:pPr>
          <w:ins w:id="289" w:author="Joel Karr" w:date="2026-03-06T21:40:00Z" w16du:dateUtc="2026-03-07T03:40:00Z">
            <w:r w:rsidRPr="00F04E9E">
              <w:rPr>
                <w:rStyle w:val="Hyperlink"/>
                <w:noProof/>
              </w:rPr>
              <w:fldChar w:fldCharType="begin"/>
            </w:r>
            <w:r w:rsidRPr="00F04E9E">
              <w:rPr>
                <w:rStyle w:val="Hyperlink"/>
                <w:noProof/>
              </w:rPr>
              <w:instrText xml:space="preserve"> </w:instrText>
            </w:r>
            <w:r>
              <w:rPr>
                <w:noProof/>
              </w:rPr>
              <w:instrText>HYPERLINK \l "_Toc223725751"</w:instrText>
            </w:r>
            <w:r w:rsidRPr="00F04E9E">
              <w:rPr>
                <w:rStyle w:val="Hyperlink"/>
                <w:noProof/>
              </w:rPr>
              <w:instrText xml:space="preserve"> </w:instrText>
            </w:r>
            <w:r w:rsidRPr="00F04E9E">
              <w:rPr>
                <w:rStyle w:val="Hyperlink"/>
                <w:noProof/>
              </w:rPr>
            </w:r>
            <w:r w:rsidRPr="00F04E9E">
              <w:rPr>
                <w:rStyle w:val="Hyperlink"/>
                <w:noProof/>
              </w:rPr>
              <w:fldChar w:fldCharType="separate"/>
            </w:r>
            <w:r w:rsidRPr="00F04E9E">
              <w:rPr>
                <w:rStyle w:val="Hyperlink"/>
                <w:noProof/>
              </w:rPr>
              <w:t>From Watching to Doing</w:t>
            </w:r>
            <w:r>
              <w:rPr>
                <w:noProof/>
                <w:webHidden/>
              </w:rPr>
              <w:tab/>
            </w:r>
            <w:r>
              <w:rPr>
                <w:noProof/>
                <w:webHidden/>
              </w:rPr>
              <w:fldChar w:fldCharType="begin"/>
            </w:r>
            <w:r>
              <w:rPr>
                <w:noProof/>
                <w:webHidden/>
              </w:rPr>
              <w:instrText xml:space="preserve"> PAGEREF _Toc223725751 \h </w:instrText>
            </w:r>
          </w:ins>
          <w:r>
            <w:rPr>
              <w:noProof/>
              <w:webHidden/>
            </w:rPr>
          </w:r>
          <w:ins w:id="290" w:author="Joel Karr" w:date="2026-03-06T21:40:00Z" w16du:dateUtc="2026-03-07T03:40:00Z">
            <w:r>
              <w:rPr>
                <w:noProof/>
                <w:webHidden/>
              </w:rPr>
              <w:fldChar w:fldCharType="separate"/>
            </w:r>
            <w:r>
              <w:rPr>
                <w:noProof/>
                <w:webHidden/>
              </w:rPr>
              <w:t>113</w:t>
            </w:r>
            <w:r>
              <w:rPr>
                <w:noProof/>
                <w:webHidden/>
              </w:rPr>
              <w:fldChar w:fldCharType="end"/>
            </w:r>
            <w:r w:rsidRPr="00F04E9E">
              <w:rPr>
                <w:rStyle w:val="Hyperlink"/>
                <w:noProof/>
              </w:rPr>
              <w:fldChar w:fldCharType="end"/>
            </w:r>
          </w:ins>
        </w:p>
        <w:p w14:paraId="3E5176EE" w14:textId="109D3033" w:rsidR="005A7E77" w:rsidRDefault="005A7E77">
          <w:pPr>
            <w:pStyle w:val="TOC3"/>
            <w:tabs>
              <w:tab w:val="right" w:leader="dot" w:pos="9350"/>
            </w:tabs>
            <w:rPr>
              <w:ins w:id="291" w:author="Joel Karr" w:date="2026-03-06T21:40:00Z" w16du:dateUtc="2026-03-07T03:40:00Z"/>
              <w:rFonts w:eastAsiaTheme="minorEastAsia"/>
              <w:noProof/>
            </w:rPr>
          </w:pPr>
          <w:ins w:id="292" w:author="Joel Karr" w:date="2026-03-06T21:40:00Z" w16du:dateUtc="2026-03-07T03:40:00Z">
            <w:r w:rsidRPr="00F04E9E">
              <w:rPr>
                <w:rStyle w:val="Hyperlink"/>
                <w:noProof/>
              </w:rPr>
              <w:fldChar w:fldCharType="begin"/>
            </w:r>
            <w:r w:rsidRPr="00F04E9E">
              <w:rPr>
                <w:rStyle w:val="Hyperlink"/>
                <w:noProof/>
              </w:rPr>
              <w:instrText xml:space="preserve"> </w:instrText>
            </w:r>
            <w:r>
              <w:rPr>
                <w:noProof/>
              </w:rPr>
              <w:instrText>HYPERLINK \l "_Toc223725752"</w:instrText>
            </w:r>
            <w:r w:rsidRPr="00F04E9E">
              <w:rPr>
                <w:rStyle w:val="Hyperlink"/>
                <w:noProof/>
              </w:rPr>
              <w:instrText xml:space="preserve"> </w:instrText>
            </w:r>
            <w:r w:rsidRPr="00F04E9E">
              <w:rPr>
                <w:rStyle w:val="Hyperlink"/>
                <w:noProof/>
              </w:rPr>
            </w:r>
            <w:r w:rsidRPr="00F04E9E">
              <w:rPr>
                <w:rStyle w:val="Hyperlink"/>
                <w:noProof/>
              </w:rPr>
              <w:fldChar w:fldCharType="separate"/>
            </w:r>
            <w:r w:rsidRPr="00F04E9E">
              <w:rPr>
                <w:rStyle w:val="Hyperlink"/>
                <w:noProof/>
              </w:rPr>
              <w:t>Creating Space for the Slowdown</w:t>
            </w:r>
            <w:r>
              <w:rPr>
                <w:noProof/>
                <w:webHidden/>
              </w:rPr>
              <w:tab/>
            </w:r>
            <w:r>
              <w:rPr>
                <w:noProof/>
                <w:webHidden/>
              </w:rPr>
              <w:fldChar w:fldCharType="begin"/>
            </w:r>
            <w:r>
              <w:rPr>
                <w:noProof/>
                <w:webHidden/>
              </w:rPr>
              <w:instrText xml:space="preserve"> PAGEREF _Toc223725752 \h </w:instrText>
            </w:r>
          </w:ins>
          <w:r>
            <w:rPr>
              <w:noProof/>
              <w:webHidden/>
            </w:rPr>
          </w:r>
          <w:ins w:id="293" w:author="Joel Karr" w:date="2026-03-06T21:40:00Z" w16du:dateUtc="2026-03-07T03:40:00Z">
            <w:r>
              <w:rPr>
                <w:noProof/>
                <w:webHidden/>
              </w:rPr>
              <w:fldChar w:fldCharType="separate"/>
            </w:r>
            <w:r>
              <w:rPr>
                <w:noProof/>
                <w:webHidden/>
              </w:rPr>
              <w:t>115</w:t>
            </w:r>
            <w:r>
              <w:rPr>
                <w:noProof/>
                <w:webHidden/>
              </w:rPr>
              <w:fldChar w:fldCharType="end"/>
            </w:r>
            <w:r w:rsidRPr="00F04E9E">
              <w:rPr>
                <w:rStyle w:val="Hyperlink"/>
                <w:noProof/>
              </w:rPr>
              <w:fldChar w:fldCharType="end"/>
            </w:r>
          </w:ins>
        </w:p>
        <w:p w14:paraId="564C563C" w14:textId="5F7B131A" w:rsidR="005A7E77" w:rsidRDefault="005A7E77">
          <w:pPr>
            <w:pStyle w:val="TOC3"/>
            <w:tabs>
              <w:tab w:val="right" w:leader="dot" w:pos="9350"/>
            </w:tabs>
            <w:rPr>
              <w:ins w:id="294" w:author="Joel Karr" w:date="2026-03-06T21:40:00Z" w16du:dateUtc="2026-03-07T03:40:00Z"/>
              <w:rFonts w:eastAsiaTheme="minorEastAsia"/>
              <w:noProof/>
            </w:rPr>
          </w:pPr>
          <w:ins w:id="295" w:author="Joel Karr" w:date="2026-03-06T21:40:00Z" w16du:dateUtc="2026-03-07T03:40:00Z">
            <w:r w:rsidRPr="00F04E9E">
              <w:rPr>
                <w:rStyle w:val="Hyperlink"/>
                <w:noProof/>
              </w:rPr>
              <w:fldChar w:fldCharType="begin"/>
            </w:r>
            <w:r w:rsidRPr="00F04E9E">
              <w:rPr>
                <w:rStyle w:val="Hyperlink"/>
                <w:noProof/>
              </w:rPr>
              <w:instrText xml:space="preserve"> </w:instrText>
            </w:r>
            <w:r>
              <w:rPr>
                <w:noProof/>
              </w:rPr>
              <w:instrText>HYPERLINK \l "_Toc223725753"</w:instrText>
            </w:r>
            <w:r w:rsidRPr="00F04E9E">
              <w:rPr>
                <w:rStyle w:val="Hyperlink"/>
                <w:noProof/>
              </w:rPr>
              <w:instrText xml:space="preserve"> </w:instrText>
            </w:r>
            <w:r w:rsidRPr="00F04E9E">
              <w:rPr>
                <w:rStyle w:val="Hyperlink"/>
                <w:noProof/>
              </w:rPr>
            </w:r>
            <w:r w:rsidRPr="00F04E9E">
              <w:rPr>
                <w:rStyle w:val="Hyperlink"/>
                <w:noProof/>
              </w:rPr>
              <w:fldChar w:fldCharType="separate"/>
            </w:r>
            <w:r w:rsidRPr="00F04E9E">
              <w:rPr>
                <w:rStyle w:val="Hyperlink"/>
                <w:noProof/>
              </w:rPr>
              <w:t>The Path, Not the Idea</w:t>
            </w:r>
            <w:r>
              <w:rPr>
                <w:noProof/>
                <w:webHidden/>
              </w:rPr>
              <w:tab/>
            </w:r>
            <w:r>
              <w:rPr>
                <w:noProof/>
                <w:webHidden/>
              </w:rPr>
              <w:fldChar w:fldCharType="begin"/>
            </w:r>
            <w:r>
              <w:rPr>
                <w:noProof/>
                <w:webHidden/>
              </w:rPr>
              <w:instrText xml:space="preserve"> PAGEREF _Toc223725753 \h </w:instrText>
            </w:r>
          </w:ins>
          <w:r>
            <w:rPr>
              <w:noProof/>
              <w:webHidden/>
            </w:rPr>
          </w:r>
          <w:ins w:id="296" w:author="Joel Karr" w:date="2026-03-06T21:40:00Z" w16du:dateUtc="2026-03-07T03:40:00Z">
            <w:r>
              <w:rPr>
                <w:noProof/>
                <w:webHidden/>
              </w:rPr>
              <w:fldChar w:fldCharType="separate"/>
            </w:r>
            <w:r>
              <w:rPr>
                <w:noProof/>
                <w:webHidden/>
              </w:rPr>
              <w:t>116</w:t>
            </w:r>
            <w:r>
              <w:rPr>
                <w:noProof/>
                <w:webHidden/>
              </w:rPr>
              <w:fldChar w:fldCharType="end"/>
            </w:r>
            <w:r w:rsidRPr="00F04E9E">
              <w:rPr>
                <w:rStyle w:val="Hyperlink"/>
                <w:noProof/>
              </w:rPr>
              <w:fldChar w:fldCharType="end"/>
            </w:r>
          </w:ins>
        </w:p>
        <w:p w14:paraId="49952A77" w14:textId="6F9FFFA3" w:rsidR="005A7E77" w:rsidRDefault="005A7E77">
          <w:pPr>
            <w:pStyle w:val="TOC2"/>
            <w:tabs>
              <w:tab w:val="right" w:leader="dot" w:pos="9350"/>
            </w:tabs>
            <w:rPr>
              <w:ins w:id="297" w:author="Joel Karr" w:date="2026-03-06T21:40:00Z" w16du:dateUtc="2026-03-07T03:40:00Z"/>
              <w:rFonts w:eastAsiaTheme="minorEastAsia"/>
              <w:noProof/>
            </w:rPr>
          </w:pPr>
          <w:ins w:id="298" w:author="Joel Karr" w:date="2026-03-06T21:40:00Z" w16du:dateUtc="2026-03-07T03:40:00Z">
            <w:r w:rsidRPr="00F04E9E">
              <w:rPr>
                <w:rStyle w:val="Hyperlink"/>
                <w:noProof/>
              </w:rPr>
              <w:fldChar w:fldCharType="begin"/>
            </w:r>
            <w:r w:rsidRPr="00F04E9E">
              <w:rPr>
                <w:rStyle w:val="Hyperlink"/>
                <w:noProof/>
              </w:rPr>
              <w:instrText xml:space="preserve"> </w:instrText>
            </w:r>
            <w:r>
              <w:rPr>
                <w:noProof/>
              </w:rPr>
              <w:instrText>HYPERLINK \l "_Toc223725754"</w:instrText>
            </w:r>
            <w:r w:rsidRPr="00F04E9E">
              <w:rPr>
                <w:rStyle w:val="Hyperlink"/>
                <w:noProof/>
              </w:rPr>
              <w:instrText xml:space="preserve"> </w:instrText>
            </w:r>
            <w:r w:rsidRPr="00F04E9E">
              <w:rPr>
                <w:rStyle w:val="Hyperlink"/>
                <w:noProof/>
              </w:rPr>
            </w:r>
            <w:r w:rsidRPr="00F04E9E">
              <w:rPr>
                <w:rStyle w:val="Hyperlink"/>
                <w:noProof/>
              </w:rPr>
              <w:fldChar w:fldCharType="separate"/>
            </w:r>
            <w:r w:rsidRPr="00F04E9E">
              <w:rPr>
                <w:rStyle w:val="Hyperlink"/>
                <w:noProof/>
              </w:rPr>
              <w:t>Eight</w:t>
            </w:r>
            <w:r>
              <w:rPr>
                <w:noProof/>
                <w:webHidden/>
              </w:rPr>
              <w:tab/>
            </w:r>
            <w:r>
              <w:rPr>
                <w:noProof/>
                <w:webHidden/>
              </w:rPr>
              <w:fldChar w:fldCharType="begin"/>
            </w:r>
            <w:r>
              <w:rPr>
                <w:noProof/>
                <w:webHidden/>
              </w:rPr>
              <w:instrText xml:space="preserve"> PAGEREF _Toc223725754 \h </w:instrText>
            </w:r>
          </w:ins>
          <w:r>
            <w:rPr>
              <w:noProof/>
              <w:webHidden/>
            </w:rPr>
          </w:r>
          <w:ins w:id="299" w:author="Joel Karr" w:date="2026-03-06T21:40:00Z" w16du:dateUtc="2026-03-07T03:40:00Z">
            <w:r>
              <w:rPr>
                <w:noProof/>
                <w:webHidden/>
              </w:rPr>
              <w:fldChar w:fldCharType="separate"/>
            </w:r>
            <w:r>
              <w:rPr>
                <w:noProof/>
                <w:webHidden/>
              </w:rPr>
              <w:t>117</w:t>
            </w:r>
            <w:r>
              <w:rPr>
                <w:noProof/>
                <w:webHidden/>
              </w:rPr>
              <w:fldChar w:fldCharType="end"/>
            </w:r>
            <w:r w:rsidRPr="00F04E9E">
              <w:rPr>
                <w:rStyle w:val="Hyperlink"/>
                <w:noProof/>
              </w:rPr>
              <w:fldChar w:fldCharType="end"/>
            </w:r>
          </w:ins>
        </w:p>
        <w:p w14:paraId="7A8AFBEE" w14:textId="06649D0F" w:rsidR="005A7E77" w:rsidRDefault="005A7E77">
          <w:pPr>
            <w:pStyle w:val="TOC2"/>
            <w:tabs>
              <w:tab w:val="right" w:leader="dot" w:pos="9350"/>
            </w:tabs>
            <w:rPr>
              <w:ins w:id="300" w:author="Joel Karr" w:date="2026-03-06T21:40:00Z" w16du:dateUtc="2026-03-07T03:40:00Z"/>
              <w:rFonts w:eastAsiaTheme="minorEastAsia"/>
              <w:noProof/>
            </w:rPr>
          </w:pPr>
          <w:ins w:id="301" w:author="Joel Karr" w:date="2026-03-06T21:40:00Z" w16du:dateUtc="2026-03-07T03:40:00Z">
            <w:r w:rsidRPr="00F04E9E">
              <w:rPr>
                <w:rStyle w:val="Hyperlink"/>
                <w:noProof/>
              </w:rPr>
              <w:fldChar w:fldCharType="begin"/>
            </w:r>
            <w:r w:rsidRPr="00F04E9E">
              <w:rPr>
                <w:rStyle w:val="Hyperlink"/>
                <w:noProof/>
              </w:rPr>
              <w:instrText xml:space="preserve"> </w:instrText>
            </w:r>
            <w:r>
              <w:rPr>
                <w:noProof/>
              </w:rPr>
              <w:instrText>HYPERLINK \l "_Toc223725755"</w:instrText>
            </w:r>
            <w:r w:rsidRPr="00F04E9E">
              <w:rPr>
                <w:rStyle w:val="Hyperlink"/>
                <w:noProof/>
              </w:rPr>
              <w:instrText xml:space="preserve"> </w:instrText>
            </w:r>
            <w:r w:rsidRPr="00F04E9E">
              <w:rPr>
                <w:rStyle w:val="Hyperlink"/>
                <w:noProof/>
              </w:rPr>
            </w:r>
            <w:r w:rsidRPr="00F04E9E">
              <w:rPr>
                <w:rStyle w:val="Hyperlink"/>
                <w:noProof/>
              </w:rPr>
              <w:fldChar w:fldCharType="separate"/>
            </w:r>
            <w:r w:rsidRPr="00F04E9E">
              <w:rPr>
                <w:rStyle w:val="Hyperlink"/>
                <w:noProof/>
              </w:rPr>
              <w:t>What Never Changes</w:t>
            </w:r>
            <w:r>
              <w:rPr>
                <w:noProof/>
                <w:webHidden/>
              </w:rPr>
              <w:tab/>
            </w:r>
            <w:r>
              <w:rPr>
                <w:noProof/>
                <w:webHidden/>
              </w:rPr>
              <w:fldChar w:fldCharType="begin"/>
            </w:r>
            <w:r>
              <w:rPr>
                <w:noProof/>
                <w:webHidden/>
              </w:rPr>
              <w:instrText xml:space="preserve"> PAGEREF _Toc223725755 \h </w:instrText>
            </w:r>
          </w:ins>
          <w:r>
            <w:rPr>
              <w:noProof/>
              <w:webHidden/>
            </w:rPr>
          </w:r>
          <w:ins w:id="302" w:author="Joel Karr" w:date="2026-03-06T21:40:00Z" w16du:dateUtc="2026-03-07T03:40:00Z">
            <w:r>
              <w:rPr>
                <w:noProof/>
                <w:webHidden/>
              </w:rPr>
              <w:fldChar w:fldCharType="separate"/>
            </w:r>
            <w:r>
              <w:rPr>
                <w:noProof/>
                <w:webHidden/>
              </w:rPr>
              <w:t>117</w:t>
            </w:r>
            <w:r>
              <w:rPr>
                <w:noProof/>
                <w:webHidden/>
              </w:rPr>
              <w:fldChar w:fldCharType="end"/>
            </w:r>
            <w:r w:rsidRPr="00F04E9E">
              <w:rPr>
                <w:rStyle w:val="Hyperlink"/>
                <w:noProof/>
              </w:rPr>
              <w:fldChar w:fldCharType="end"/>
            </w:r>
          </w:ins>
        </w:p>
        <w:p w14:paraId="40EFDE75" w14:textId="17D16081" w:rsidR="005A7E77" w:rsidRDefault="005A7E77">
          <w:pPr>
            <w:pStyle w:val="TOC3"/>
            <w:tabs>
              <w:tab w:val="right" w:leader="dot" w:pos="9350"/>
            </w:tabs>
            <w:rPr>
              <w:ins w:id="303" w:author="Joel Karr" w:date="2026-03-06T21:40:00Z" w16du:dateUtc="2026-03-07T03:40:00Z"/>
              <w:rFonts w:eastAsiaTheme="minorEastAsia"/>
              <w:noProof/>
            </w:rPr>
          </w:pPr>
          <w:ins w:id="304" w:author="Joel Karr" w:date="2026-03-06T21:40:00Z" w16du:dateUtc="2026-03-07T03:40:00Z">
            <w:r w:rsidRPr="00F04E9E">
              <w:rPr>
                <w:rStyle w:val="Hyperlink"/>
                <w:noProof/>
              </w:rPr>
              <w:fldChar w:fldCharType="begin"/>
            </w:r>
            <w:r w:rsidRPr="00F04E9E">
              <w:rPr>
                <w:rStyle w:val="Hyperlink"/>
                <w:noProof/>
              </w:rPr>
              <w:instrText xml:space="preserve"> </w:instrText>
            </w:r>
            <w:r>
              <w:rPr>
                <w:noProof/>
              </w:rPr>
              <w:instrText>HYPERLINK \l "_Toc223725756"</w:instrText>
            </w:r>
            <w:r w:rsidRPr="00F04E9E">
              <w:rPr>
                <w:rStyle w:val="Hyperlink"/>
                <w:noProof/>
              </w:rPr>
              <w:instrText xml:space="preserve"> </w:instrText>
            </w:r>
            <w:r w:rsidRPr="00F04E9E">
              <w:rPr>
                <w:rStyle w:val="Hyperlink"/>
                <w:noProof/>
              </w:rPr>
            </w:r>
            <w:r w:rsidRPr="00F04E9E">
              <w:rPr>
                <w:rStyle w:val="Hyperlink"/>
                <w:noProof/>
              </w:rPr>
              <w:fldChar w:fldCharType="separate"/>
            </w:r>
            <w:r w:rsidRPr="00F04E9E">
              <w:rPr>
                <w:rStyle w:val="Hyperlink"/>
                <w:noProof/>
              </w:rPr>
              <w:t>The Pattern</w:t>
            </w:r>
            <w:r>
              <w:rPr>
                <w:noProof/>
                <w:webHidden/>
              </w:rPr>
              <w:tab/>
            </w:r>
            <w:r>
              <w:rPr>
                <w:noProof/>
                <w:webHidden/>
              </w:rPr>
              <w:fldChar w:fldCharType="begin"/>
            </w:r>
            <w:r>
              <w:rPr>
                <w:noProof/>
                <w:webHidden/>
              </w:rPr>
              <w:instrText xml:space="preserve"> PAGEREF _Toc223725756 \h </w:instrText>
            </w:r>
          </w:ins>
          <w:r>
            <w:rPr>
              <w:noProof/>
              <w:webHidden/>
            </w:rPr>
          </w:r>
          <w:ins w:id="305" w:author="Joel Karr" w:date="2026-03-06T21:40:00Z" w16du:dateUtc="2026-03-07T03:40:00Z">
            <w:r>
              <w:rPr>
                <w:noProof/>
                <w:webHidden/>
              </w:rPr>
              <w:fldChar w:fldCharType="separate"/>
            </w:r>
            <w:r>
              <w:rPr>
                <w:noProof/>
                <w:webHidden/>
              </w:rPr>
              <w:t>118</w:t>
            </w:r>
            <w:r>
              <w:rPr>
                <w:noProof/>
                <w:webHidden/>
              </w:rPr>
              <w:fldChar w:fldCharType="end"/>
            </w:r>
            <w:r w:rsidRPr="00F04E9E">
              <w:rPr>
                <w:rStyle w:val="Hyperlink"/>
                <w:noProof/>
              </w:rPr>
              <w:fldChar w:fldCharType="end"/>
            </w:r>
          </w:ins>
        </w:p>
        <w:p w14:paraId="4D36183A" w14:textId="20BDA5EC" w:rsidR="005A7E77" w:rsidRDefault="005A7E77">
          <w:pPr>
            <w:pStyle w:val="TOC3"/>
            <w:tabs>
              <w:tab w:val="right" w:leader="dot" w:pos="9350"/>
            </w:tabs>
            <w:rPr>
              <w:ins w:id="306" w:author="Joel Karr" w:date="2026-03-06T21:40:00Z" w16du:dateUtc="2026-03-07T03:40:00Z"/>
              <w:rFonts w:eastAsiaTheme="minorEastAsia"/>
              <w:noProof/>
            </w:rPr>
          </w:pPr>
          <w:ins w:id="307" w:author="Joel Karr" w:date="2026-03-06T21:40:00Z" w16du:dateUtc="2026-03-07T03:40:00Z">
            <w:r w:rsidRPr="00F04E9E">
              <w:rPr>
                <w:rStyle w:val="Hyperlink"/>
                <w:noProof/>
              </w:rPr>
              <w:fldChar w:fldCharType="begin"/>
            </w:r>
            <w:r w:rsidRPr="00F04E9E">
              <w:rPr>
                <w:rStyle w:val="Hyperlink"/>
                <w:noProof/>
              </w:rPr>
              <w:instrText xml:space="preserve"> </w:instrText>
            </w:r>
            <w:r>
              <w:rPr>
                <w:noProof/>
              </w:rPr>
              <w:instrText>HYPERLINK \l "_Toc223725757"</w:instrText>
            </w:r>
            <w:r w:rsidRPr="00F04E9E">
              <w:rPr>
                <w:rStyle w:val="Hyperlink"/>
                <w:noProof/>
              </w:rPr>
              <w:instrText xml:space="preserve"> </w:instrText>
            </w:r>
            <w:r w:rsidRPr="00F04E9E">
              <w:rPr>
                <w:rStyle w:val="Hyperlink"/>
                <w:noProof/>
              </w:rPr>
            </w:r>
            <w:r w:rsidRPr="00F04E9E">
              <w:rPr>
                <w:rStyle w:val="Hyperlink"/>
                <w:noProof/>
              </w:rPr>
              <w:fldChar w:fldCharType="separate"/>
            </w:r>
            <w:r w:rsidRPr="00F04E9E">
              <w:rPr>
                <w:rStyle w:val="Hyperlink"/>
                <w:noProof/>
              </w:rPr>
              <w:t>AI Is Not an Exception</w:t>
            </w:r>
            <w:r>
              <w:rPr>
                <w:noProof/>
                <w:webHidden/>
              </w:rPr>
              <w:tab/>
            </w:r>
            <w:r>
              <w:rPr>
                <w:noProof/>
                <w:webHidden/>
              </w:rPr>
              <w:fldChar w:fldCharType="begin"/>
            </w:r>
            <w:r>
              <w:rPr>
                <w:noProof/>
                <w:webHidden/>
              </w:rPr>
              <w:instrText xml:space="preserve"> PAGEREF _Toc223725757 \h </w:instrText>
            </w:r>
          </w:ins>
          <w:r>
            <w:rPr>
              <w:noProof/>
              <w:webHidden/>
            </w:rPr>
          </w:r>
          <w:ins w:id="308" w:author="Joel Karr" w:date="2026-03-06T21:40:00Z" w16du:dateUtc="2026-03-07T03:40:00Z">
            <w:r>
              <w:rPr>
                <w:noProof/>
                <w:webHidden/>
              </w:rPr>
              <w:fldChar w:fldCharType="separate"/>
            </w:r>
            <w:r>
              <w:rPr>
                <w:noProof/>
                <w:webHidden/>
              </w:rPr>
              <w:t>120</w:t>
            </w:r>
            <w:r>
              <w:rPr>
                <w:noProof/>
                <w:webHidden/>
              </w:rPr>
              <w:fldChar w:fldCharType="end"/>
            </w:r>
            <w:r w:rsidRPr="00F04E9E">
              <w:rPr>
                <w:rStyle w:val="Hyperlink"/>
                <w:noProof/>
              </w:rPr>
              <w:fldChar w:fldCharType="end"/>
            </w:r>
          </w:ins>
        </w:p>
        <w:p w14:paraId="2F4C4E3A" w14:textId="7440DB53" w:rsidR="005A7E77" w:rsidRDefault="005A7E77">
          <w:pPr>
            <w:pStyle w:val="TOC3"/>
            <w:tabs>
              <w:tab w:val="right" w:leader="dot" w:pos="9350"/>
            </w:tabs>
            <w:rPr>
              <w:ins w:id="309" w:author="Joel Karr" w:date="2026-03-06T21:40:00Z" w16du:dateUtc="2026-03-07T03:40:00Z"/>
              <w:rFonts w:eastAsiaTheme="minorEastAsia"/>
              <w:noProof/>
            </w:rPr>
          </w:pPr>
          <w:ins w:id="310" w:author="Joel Karr" w:date="2026-03-06T21:40:00Z" w16du:dateUtc="2026-03-07T03:40:00Z">
            <w:r w:rsidRPr="00F04E9E">
              <w:rPr>
                <w:rStyle w:val="Hyperlink"/>
                <w:noProof/>
              </w:rPr>
              <w:fldChar w:fldCharType="begin"/>
            </w:r>
            <w:r w:rsidRPr="00F04E9E">
              <w:rPr>
                <w:rStyle w:val="Hyperlink"/>
                <w:noProof/>
              </w:rPr>
              <w:instrText xml:space="preserve"> </w:instrText>
            </w:r>
            <w:r>
              <w:rPr>
                <w:noProof/>
              </w:rPr>
              <w:instrText>HYPERLINK \l "_Toc223725758"</w:instrText>
            </w:r>
            <w:r w:rsidRPr="00F04E9E">
              <w:rPr>
                <w:rStyle w:val="Hyperlink"/>
                <w:noProof/>
              </w:rPr>
              <w:instrText xml:space="preserve"> </w:instrText>
            </w:r>
            <w:r w:rsidRPr="00F04E9E">
              <w:rPr>
                <w:rStyle w:val="Hyperlink"/>
                <w:noProof/>
              </w:rPr>
            </w:r>
            <w:r w:rsidRPr="00F04E9E">
              <w:rPr>
                <w:rStyle w:val="Hyperlink"/>
                <w:noProof/>
              </w:rPr>
              <w:fldChar w:fldCharType="separate"/>
            </w:r>
            <w:r w:rsidRPr="00F04E9E">
              <w:rPr>
                <w:rStyle w:val="Hyperlink"/>
                <w:noProof/>
              </w:rPr>
              <w:t>From Task Templates to Prompt Templates</w:t>
            </w:r>
            <w:r>
              <w:rPr>
                <w:noProof/>
                <w:webHidden/>
              </w:rPr>
              <w:tab/>
            </w:r>
            <w:r>
              <w:rPr>
                <w:noProof/>
                <w:webHidden/>
              </w:rPr>
              <w:fldChar w:fldCharType="begin"/>
            </w:r>
            <w:r>
              <w:rPr>
                <w:noProof/>
                <w:webHidden/>
              </w:rPr>
              <w:instrText xml:space="preserve"> PAGEREF _Toc223725758 \h </w:instrText>
            </w:r>
          </w:ins>
          <w:r>
            <w:rPr>
              <w:noProof/>
              <w:webHidden/>
            </w:rPr>
          </w:r>
          <w:ins w:id="311" w:author="Joel Karr" w:date="2026-03-06T21:40:00Z" w16du:dateUtc="2026-03-07T03:40:00Z">
            <w:r>
              <w:rPr>
                <w:noProof/>
                <w:webHidden/>
              </w:rPr>
              <w:fldChar w:fldCharType="separate"/>
            </w:r>
            <w:r>
              <w:rPr>
                <w:noProof/>
                <w:webHidden/>
              </w:rPr>
              <w:t>121</w:t>
            </w:r>
            <w:r>
              <w:rPr>
                <w:noProof/>
                <w:webHidden/>
              </w:rPr>
              <w:fldChar w:fldCharType="end"/>
            </w:r>
            <w:r w:rsidRPr="00F04E9E">
              <w:rPr>
                <w:rStyle w:val="Hyperlink"/>
                <w:noProof/>
              </w:rPr>
              <w:fldChar w:fldCharType="end"/>
            </w:r>
          </w:ins>
        </w:p>
        <w:p w14:paraId="1D61C2CA" w14:textId="46654576" w:rsidR="005A7E77" w:rsidRDefault="005A7E77">
          <w:pPr>
            <w:pStyle w:val="TOC3"/>
            <w:tabs>
              <w:tab w:val="right" w:leader="dot" w:pos="9350"/>
            </w:tabs>
            <w:rPr>
              <w:ins w:id="312" w:author="Joel Karr" w:date="2026-03-06T21:40:00Z" w16du:dateUtc="2026-03-07T03:40:00Z"/>
              <w:rFonts w:eastAsiaTheme="minorEastAsia"/>
              <w:noProof/>
            </w:rPr>
          </w:pPr>
          <w:ins w:id="313" w:author="Joel Karr" w:date="2026-03-06T21:40:00Z" w16du:dateUtc="2026-03-07T03:40:00Z">
            <w:r w:rsidRPr="00F04E9E">
              <w:rPr>
                <w:rStyle w:val="Hyperlink"/>
                <w:noProof/>
              </w:rPr>
              <w:fldChar w:fldCharType="begin"/>
            </w:r>
            <w:r w:rsidRPr="00F04E9E">
              <w:rPr>
                <w:rStyle w:val="Hyperlink"/>
                <w:noProof/>
              </w:rPr>
              <w:instrText xml:space="preserve"> </w:instrText>
            </w:r>
            <w:r>
              <w:rPr>
                <w:noProof/>
              </w:rPr>
              <w:instrText>HYPERLINK \l "_Toc223725759"</w:instrText>
            </w:r>
            <w:r w:rsidRPr="00F04E9E">
              <w:rPr>
                <w:rStyle w:val="Hyperlink"/>
                <w:noProof/>
              </w:rPr>
              <w:instrText xml:space="preserve"> </w:instrText>
            </w:r>
            <w:r w:rsidRPr="00F04E9E">
              <w:rPr>
                <w:rStyle w:val="Hyperlink"/>
                <w:noProof/>
              </w:rPr>
            </w:r>
            <w:r w:rsidRPr="00F04E9E">
              <w:rPr>
                <w:rStyle w:val="Hyperlink"/>
                <w:noProof/>
              </w:rPr>
              <w:fldChar w:fldCharType="separate"/>
            </w:r>
            <w:r w:rsidRPr="00F04E9E">
              <w:rPr>
                <w:rStyle w:val="Hyperlink"/>
                <w:noProof/>
              </w:rPr>
              <w:t>Building Your Prompt Library</w:t>
            </w:r>
            <w:r>
              <w:rPr>
                <w:noProof/>
                <w:webHidden/>
              </w:rPr>
              <w:tab/>
            </w:r>
            <w:r>
              <w:rPr>
                <w:noProof/>
                <w:webHidden/>
              </w:rPr>
              <w:fldChar w:fldCharType="begin"/>
            </w:r>
            <w:r>
              <w:rPr>
                <w:noProof/>
                <w:webHidden/>
              </w:rPr>
              <w:instrText xml:space="preserve"> PAGEREF _Toc223725759 \h </w:instrText>
            </w:r>
          </w:ins>
          <w:r>
            <w:rPr>
              <w:noProof/>
              <w:webHidden/>
            </w:rPr>
          </w:r>
          <w:ins w:id="314" w:author="Joel Karr" w:date="2026-03-06T21:40:00Z" w16du:dateUtc="2026-03-07T03:40:00Z">
            <w:r>
              <w:rPr>
                <w:noProof/>
                <w:webHidden/>
              </w:rPr>
              <w:fldChar w:fldCharType="separate"/>
            </w:r>
            <w:r>
              <w:rPr>
                <w:noProof/>
                <w:webHidden/>
              </w:rPr>
              <w:t>122</w:t>
            </w:r>
            <w:r>
              <w:rPr>
                <w:noProof/>
                <w:webHidden/>
              </w:rPr>
              <w:fldChar w:fldCharType="end"/>
            </w:r>
            <w:r w:rsidRPr="00F04E9E">
              <w:rPr>
                <w:rStyle w:val="Hyperlink"/>
                <w:noProof/>
              </w:rPr>
              <w:fldChar w:fldCharType="end"/>
            </w:r>
          </w:ins>
        </w:p>
        <w:p w14:paraId="4A7A904E" w14:textId="7FC71EBC" w:rsidR="005A7E77" w:rsidRDefault="005A7E77">
          <w:pPr>
            <w:pStyle w:val="TOC3"/>
            <w:tabs>
              <w:tab w:val="right" w:leader="dot" w:pos="9350"/>
            </w:tabs>
            <w:rPr>
              <w:ins w:id="315" w:author="Joel Karr" w:date="2026-03-06T21:40:00Z" w16du:dateUtc="2026-03-07T03:40:00Z"/>
              <w:rFonts w:eastAsiaTheme="minorEastAsia"/>
              <w:noProof/>
            </w:rPr>
          </w:pPr>
          <w:ins w:id="316" w:author="Joel Karr" w:date="2026-03-06T21:40:00Z" w16du:dateUtc="2026-03-07T03:40:00Z">
            <w:r w:rsidRPr="00F04E9E">
              <w:rPr>
                <w:rStyle w:val="Hyperlink"/>
                <w:noProof/>
              </w:rPr>
              <w:fldChar w:fldCharType="begin"/>
            </w:r>
            <w:r w:rsidRPr="00F04E9E">
              <w:rPr>
                <w:rStyle w:val="Hyperlink"/>
                <w:noProof/>
              </w:rPr>
              <w:instrText xml:space="preserve"> </w:instrText>
            </w:r>
            <w:r>
              <w:rPr>
                <w:noProof/>
              </w:rPr>
              <w:instrText>HYPERLINK \l "_Toc223725760"</w:instrText>
            </w:r>
            <w:r w:rsidRPr="00F04E9E">
              <w:rPr>
                <w:rStyle w:val="Hyperlink"/>
                <w:noProof/>
              </w:rPr>
              <w:instrText xml:space="preserve"> </w:instrText>
            </w:r>
            <w:r w:rsidRPr="00F04E9E">
              <w:rPr>
                <w:rStyle w:val="Hyperlink"/>
                <w:noProof/>
              </w:rPr>
            </w:r>
            <w:r w:rsidRPr="00F04E9E">
              <w:rPr>
                <w:rStyle w:val="Hyperlink"/>
                <w:noProof/>
              </w:rPr>
              <w:fldChar w:fldCharType="separate"/>
            </w:r>
            <w:r w:rsidRPr="00F04E9E">
              <w:rPr>
                <w:rStyle w:val="Hyperlink"/>
                <w:noProof/>
              </w:rPr>
              <w:t>What Stays the Same</w:t>
            </w:r>
            <w:r>
              <w:rPr>
                <w:noProof/>
                <w:webHidden/>
              </w:rPr>
              <w:tab/>
            </w:r>
            <w:r>
              <w:rPr>
                <w:noProof/>
                <w:webHidden/>
              </w:rPr>
              <w:fldChar w:fldCharType="begin"/>
            </w:r>
            <w:r>
              <w:rPr>
                <w:noProof/>
                <w:webHidden/>
              </w:rPr>
              <w:instrText xml:space="preserve"> PAGEREF _Toc223725760 \h </w:instrText>
            </w:r>
          </w:ins>
          <w:r>
            <w:rPr>
              <w:noProof/>
              <w:webHidden/>
            </w:rPr>
          </w:r>
          <w:ins w:id="317" w:author="Joel Karr" w:date="2026-03-06T21:40:00Z" w16du:dateUtc="2026-03-07T03:40:00Z">
            <w:r>
              <w:rPr>
                <w:noProof/>
                <w:webHidden/>
              </w:rPr>
              <w:fldChar w:fldCharType="separate"/>
            </w:r>
            <w:r>
              <w:rPr>
                <w:noProof/>
                <w:webHidden/>
              </w:rPr>
              <w:t>124</w:t>
            </w:r>
            <w:r>
              <w:rPr>
                <w:noProof/>
                <w:webHidden/>
              </w:rPr>
              <w:fldChar w:fldCharType="end"/>
            </w:r>
            <w:r w:rsidRPr="00F04E9E">
              <w:rPr>
                <w:rStyle w:val="Hyperlink"/>
                <w:noProof/>
              </w:rPr>
              <w:fldChar w:fldCharType="end"/>
            </w:r>
          </w:ins>
        </w:p>
        <w:p w14:paraId="0011EE04" w14:textId="5AFEE0C4" w:rsidR="009B5373" w:rsidDel="005A7E77" w:rsidRDefault="009B5373">
          <w:pPr>
            <w:pStyle w:val="TOC2"/>
            <w:tabs>
              <w:tab w:val="right" w:leader="dot" w:pos="9350"/>
            </w:tabs>
            <w:rPr>
              <w:del w:id="318" w:author="Joel Karr" w:date="2026-03-06T21:40:00Z" w16du:dateUtc="2026-03-07T03:40:00Z"/>
              <w:rFonts w:eastAsiaTheme="minorEastAsia"/>
              <w:noProof/>
            </w:rPr>
          </w:pPr>
          <w:del w:id="319" w:author="Joel Karr" w:date="2026-03-06T21:40:00Z" w16du:dateUtc="2026-03-07T03:40:00Z">
            <w:r w:rsidRPr="005A7E77" w:rsidDel="005A7E77">
              <w:rPr>
                <w:rStyle w:val="Hyperlink"/>
                <w:noProof/>
              </w:rPr>
              <w:delText>Introduction  What Pulls You Forward?</w:delText>
            </w:r>
            <w:r w:rsidDel="005A7E77">
              <w:rPr>
                <w:noProof/>
                <w:webHidden/>
              </w:rPr>
              <w:tab/>
              <w:delText>8</w:delText>
            </w:r>
          </w:del>
        </w:p>
        <w:p w14:paraId="4AE4ACF9" w14:textId="7DA5744C" w:rsidR="009B5373" w:rsidDel="005A7E77" w:rsidRDefault="009B5373">
          <w:pPr>
            <w:pStyle w:val="TOC3"/>
            <w:tabs>
              <w:tab w:val="right" w:leader="dot" w:pos="9350"/>
            </w:tabs>
            <w:rPr>
              <w:del w:id="320" w:author="Joel Karr" w:date="2026-03-06T21:40:00Z" w16du:dateUtc="2026-03-07T03:40:00Z"/>
              <w:rFonts w:eastAsiaTheme="minorEastAsia"/>
              <w:noProof/>
            </w:rPr>
          </w:pPr>
          <w:del w:id="321" w:author="Joel Karr" w:date="2026-03-06T21:40:00Z" w16du:dateUtc="2026-03-07T03:40:00Z">
            <w:r w:rsidRPr="005A7E77" w:rsidDel="005A7E77">
              <w:rPr>
                <w:rStyle w:val="Hyperlink"/>
                <w:noProof/>
              </w:rPr>
              <w:delText>Let me ask you a question before we get started: Why do you keep going when others quit?</w:delText>
            </w:r>
            <w:r w:rsidDel="005A7E77">
              <w:rPr>
                <w:noProof/>
                <w:webHidden/>
              </w:rPr>
              <w:tab/>
              <w:delText>8</w:delText>
            </w:r>
          </w:del>
        </w:p>
        <w:p w14:paraId="41CCBC07" w14:textId="227ABA24" w:rsidR="009B5373" w:rsidDel="005A7E77" w:rsidRDefault="009B5373">
          <w:pPr>
            <w:pStyle w:val="TOC2"/>
            <w:tabs>
              <w:tab w:val="right" w:leader="dot" w:pos="9350"/>
            </w:tabs>
            <w:rPr>
              <w:del w:id="322" w:author="Joel Karr" w:date="2026-03-06T21:40:00Z" w16du:dateUtc="2026-03-07T03:40:00Z"/>
              <w:rFonts w:eastAsiaTheme="minorEastAsia"/>
              <w:noProof/>
            </w:rPr>
          </w:pPr>
          <w:del w:id="323" w:author="Joel Karr" w:date="2026-03-06T21:40:00Z" w16du:dateUtc="2026-03-07T03:40:00Z">
            <w:r w:rsidRPr="005A7E77" w:rsidDel="005A7E77">
              <w:rPr>
                <w:rStyle w:val="Hyperlink"/>
                <w:noProof/>
              </w:rPr>
              <w:delText>When the Same Work Feels Different</w:delText>
            </w:r>
            <w:r w:rsidDel="005A7E77">
              <w:rPr>
                <w:noProof/>
                <w:webHidden/>
              </w:rPr>
              <w:tab/>
              <w:delText>12</w:delText>
            </w:r>
          </w:del>
        </w:p>
        <w:p w14:paraId="66562B69" w14:textId="28B05EE6" w:rsidR="009B5373" w:rsidDel="005A7E77" w:rsidRDefault="009B5373">
          <w:pPr>
            <w:pStyle w:val="TOC3"/>
            <w:tabs>
              <w:tab w:val="right" w:leader="dot" w:pos="9350"/>
            </w:tabs>
            <w:rPr>
              <w:del w:id="324" w:author="Joel Karr" w:date="2026-03-06T21:40:00Z" w16du:dateUtc="2026-03-07T03:40:00Z"/>
              <w:rFonts w:eastAsiaTheme="minorEastAsia"/>
              <w:noProof/>
            </w:rPr>
          </w:pPr>
          <w:del w:id="325" w:author="Joel Karr" w:date="2026-03-06T21:40:00Z" w16du:dateUtc="2026-03-07T03:40:00Z">
            <w:r w:rsidRPr="005A7E77" w:rsidDel="005A7E77">
              <w:rPr>
                <w:rStyle w:val="Hyperlink"/>
                <w:noProof/>
              </w:rPr>
              <w:delText>The Discovery of Flow</w:delText>
            </w:r>
            <w:r w:rsidDel="005A7E77">
              <w:rPr>
                <w:noProof/>
                <w:webHidden/>
              </w:rPr>
              <w:tab/>
              <w:delText>13</w:delText>
            </w:r>
          </w:del>
        </w:p>
        <w:p w14:paraId="12CC574E" w14:textId="41C2E924" w:rsidR="009B5373" w:rsidDel="005A7E77" w:rsidRDefault="009B5373">
          <w:pPr>
            <w:pStyle w:val="TOC3"/>
            <w:tabs>
              <w:tab w:val="right" w:leader="dot" w:pos="9350"/>
            </w:tabs>
            <w:rPr>
              <w:del w:id="326" w:author="Joel Karr" w:date="2026-03-06T21:40:00Z" w16du:dateUtc="2026-03-07T03:40:00Z"/>
              <w:rFonts w:eastAsiaTheme="minorEastAsia"/>
              <w:noProof/>
            </w:rPr>
          </w:pPr>
          <w:del w:id="327" w:author="Joel Karr" w:date="2026-03-06T21:40:00Z" w16du:dateUtc="2026-03-07T03:40:00Z">
            <w:r w:rsidRPr="005A7E77" w:rsidDel="005A7E77">
              <w:rPr>
                <w:rStyle w:val="Hyperlink"/>
                <w:noProof/>
              </w:rPr>
              <w:delText>Your Origin Story</w:delText>
            </w:r>
            <w:r w:rsidDel="005A7E77">
              <w:rPr>
                <w:noProof/>
                <w:webHidden/>
              </w:rPr>
              <w:tab/>
              <w:delText>15</w:delText>
            </w:r>
          </w:del>
        </w:p>
        <w:p w14:paraId="443DFDFD" w14:textId="272DB80A" w:rsidR="009B5373" w:rsidDel="005A7E77" w:rsidRDefault="009B5373">
          <w:pPr>
            <w:pStyle w:val="TOC2"/>
            <w:tabs>
              <w:tab w:val="right" w:leader="dot" w:pos="9350"/>
            </w:tabs>
            <w:rPr>
              <w:del w:id="328" w:author="Joel Karr" w:date="2026-03-06T21:40:00Z" w16du:dateUtc="2026-03-07T03:40:00Z"/>
              <w:rFonts w:eastAsiaTheme="minorEastAsia"/>
              <w:noProof/>
            </w:rPr>
          </w:pPr>
          <w:del w:id="329" w:author="Joel Karr" w:date="2026-03-06T21:40:00Z" w16du:dateUtc="2026-03-07T03:40:00Z">
            <w:r w:rsidRPr="005A7E77" w:rsidDel="005A7E77">
              <w:rPr>
                <w:rStyle w:val="Hyperlink"/>
                <w:noProof/>
              </w:rPr>
              <w:delText>Two</w:delText>
            </w:r>
            <w:r w:rsidDel="005A7E77">
              <w:rPr>
                <w:noProof/>
                <w:webHidden/>
              </w:rPr>
              <w:tab/>
              <w:delText>16</w:delText>
            </w:r>
          </w:del>
        </w:p>
        <w:p w14:paraId="1945A4A9" w14:textId="454FD490" w:rsidR="009B5373" w:rsidDel="005A7E77" w:rsidRDefault="009B5373">
          <w:pPr>
            <w:pStyle w:val="TOC2"/>
            <w:tabs>
              <w:tab w:val="right" w:leader="dot" w:pos="9350"/>
            </w:tabs>
            <w:rPr>
              <w:del w:id="330" w:author="Joel Karr" w:date="2026-03-06T21:40:00Z" w16du:dateUtc="2026-03-07T03:40:00Z"/>
              <w:rFonts w:eastAsiaTheme="minorEastAsia"/>
              <w:noProof/>
            </w:rPr>
          </w:pPr>
          <w:del w:id="331" w:author="Joel Karr" w:date="2026-03-06T21:40:00Z" w16du:dateUtc="2026-03-07T03:40:00Z">
            <w:r w:rsidRPr="005A7E77" w:rsidDel="005A7E77">
              <w:rPr>
                <w:rStyle w:val="Hyperlink"/>
                <w:noProof/>
              </w:rPr>
              <w:delText>Why Experience, Without Deliberate Practice, Isn’t Enough</w:delText>
            </w:r>
            <w:r w:rsidDel="005A7E77">
              <w:rPr>
                <w:noProof/>
                <w:webHidden/>
              </w:rPr>
              <w:tab/>
              <w:delText>16</w:delText>
            </w:r>
          </w:del>
        </w:p>
        <w:p w14:paraId="1FCAA164" w14:textId="6A3843E5" w:rsidR="009B5373" w:rsidDel="005A7E77" w:rsidRDefault="009B5373">
          <w:pPr>
            <w:pStyle w:val="TOC3"/>
            <w:tabs>
              <w:tab w:val="right" w:leader="dot" w:pos="9350"/>
            </w:tabs>
            <w:rPr>
              <w:del w:id="332" w:author="Joel Karr" w:date="2026-03-06T21:40:00Z" w16du:dateUtc="2026-03-07T03:40:00Z"/>
              <w:rFonts w:eastAsiaTheme="minorEastAsia"/>
              <w:noProof/>
            </w:rPr>
          </w:pPr>
          <w:del w:id="333" w:author="Joel Karr" w:date="2026-03-06T21:40:00Z" w16du:dateUtc="2026-03-07T03:40:00Z">
            <w:r w:rsidRPr="005A7E77" w:rsidDel="005A7E77">
              <w:rPr>
                <w:rStyle w:val="Hyperlink"/>
                <w:noProof/>
              </w:rPr>
              <w:delText>The Cloud Room</w:delText>
            </w:r>
            <w:r w:rsidDel="005A7E77">
              <w:rPr>
                <w:noProof/>
                <w:webHidden/>
              </w:rPr>
              <w:tab/>
              <w:delText>16</w:delText>
            </w:r>
          </w:del>
        </w:p>
        <w:p w14:paraId="3B9E436F" w14:textId="36C6F3E8" w:rsidR="009B5373" w:rsidDel="005A7E77" w:rsidRDefault="009B5373">
          <w:pPr>
            <w:pStyle w:val="TOC3"/>
            <w:tabs>
              <w:tab w:val="right" w:leader="dot" w:pos="9350"/>
            </w:tabs>
            <w:rPr>
              <w:del w:id="334" w:author="Joel Karr" w:date="2026-03-06T21:40:00Z" w16du:dateUtc="2026-03-07T03:40:00Z"/>
              <w:rFonts w:eastAsiaTheme="minorEastAsia"/>
              <w:noProof/>
            </w:rPr>
          </w:pPr>
          <w:del w:id="335" w:author="Joel Karr" w:date="2026-03-06T21:40:00Z" w16du:dateUtc="2026-03-07T03:40:00Z">
            <w:r w:rsidRPr="005A7E77" w:rsidDel="005A7E77">
              <w:rPr>
                <w:rStyle w:val="Hyperlink"/>
                <w:noProof/>
              </w:rPr>
              <w:delText>The Training Journal Technique</w:delText>
            </w:r>
            <w:r w:rsidDel="005A7E77">
              <w:rPr>
                <w:noProof/>
                <w:webHidden/>
              </w:rPr>
              <w:tab/>
              <w:delText>18</w:delText>
            </w:r>
          </w:del>
        </w:p>
        <w:p w14:paraId="418DC574" w14:textId="1C44CDB7" w:rsidR="009B5373" w:rsidDel="005A7E77" w:rsidRDefault="009B5373">
          <w:pPr>
            <w:pStyle w:val="TOC3"/>
            <w:tabs>
              <w:tab w:val="right" w:leader="dot" w:pos="9350"/>
            </w:tabs>
            <w:rPr>
              <w:del w:id="336" w:author="Joel Karr" w:date="2026-03-06T21:40:00Z" w16du:dateUtc="2026-03-07T03:40:00Z"/>
              <w:rFonts w:eastAsiaTheme="minorEastAsia"/>
              <w:noProof/>
            </w:rPr>
          </w:pPr>
          <w:del w:id="337" w:author="Joel Karr" w:date="2026-03-06T21:40:00Z" w16du:dateUtc="2026-03-07T03:40:00Z">
            <w:r w:rsidRPr="005A7E77" w:rsidDel="005A7E77">
              <w:rPr>
                <w:rStyle w:val="Hyperlink"/>
                <w:noProof/>
              </w:rPr>
              <w:delText>Building Your Personal Training System</w:delText>
            </w:r>
            <w:r w:rsidDel="005A7E77">
              <w:rPr>
                <w:noProof/>
                <w:webHidden/>
              </w:rPr>
              <w:tab/>
              <w:delText>20</w:delText>
            </w:r>
          </w:del>
        </w:p>
        <w:p w14:paraId="76DCBB98" w14:textId="00B11A00" w:rsidR="009B5373" w:rsidDel="005A7E77" w:rsidRDefault="009B5373">
          <w:pPr>
            <w:pStyle w:val="TOC2"/>
            <w:tabs>
              <w:tab w:val="right" w:leader="dot" w:pos="9350"/>
            </w:tabs>
            <w:rPr>
              <w:del w:id="338" w:author="Joel Karr" w:date="2026-03-06T21:40:00Z" w16du:dateUtc="2026-03-07T03:40:00Z"/>
              <w:rFonts w:eastAsiaTheme="minorEastAsia"/>
              <w:noProof/>
            </w:rPr>
          </w:pPr>
          <w:del w:id="339" w:author="Joel Karr" w:date="2026-03-06T21:40:00Z" w16du:dateUtc="2026-03-07T03:40:00Z">
            <w:r w:rsidRPr="005A7E77" w:rsidDel="005A7E77">
              <w:rPr>
                <w:rStyle w:val="Hyperlink"/>
                <w:noProof/>
              </w:rPr>
              <w:delText>Three</w:delText>
            </w:r>
            <w:r w:rsidDel="005A7E77">
              <w:rPr>
                <w:noProof/>
                <w:webHidden/>
              </w:rPr>
              <w:tab/>
              <w:delText>23</w:delText>
            </w:r>
          </w:del>
        </w:p>
        <w:p w14:paraId="0D15A8DD" w14:textId="13D170DD" w:rsidR="009B5373" w:rsidDel="005A7E77" w:rsidRDefault="009B5373">
          <w:pPr>
            <w:pStyle w:val="TOC2"/>
            <w:tabs>
              <w:tab w:val="right" w:leader="dot" w:pos="9350"/>
            </w:tabs>
            <w:rPr>
              <w:del w:id="340" w:author="Joel Karr" w:date="2026-03-06T21:40:00Z" w16du:dateUtc="2026-03-07T03:40:00Z"/>
              <w:rFonts w:eastAsiaTheme="minorEastAsia"/>
              <w:noProof/>
            </w:rPr>
          </w:pPr>
          <w:del w:id="341" w:author="Joel Karr" w:date="2026-03-06T21:40:00Z" w16du:dateUtc="2026-03-07T03:40:00Z">
            <w:r w:rsidRPr="005A7E77" w:rsidDel="005A7E77">
              <w:rPr>
                <w:rStyle w:val="Hyperlink"/>
                <w:noProof/>
              </w:rPr>
              <w:delText>The Hidden Cost of Starting from Scratch</w:delText>
            </w:r>
            <w:r w:rsidDel="005A7E77">
              <w:rPr>
                <w:noProof/>
                <w:webHidden/>
              </w:rPr>
              <w:tab/>
              <w:delText>23</w:delText>
            </w:r>
          </w:del>
        </w:p>
        <w:p w14:paraId="12FBD678" w14:textId="6D9333DF" w:rsidR="009B5373" w:rsidDel="005A7E77" w:rsidRDefault="009B5373">
          <w:pPr>
            <w:pStyle w:val="TOC3"/>
            <w:tabs>
              <w:tab w:val="right" w:leader="dot" w:pos="9350"/>
            </w:tabs>
            <w:rPr>
              <w:del w:id="342" w:author="Joel Karr" w:date="2026-03-06T21:40:00Z" w16du:dateUtc="2026-03-07T03:40:00Z"/>
              <w:rFonts w:eastAsiaTheme="minorEastAsia"/>
              <w:noProof/>
            </w:rPr>
          </w:pPr>
          <w:del w:id="343" w:author="Joel Karr" w:date="2026-03-06T21:40:00Z" w16du:dateUtc="2026-03-07T03:40:00Z">
            <w:r w:rsidRPr="005A7E77" w:rsidDel="005A7E77">
              <w:rPr>
                <w:rStyle w:val="Hyperlink"/>
                <w:noProof/>
              </w:rPr>
              <w:delText>Predictable Teams Move Faster</w:delText>
            </w:r>
            <w:r w:rsidDel="005A7E77">
              <w:rPr>
                <w:noProof/>
                <w:webHidden/>
              </w:rPr>
              <w:tab/>
              <w:delText>24</w:delText>
            </w:r>
          </w:del>
        </w:p>
        <w:p w14:paraId="625F6533" w14:textId="02185C2D" w:rsidR="009B5373" w:rsidDel="005A7E77" w:rsidRDefault="009B5373">
          <w:pPr>
            <w:pStyle w:val="TOC3"/>
            <w:tabs>
              <w:tab w:val="right" w:leader="dot" w:pos="9350"/>
            </w:tabs>
            <w:rPr>
              <w:del w:id="344" w:author="Joel Karr" w:date="2026-03-06T21:40:00Z" w16du:dateUtc="2026-03-07T03:40:00Z"/>
              <w:rFonts w:eastAsiaTheme="minorEastAsia"/>
              <w:noProof/>
            </w:rPr>
          </w:pPr>
          <w:del w:id="345" w:author="Joel Karr" w:date="2026-03-06T21:40:00Z" w16du:dateUtc="2026-03-07T03:40:00Z">
            <w:r w:rsidRPr="005A7E77" w:rsidDel="005A7E77">
              <w:rPr>
                <w:rStyle w:val="Hyperlink"/>
                <w:noProof/>
              </w:rPr>
              <w:delText>The Innovation Trap</w:delText>
            </w:r>
            <w:r w:rsidDel="005A7E77">
              <w:rPr>
                <w:noProof/>
                <w:webHidden/>
              </w:rPr>
              <w:tab/>
              <w:delText>25</w:delText>
            </w:r>
          </w:del>
        </w:p>
        <w:p w14:paraId="00BA4ACB" w14:textId="03E0C460" w:rsidR="009B5373" w:rsidDel="005A7E77" w:rsidRDefault="009B5373">
          <w:pPr>
            <w:pStyle w:val="TOC3"/>
            <w:tabs>
              <w:tab w:val="right" w:leader="dot" w:pos="9350"/>
            </w:tabs>
            <w:rPr>
              <w:del w:id="346" w:author="Joel Karr" w:date="2026-03-06T21:40:00Z" w16du:dateUtc="2026-03-07T03:40:00Z"/>
              <w:rFonts w:eastAsiaTheme="minorEastAsia"/>
              <w:noProof/>
            </w:rPr>
          </w:pPr>
          <w:del w:id="347" w:author="Joel Karr" w:date="2026-03-06T21:40:00Z" w16du:dateUtc="2026-03-07T03:40:00Z">
            <w:r w:rsidRPr="005A7E77" w:rsidDel="005A7E77">
              <w:rPr>
                <w:rStyle w:val="Hyperlink"/>
                <w:noProof/>
              </w:rPr>
              <w:delText>Introducing Task Templates</w:delText>
            </w:r>
            <w:r w:rsidDel="005A7E77">
              <w:rPr>
                <w:noProof/>
                <w:webHidden/>
              </w:rPr>
              <w:tab/>
              <w:delText>27</w:delText>
            </w:r>
          </w:del>
        </w:p>
        <w:p w14:paraId="05D40B7E" w14:textId="660BA8F1" w:rsidR="009B5373" w:rsidDel="005A7E77" w:rsidRDefault="009B5373">
          <w:pPr>
            <w:pStyle w:val="TOC3"/>
            <w:tabs>
              <w:tab w:val="right" w:leader="dot" w:pos="9350"/>
            </w:tabs>
            <w:rPr>
              <w:del w:id="348" w:author="Joel Karr" w:date="2026-03-06T21:40:00Z" w16du:dateUtc="2026-03-07T03:40:00Z"/>
              <w:rFonts w:eastAsiaTheme="minorEastAsia"/>
              <w:noProof/>
            </w:rPr>
          </w:pPr>
          <w:del w:id="349" w:author="Joel Karr" w:date="2026-03-06T21:40:00Z" w16du:dateUtc="2026-03-07T03:40:00Z">
            <w:r w:rsidRPr="005A7E77" w:rsidDel="005A7E77">
              <w:rPr>
                <w:rStyle w:val="Hyperlink"/>
                <w:noProof/>
              </w:rPr>
              <w:delText>Building Task Templates</w:delText>
            </w:r>
            <w:r w:rsidDel="005A7E77">
              <w:rPr>
                <w:noProof/>
                <w:webHidden/>
              </w:rPr>
              <w:tab/>
              <w:delText>28</w:delText>
            </w:r>
          </w:del>
        </w:p>
        <w:p w14:paraId="32C987AA" w14:textId="1952FFFC" w:rsidR="009B5373" w:rsidDel="005A7E77" w:rsidRDefault="009B5373">
          <w:pPr>
            <w:pStyle w:val="TOC3"/>
            <w:tabs>
              <w:tab w:val="right" w:leader="dot" w:pos="9350"/>
            </w:tabs>
            <w:rPr>
              <w:del w:id="350" w:author="Joel Karr" w:date="2026-03-06T21:40:00Z" w16du:dateUtc="2026-03-07T03:40:00Z"/>
              <w:rFonts w:eastAsiaTheme="minorEastAsia"/>
              <w:noProof/>
            </w:rPr>
          </w:pPr>
          <w:del w:id="351" w:author="Joel Karr" w:date="2026-03-06T21:40:00Z" w16du:dateUtc="2026-03-07T03:40:00Z">
            <w:r w:rsidRPr="005A7E77" w:rsidDel="005A7E77">
              <w:rPr>
                <w:rStyle w:val="Hyperlink"/>
                <w:noProof/>
              </w:rPr>
              <w:delText>What a Template Looks Like</w:delText>
            </w:r>
            <w:r w:rsidDel="005A7E77">
              <w:rPr>
                <w:noProof/>
                <w:webHidden/>
              </w:rPr>
              <w:tab/>
              <w:delText>28</w:delText>
            </w:r>
          </w:del>
        </w:p>
        <w:p w14:paraId="78664E24" w14:textId="0266AC29" w:rsidR="009B5373" w:rsidDel="005A7E77" w:rsidRDefault="009B5373">
          <w:pPr>
            <w:pStyle w:val="TOC2"/>
            <w:tabs>
              <w:tab w:val="right" w:leader="dot" w:pos="9350"/>
            </w:tabs>
            <w:rPr>
              <w:del w:id="352" w:author="Joel Karr" w:date="2026-03-06T21:40:00Z" w16du:dateUtc="2026-03-07T03:40:00Z"/>
              <w:rFonts w:eastAsiaTheme="minorEastAsia"/>
              <w:noProof/>
            </w:rPr>
          </w:pPr>
          <w:del w:id="353" w:author="Joel Karr" w:date="2026-03-06T21:40:00Z" w16du:dateUtc="2026-03-07T03:40:00Z">
            <w:r w:rsidRPr="005A7E77" w:rsidDel="005A7E77">
              <w:rPr>
                <w:rStyle w:val="Hyperlink"/>
                <w:noProof/>
              </w:rPr>
              <w:delText>Four</w:delText>
            </w:r>
            <w:r w:rsidDel="005A7E77">
              <w:rPr>
                <w:noProof/>
                <w:webHidden/>
              </w:rPr>
              <w:tab/>
              <w:delText>31</w:delText>
            </w:r>
          </w:del>
        </w:p>
        <w:p w14:paraId="07D0C3A4" w14:textId="2DF4CB7D" w:rsidR="009B5373" w:rsidDel="005A7E77" w:rsidRDefault="009B5373">
          <w:pPr>
            <w:pStyle w:val="TOC2"/>
            <w:tabs>
              <w:tab w:val="right" w:leader="dot" w:pos="9350"/>
            </w:tabs>
            <w:rPr>
              <w:del w:id="354" w:author="Joel Karr" w:date="2026-03-06T21:40:00Z" w16du:dateUtc="2026-03-07T03:40:00Z"/>
              <w:rFonts w:eastAsiaTheme="minorEastAsia"/>
              <w:noProof/>
            </w:rPr>
          </w:pPr>
          <w:del w:id="355" w:author="Joel Karr" w:date="2026-03-06T21:40:00Z" w16du:dateUtc="2026-03-07T03:40:00Z">
            <w:r w:rsidRPr="005A7E77" w:rsidDel="005A7E77">
              <w:rPr>
                <w:rStyle w:val="Hyperlink"/>
                <w:noProof/>
              </w:rPr>
              <w:lastRenderedPageBreak/>
              <w:delText>Seeing Less to Do More</w:delText>
            </w:r>
            <w:r w:rsidDel="005A7E77">
              <w:rPr>
                <w:noProof/>
                <w:webHidden/>
              </w:rPr>
              <w:tab/>
              <w:delText>31</w:delText>
            </w:r>
          </w:del>
        </w:p>
        <w:p w14:paraId="6EEE0C85" w14:textId="5D2793FB" w:rsidR="009B5373" w:rsidDel="005A7E77" w:rsidRDefault="009B5373">
          <w:pPr>
            <w:pStyle w:val="TOC3"/>
            <w:tabs>
              <w:tab w:val="right" w:leader="dot" w:pos="9350"/>
            </w:tabs>
            <w:rPr>
              <w:del w:id="356" w:author="Joel Karr" w:date="2026-03-06T21:40:00Z" w16du:dateUtc="2026-03-07T03:40:00Z"/>
              <w:rFonts w:eastAsiaTheme="minorEastAsia"/>
              <w:noProof/>
            </w:rPr>
          </w:pPr>
          <w:del w:id="357" w:author="Joel Karr" w:date="2026-03-06T21:40:00Z" w16du:dateUtc="2026-03-07T03:40:00Z">
            <w:r w:rsidRPr="005A7E77" w:rsidDel="005A7E77">
              <w:rPr>
                <w:rStyle w:val="Hyperlink"/>
                <w:noProof/>
              </w:rPr>
              <w:delText>Applying Mental Models to Reduce Decisions</w:delText>
            </w:r>
            <w:r w:rsidDel="005A7E77">
              <w:rPr>
                <w:noProof/>
                <w:webHidden/>
              </w:rPr>
              <w:tab/>
              <w:delText>31</w:delText>
            </w:r>
          </w:del>
        </w:p>
        <w:p w14:paraId="3D632F05" w14:textId="4D7A1349" w:rsidR="009B5373" w:rsidDel="005A7E77" w:rsidRDefault="009B5373">
          <w:pPr>
            <w:pStyle w:val="TOC3"/>
            <w:tabs>
              <w:tab w:val="right" w:leader="dot" w:pos="9350"/>
            </w:tabs>
            <w:rPr>
              <w:del w:id="358" w:author="Joel Karr" w:date="2026-03-06T21:40:00Z" w16du:dateUtc="2026-03-07T03:40:00Z"/>
              <w:rFonts w:eastAsiaTheme="minorEastAsia"/>
              <w:noProof/>
            </w:rPr>
          </w:pPr>
          <w:del w:id="359" w:author="Joel Karr" w:date="2026-03-06T21:40:00Z" w16du:dateUtc="2026-03-07T03:40:00Z">
            <w:r w:rsidRPr="005A7E77" w:rsidDel="005A7E77">
              <w:rPr>
                <w:rStyle w:val="Hyperlink"/>
                <w:noProof/>
              </w:rPr>
              <w:delText>The PhD Student Turned Poker Player</w:delText>
            </w:r>
            <w:r w:rsidDel="005A7E77">
              <w:rPr>
                <w:noProof/>
                <w:webHidden/>
              </w:rPr>
              <w:tab/>
              <w:delText>32</w:delText>
            </w:r>
          </w:del>
        </w:p>
        <w:p w14:paraId="210FB174" w14:textId="50C1D0C2" w:rsidR="009B5373" w:rsidDel="005A7E77" w:rsidRDefault="009B5373">
          <w:pPr>
            <w:pStyle w:val="TOC3"/>
            <w:tabs>
              <w:tab w:val="right" w:leader="dot" w:pos="9350"/>
            </w:tabs>
            <w:rPr>
              <w:del w:id="360" w:author="Joel Karr" w:date="2026-03-06T21:40:00Z" w16du:dateUtc="2026-03-07T03:40:00Z"/>
              <w:rFonts w:eastAsiaTheme="minorEastAsia"/>
              <w:noProof/>
            </w:rPr>
          </w:pPr>
          <w:del w:id="361" w:author="Joel Karr" w:date="2026-03-06T21:40:00Z" w16du:dateUtc="2026-03-07T03:40:00Z">
            <w:r w:rsidRPr="005A7E77" w:rsidDel="005A7E77">
              <w:rPr>
                <w:rStyle w:val="Hyperlink"/>
                <w:noProof/>
              </w:rPr>
              <w:delText>Overcoming Decision Roadblocks</w:delText>
            </w:r>
            <w:r w:rsidDel="005A7E77">
              <w:rPr>
                <w:noProof/>
                <w:webHidden/>
              </w:rPr>
              <w:tab/>
              <w:delText>33</w:delText>
            </w:r>
          </w:del>
        </w:p>
        <w:p w14:paraId="7217726C" w14:textId="284BF1BF" w:rsidR="009B5373" w:rsidDel="005A7E77" w:rsidRDefault="009B5373">
          <w:pPr>
            <w:pStyle w:val="TOC3"/>
            <w:tabs>
              <w:tab w:val="right" w:leader="dot" w:pos="9350"/>
            </w:tabs>
            <w:rPr>
              <w:del w:id="362" w:author="Joel Karr" w:date="2026-03-06T21:40:00Z" w16du:dateUtc="2026-03-07T03:40:00Z"/>
              <w:rFonts w:eastAsiaTheme="minorEastAsia"/>
              <w:noProof/>
            </w:rPr>
          </w:pPr>
          <w:del w:id="363" w:author="Joel Karr" w:date="2026-03-06T21:40:00Z" w16du:dateUtc="2026-03-07T03:40:00Z">
            <w:r w:rsidRPr="005A7E77" w:rsidDel="005A7E77">
              <w:rPr>
                <w:rStyle w:val="Hyperlink"/>
                <w:noProof/>
              </w:rPr>
              <w:delText>Building Your Mental Models</w:delText>
            </w:r>
            <w:r w:rsidDel="005A7E77">
              <w:rPr>
                <w:noProof/>
                <w:webHidden/>
              </w:rPr>
              <w:tab/>
              <w:delText>35</w:delText>
            </w:r>
          </w:del>
        </w:p>
        <w:p w14:paraId="088D9DC9" w14:textId="3511A33B" w:rsidR="009B5373" w:rsidDel="005A7E77" w:rsidRDefault="009B5373">
          <w:pPr>
            <w:pStyle w:val="TOC3"/>
            <w:tabs>
              <w:tab w:val="right" w:leader="dot" w:pos="9350"/>
            </w:tabs>
            <w:rPr>
              <w:del w:id="364" w:author="Joel Karr" w:date="2026-03-06T21:40:00Z" w16du:dateUtc="2026-03-07T03:40:00Z"/>
              <w:rFonts w:eastAsiaTheme="minorEastAsia"/>
              <w:noProof/>
            </w:rPr>
          </w:pPr>
          <w:del w:id="365" w:author="Joel Karr" w:date="2026-03-06T21:40:00Z" w16du:dateUtc="2026-03-07T03:40:00Z">
            <w:r w:rsidRPr="005A7E77" w:rsidDel="005A7E77">
              <w:rPr>
                <w:rStyle w:val="Hyperlink"/>
                <w:noProof/>
              </w:rPr>
              <w:delText>Don't Use Your Eyes</w:delText>
            </w:r>
            <w:r w:rsidDel="005A7E77">
              <w:rPr>
                <w:noProof/>
                <w:webHidden/>
              </w:rPr>
              <w:tab/>
              <w:delText>37</w:delText>
            </w:r>
          </w:del>
        </w:p>
        <w:p w14:paraId="3BEAE7EF" w14:textId="5FD1DCC1" w:rsidR="009B5373" w:rsidDel="005A7E77" w:rsidRDefault="009B5373">
          <w:pPr>
            <w:pStyle w:val="TOC2"/>
            <w:tabs>
              <w:tab w:val="right" w:leader="dot" w:pos="9350"/>
            </w:tabs>
            <w:rPr>
              <w:del w:id="366" w:author="Joel Karr" w:date="2026-03-06T21:40:00Z" w16du:dateUtc="2026-03-07T03:40:00Z"/>
              <w:rFonts w:eastAsiaTheme="minorEastAsia"/>
              <w:noProof/>
            </w:rPr>
          </w:pPr>
          <w:del w:id="367" w:author="Joel Karr" w:date="2026-03-06T21:40:00Z" w16du:dateUtc="2026-03-07T03:40:00Z">
            <w:r w:rsidRPr="005A7E77" w:rsidDel="005A7E77">
              <w:rPr>
                <w:rStyle w:val="Hyperlink"/>
                <w:noProof/>
              </w:rPr>
              <w:delText>Five</w:delText>
            </w:r>
            <w:r w:rsidDel="005A7E77">
              <w:rPr>
                <w:noProof/>
                <w:webHidden/>
              </w:rPr>
              <w:tab/>
              <w:delText>38</w:delText>
            </w:r>
          </w:del>
        </w:p>
        <w:p w14:paraId="3DD09357" w14:textId="42C4CE69" w:rsidR="009B5373" w:rsidDel="005A7E77" w:rsidRDefault="009B5373">
          <w:pPr>
            <w:pStyle w:val="TOC2"/>
            <w:tabs>
              <w:tab w:val="right" w:leader="dot" w:pos="9350"/>
            </w:tabs>
            <w:rPr>
              <w:del w:id="368" w:author="Joel Karr" w:date="2026-03-06T21:40:00Z" w16du:dateUtc="2026-03-07T03:40:00Z"/>
              <w:rFonts w:eastAsiaTheme="minorEastAsia"/>
              <w:noProof/>
            </w:rPr>
          </w:pPr>
          <w:del w:id="369" w:author="Joel Karr" w:date="2026-03-06T21:40:00Z" w16du:dateUtc="2026-03-07T03:40:00Z">
            <w:r w:rsidRPr="005A7E77" w:rsidDel="005A7E77">
              <w:rPr>
                <w:rStyle w:val="Hyperlink"/>
                <w:noProof/>
              </w:rPr>
              <w:delText>The Question Behind the Ask</w:delText>
            </w:r>
            <w:r w:rsidDel="005A7E77">
              <w:rPr>
                <w:noProof/>
                <w:webHidden/>
              </w:rPr>
              <w:tab/>
              <w:delText>38</w:delText>
            </w:r>
          </w:del>
        </w:p>
        <w:p w14:paraId="05B15071" w14:textId="5BADDFBD" w:rsidR="009B5373" w:rsidDel="005A7E77" w:rsidRDefault="009B5373">
          <w:pPr>
            <w:pStyle w:val="TOC3"/>
            <w:tabs>
              <w:tab w:val="right" w:leader="dot" w:pos="9350"/>
            </w:tabs>
            <w:rPr>
              <w:del w:id="370" w:author="Joel Karr" w:date="2026-03-06T21:40:00Z" w16du:dateUtc="2026-03-07T03:40:00Z"/>
              <w:rFonts w:eastAsiaTheme="minorEastAsia"/>
              <w:noProof/>
            </w:rPr>
          </w:pPr>
          <w:del w:id="371" w:author="Joel Karr" w:date="2026-03-06T21:40:00Z" w16du:dateUtc="2026-03-07T03:40:00Z">
            <w:r w:rsidRPr="005A7E77" w:rsidDel="005A7E77">
              <w:rPr>
                <w:rStyle w:val="Hyperlink"/>
                <w:noProof/>
              </w:rPr>
              <w:delText>The Cost of Ambiguity</w:delText>
            </w:r>
            <w:r w:rsidDel="005A7E77">
              <w:rPr>
                <w:noProof/>
                <w:webHidden/>
              </w:rPr>
              <w:tab/>
              <w:delText>41</w:delText>
            </w:r>
          </w:del>
        </w:p>
        <w:p w14:paraId="7E67BEBD" w14:textId="5561D0ED" w:rsidR="009B5373" w:rsidDel="005A7E77" w:rsidRDefault="009B5373">
          <w:pPr>
            <w:pStyle w:val="TOC3"/>
            <w:tabs>
              <w:tab w:val="right" w:leader="dot" w:pos="9350"/>
            </w:tabs>
            <w:rPr>
              <w:del w:id="372" w:author="Joel Karr" w:date="2026-03-06T21:40:00Z" w16du:dateUtc="2026-03-07T03:40:00Z"/>
              <w:rFonts w:eastAsiaTheme="minorEastAsia"/>
              <w:noProof/>
            </w:rPr>
          </w:pPr>
          <w:del w:id="373" w:author="Joel Karr" w:date="2026-03-06T21:40:00Z" w16du:dateUtc="2026-03-07T03:40:00Z">
            <w:r w:rsidRPr="005A7E77" w:rsidDel="005A7E77">
              <w:rPr>
                <w:rStyle w:val="Hyperlink"/>
                <w:noProof/>
              </w:rPr>
              <w:delText>The Weight of the Question</w:delText>
            </w:r>
            <w:r w:rsidDel="005A7E77">
              <w:rPr>
                <w:noProof/>
                <w:webHidden/>
              </w:rPr>
              <w:tab/>
              <w:delText>42</w:delText>
            </w:r>
          </w:del>
        </w:p>
        <w:p w14:paraId="6D0D41A2" w14:textId="21F1F8C8" w:rsidR="009B5373" w:rsidDel="005A7E77" w:rsidRDefault="009B5373">
          <w:pPr>
            <w:pStyle w:val="TOC3"/>
            <w:tabs>
              <w:tab w:val="right" w:leader="dot" w:pos="9350"/>
            </w:tabs>
            <w:rPr>
              <w:del w:id="374" w:author="Joel Karr" w:date="2026-03-06T21:40:00Z" w16du:dateUtc="2026-03-07T03:40:00Z"/>
              <w:rFonts w:eastAsiaTheme="minorEastAsia"/>
              <w:noProof/>
            </w:rPr>
          </w:pPr>
          <w:del w:id="375" w:author="Joel Karr" w:date="2026-03-06T21:40:00Z" w16du:dateUtc="2026-03-07T03:40:00Z">
            <w:r w:rsidRPr="005A7E77" w:rsidDel="005A7E77">
              <w:rPr>
                <w:rStyle w:val="Hyperlink"/>
                <w:noProof/>
              </w:rPr>
              <w:delText>Shaping the Problem Before the Plan</w:delText>
            </w:r>
            <w:r w:rsidDel="005A7E77">
              <w:rPr>
                <w:noProof/>
                <w:webHidden/>
              </w:rPr>
              <w:tab/>
              <w:delText>43</w:delText>
            </w:r>
          </w:del>
        </w:p>
        <w:p w14:paraId="309BD020" w14:textId="3010684D" w:rsidR="009B5373" w:rsidDel="005A7E77" w:rsidRDefault="009B5373">
          <w:pPr>
            <w:pStyle w:val="TOC2"/>
            <w:tabs>
              <w:tab w:val="right" w:leader="dot" w:pos="9350"/>
            </w:tabs>
            <w:rPr>
              <w:del w:id="376" w:author="Joel Karr" w:date="2026-03-06T21:40:00Z" w16du:dateUtc="2026-03-07T03:40:00Z"/>
              <w:rFonts w:eastAsiaTheme="minorEastAsia"/>
              <w:noProof/>
            </w:rPr>
          </w:pPr>
          <w:del w:id="377" w:author="Joel Karr" w:date="2026-03-06T21:40:00Z" w16du:dateUtc="2026-03-07T03:40:00Z">
            <w:r w:rsidRPr="005A7E77" w:rsidDel="005A7E77">
              <w:rPr>
                <w:rStyle w:val="Hyperlink"/>
                <w:noProof/>
              </w:rPr>
              <w:delText>Seven</w:delText>
            </w:r>
            <w:r w:rsidDel="005A7E77">
              <w:rPr>
                <w:noProof/>
                <w:webHidden/>
              </w:rPr>
              <w:tab/>
              <w:delText>45</w:delText>
            </w:r>
          </w:del>
        </w:p>
        <w:p w14:paraId="648C213B" w14:textId="64B6FDEF" w:rsidR="009B5373" w:rsidDel="005A7E77" w:rsidRDefault="009B5373">
          <w:pPr>
            <w:pStyle w:val="TOC2"/>
            <w:tabs>
              <w:tab w:val="right" w:leader="dot" w:pos="9350"/>
            </w:tabs>
            <w:rPr>
              <w:del w:id="378" w:author="Joel Karr" w:date="2026-03-06T21:40:00Z" w16du:dateUtc="2026-03-07T03:40:00Z"/>
              <w:rFonts w:eastAsiaTheme="minorEastAsia"/>
              <w:noProof/>
            </w:rPr>
          </w:pPr>
          <w:del w:id="379" w:author="Joel Karr" w:date="2026-03-06T21:40:00Z" w16du:dateUtc="2026-03-07T03:40:00Z">
            <w:r w:rsidRPr="005A7E77" w:rsidDel="005A7E77">
              <w:rPr>
                <w:rStyle w:val="Hyperlink"/>
                <w:noProof/>
              </w:rPr>
              <w:delText>Where New Ideas Come From</w:delText>
            </w:r>
            <w:r w:rsidDel="005A7E77">
              <w:rPr>
                <w:noProof/>
                <w:webHidden/>
              </w:rPr>
              <w:tab/>
              <w:delText>45</w:delText>
            </w:r>
          </w:del>
        </w:p>
        <w:p w14:paraId="6EE3CAD1" w14:textId="74A72307" w:rsidR="009B5373" w:rsidDel="005A7E77" w:rsidRDefault="009B5373">
          <w:pPr>
            <w:pStyle w:val="TOC3"/>
            <w:tabs>
              <w:tab w:val="right" w:leader="dot" w:pos="9350"/>
            </w:tabs>
            <w:rPr>
              <w:del w:id="380" w:author="Joel Karr" w:date="2026-03-06T21:40:00Z" w16du:dateUtc="2026-03-07T03:40:00Z"/>
              <w:rFonts w:eastAsiaTheme="minorEastAsia"/>
              <w:noProof/>
            </w:rPr>
          </w:pPr>
          <w:del w:id="381" w:author="Joel Karr" w:date="2026-03-06T21:40:00Z" w16du:dateUtc="2026-03-07T03:40:00Z">
            <w:r w:rsidRPr="005A7E77" w:rsidDel="005A7E77">
              <w:rPr>
                <w:rStyle w:val="Hyperlink"/>
                <w:noProof/>
              </w:rPr>
              <w:delText>Why Analogies Work</w:delText>
            </w:r>
            <w:r w:rsidDel="005A7E77">
              <w:rPr>
                <w:noProof/>
                <w:webHidden/>
              </w:rPr>
              <w:tab/>
              <w:delText>47</w:delText>
            </w:r>
          </w:del>
        </w:p>
        <w:p w14:paraId="33E8B3D4" w14:textId="0AE81F20" w:rsidR="009B5373" w:rsidDel="005A7E77" w:rsidRDefault="009B5373">
          <w:pPr>
            <w:pStyle w:val="TOC3"/>
            <w:tabs>
              <w:tab w:val="right" w:leader="dot" w:pos="9350"/>
            </w:tabs>
            <w:rPr>
              <w:del w:id="382" w:author="Joel Karr" w:date="2026-03-06T21:40:00Z" w16du:dateUtc="2026-03-07T03:40:00Z"/>
              <w:rFonts w:eastAsiaTheme="minorEastAsia"/>
              <w:noProof/>
            </w:rPr>
          </w:pPr>
          <w:del w:id="383" w:author="Joel Karr" w:date="2026-03-06T21:40:00Z" w16du:dateUtc="2026-03-07T03:40:00Z">
            <w:r w:rsidRPr="005A7E77" w:rsidDel="005A7E77">
              <w:rPr>
                <w:rStyle w:val="Hyperlink"/>
                <w:noProof/>
              </w:rPr>
              <w:delText>A Framework for Engineers</w:delText>
            </w:r>
            <w:r w:rsidDel="005A7E77">
              <w:rPr>
                <w:noProof/>
                <w:webHidden/>
              </w:rPr>
              <w:tab/>
              <w:delText>48</w:delText>
            </w:r>
          </w:del>
        </w:p>
        <w:p w14:paraId="0147A842" w14:textId="7B5D33A3" w:rsidR="009B5373" w:rsidDel="005A7E77" w:rsidRDefault="009B5373">
          <w:pPr>
            <w:pStyle w:val="TOC3"/>
            <w:tabs>
              <w:tab w:val="right" w:leader="dot" w:pos="9350"/>
            </w:tabs>
            <w:rPr>
              <w:del w:id="384" w:author="Joel Karr" w:date="2026-03-06T21:40:00Z" w16du:dateUtc="2026-03-07T03:40:00Z"/>
              <w:rFonts w:eastAsiaTheme="minorEastAsia"/>
              <w:noProof/>
            </w:rPr>
          </w:pPr>
          <w:del w:id="385" w:author="Joel Karr" w:date="2026-03-06T21:40:00Z" w16du:dateUtc="2026-03-07T03:40:00Z">
            <w:r w:rsidRPr="005A7E77" w:rsidDel="005A7E77">
              <w:rPr>
                <w:rStyle w:val="Hyperlink"/>
                <w:noProof/>
              </w:rPr>
              <w:delText>Finding Your Analogy Game</w:delText>
            </w:r>
            <w:r w:rsidDel="005A7E77">
              <w:rPr>
                <w:noProof/>
                <w:webHidden/>
              </w:rPr>
              <w:tab/>
              <w:delText>50</w:delText>
            </w:r>
          </w:del>
        </w:p>
        <w:p w14:paraId="350E9018" w14:textId="4202868D" w:rsidR="009B5373" w:rsidDel="005A7E77" w:rsidRDefault="009B5373">
          <w:pPr>
            <w:pStyle w:val="TOC2"/>
            <w:tabs>
              <w:tab w:val="right" w:leader="dot" w:pos="9350"/>
            </w:tabs>
            <w:rPr>
              <w:del w:id="386" w:author="Joel Karr" w:date="2026-03-06T21:40:00Z" w16du:dateUtc="2026-03-07T03:40:00Z"/>
              <w:rFonts w:eastAsiaTheme="minorEastAsia"/>
              <w:noProof/>
            </w:rPr>
          </w:pPr>
          <w:del w:id="387" w:author="Joel Karr" w:date="2026-03-06T21:40:00Z" w16du:dateUtc="2026-03-07T03:40:00Z">
            <w:r w:rsidRPr="005A7E77" w:rsidDel="005A7E77">
              <w:rPr>
                <w:rStyle w:val="Hyperlink"/>
                <w:noProof/>
              </w:rPr>
              <w:delText>Six</w:delText>
            </w:r>
            <w:r w:rsidDel="005A7E77">
              <w:rPr>
                <w:noProof/>
                <w:webHidden/>
              </w:rPr>
              <w:tab/>
              <w:delText>51</w:delText>
            </w:r>
          </w:del>
        </w:p>
        <w:p w14:paraId="0ABAB154" w14:textId="56DBBD2E" w:rsidR="009B5373" w:rsidDel="005A7E77" w:rsidRDefault="009B5373">
          <w:pPr>
            <w:pStyle w:val="TOC2"/>
            <w:tabs>
              <w:tab w:val="right" w:leader="dot" w:pos="9350"/>
            </w:tabs>
            <w:rPr>
              <w:del w:id="388" w:author="Joel Karr" w:date="2026-03-06T21:40:00Z" w16du:dateUtc="2026-03-07T03:40:00Z"/>
              <w:rFonts w:eastAsiaTheme="minorEastAsia"/>
              <w:noProof/>
            </w:rPr>
          </w:pPr>
          <w:del w:id="389" w:author="Joel Karr" w:date="2026-03-06T21:40:00Z" w16du:dateUtc="2026-03-07T03:40:00Z">
            <w:r w:rsidRPr="005A7E77" w:rsidDel="005A7E77">
              <w:rPr>
                <w:rStyle w:val="Hyperlink"/>
                <w:noProof/>
              </w:rPr>
              <w:delText>When Good Enough is Enough</w:delText>
            </w:r>
            <w:r w:rsidDel="005A7E77">
              <w:rPr>
                <w:noProof/>
                <w:webHidden/>
              </w:rPr>
              <w:tab/>
              <w:delText>51</w:delText>
            </w:r>
          </w:del>
        </w:p>
        <w:p w14:paraId="3731A2DE" w14:textId="14F8308F" w:rsidR="009B5373" w:rsidDel="005A7E77" w:rsidRDefault="009B5373">
          <w:pPr>
            <w:pStyle w:val="TOC3"/>
            <w:tabs>
              <w:tab w:val="right" w:leader="dot" w:pos="9350"/>
            </w:tabs>
            <w:rPr>
              <w:del w:id="390" w:author="Joel Karr" w:date="2026-03-06T21:40:00Z" w16du:dateUtc="2026-03-07T03:40:00Z"/>
              <w:rFonts w:eastAsiaTheme="minorEastAsia"/>
              <w:noProof/>
            </w:rPr>
          </w:pPr>
          <w:del w:id="391" w:author="Joel Karr" w:date="2026-03-06T21:40:00Z" w16du:dateUtc="2026-03-07T03:40:00Z">
            <w:r w:rsidRPr="005A7E77" w:rsidDel="005A7E77">
              <w:rPr>
                <w:rStyle w:val="Hyperlink"/>
                <w:noProof/>
              </w:rPr>
              <w:delText>The Illusion of the Perfect Solution</w:delText>
            </w:r>
            <w:r w:rsidDel="005A7E77">
              <w:rPr>
                <w:noProof/>
                <w:webHidden/>
              </w:rPr>
              <w:tab/>
              <w:delText>52</w:delText>
            </w:r>
          </w:del>
        </w:p>
        <w:p w14:paraId="0641FB73" w14:textId="28F14FB0" w:rsidR="009B5373" w:rsidDel="005A7E77" w:rsidRDefault="009B5373">
          <w:pPr>
            <w:pStyle w:val="TOC3"/>
            <w:tabs>
              <w:tab w:val="right" w:leader="dot" w:pos="9350"/>
            </w:tabs>
            <w:rPr>
              <w:del w:id="392" w:author="Joel Karr" w:date="2026-03-06T21:40:00Z" w16du:dateUtc="2026-03-07T03:40:00Z"/>
              <w:rFonts w:eastAsiaTheme="minorEastAsia"/>
              <w:noProof/>
            </w:rPr>
          </w:pPr>
          <w:del w:id="393" w:author="Joel Karr" w:date="2026-03-06T21:40:00Z" w16du:dateUtc="2026-03-07T03:40:00Z">
            <w:r w:rsidRPr="005A7E77" w:rsidDel="005A7E77">
              <w:rPr>
                <w:rStyle w:val="Hyperlink"/>
                <w:noProof/>
              </w:rPr>
              <w:delText>Good Enough Is a Strategy</w:delText>
            </w:r>
            <w:r w:rsidDel="005A7E77">
              <w:rPr>
                <w:noProof/>
                <w:webHidden/>
              </w:rPr>
              <w:tab/>
              <w:delText>53</w:delText>
            </w:r>
          </w:del>
        </w:p>
        <w:p w14:paraId="2C583003" w14:textId="4C911B8F" w:rsidR="009B5373" w:rsidDel="005A7E77" w:rsidRDefault="009B5373">
          <w:pPr>
            <w:pStyle w:val="TOC3"/>
            <w:tabs>
              <w:tab w:val="right" w:leader="dot" w:pos="9350"/>
            </w:tabs>
            <w:rPr>
              <w:del w:id="394" w:author="Joel Karr" w:date="2026-03-06T21:40:00Z" w16du:dateUtc="2026-03-07T03:40:00Z"/>
              <w:rFonts w:eastAsiaTheme="minorEastAsia"/>
              <w:noProof/>
            </w:rPr>
          </w:pPr>
          <w:del w:id="395" w:author="Joel Karr" w:date="2026-03-06T21:40:00Z" w16du:dateUtc="2026-03-07T03:40:00Z">
            <w:r w:rsidRPr="005A7E77" w:rsidDel="005A7E77">
              <w:rPr>
                <w:rStyle w:val="Hyperlink"/>
                <w:noProof/>
              </w:rPr>
              <w:delText>Why This Is Hard</w:delText>
            </w:r>
            <w:r w:rsidDel="005A7E77">
              <w:rPr>
                <w:noProof/>
                <w:webHidden/>
              </w:rPr>
              <w:tab/>
              <w:delText>54</w:delText>
            </w:r>
          </w:del>
        </w:p>
        <w:p w14:paraId="4E36B6A2" w14:textId="6C728FD0" w:rsidR="009B5373" w:rsidDel="005A7E77" w:rsidRDefault="009B5373">
          <w:pPr>
            <w:pStyle w:val="TOC3"/>
            <w:tabs>
              <w:tab w:val="right" w:leader="dot" w:pos="9350"/>
            </w:tabs>
            <w:rPr>
              <w:del w:id="396" w:author="Joel Karr" w:date="2026-03-06T21:40:00Z" w16du:dateUtc="2026-03-07T03:40:00Z"/>
              <w:rFonts w:eastAsiaTheme="minorEastAsia"/>
              <w:noProof/>
            </w:rPr>
          </w:pPr>
          <w:del w:id="397" w:author="Joel Karr" w:date="2026-03-06T21:40:00Z" w16du:dateUtc="2026-03-07T03:40:00Z">
            <w:r w:rsidRPr="005A7E77" w:rsidDel="005A7E77">
              <w:rPr>
                <w:rStyle w:val="Hyperlink"/>
                <w:noProof/>
              </w:rPr>
              <w:delText>Thinking In Tiers: Choosing the Right Level of Control</w:delText>
            </w:r>
            <w:r w:rsidDel="005A7E77">
              <w:rPr>
                <w:noProof/>
                <w:webHidden/>
              </w:rPr>
              <w:tab/>
              <w:delText>55</w:delText>
            </w:r>
          </w:del>
        </w:p>
        <w:p w14:paraId="24095300" w14:textId="21393EE1" w:rsidR="009B5373" w:rsidDel="005A7E77" w:rsidRDefault="009B5373">
          <w:pPr>
            <w:pStyle w:val="TOC3"/>
            <w:tabs>
              <w:tab w:val="right" w:leader="dot" w:pos="9350"/>
            </w:tabs>
            <w:rPr>
              <w:del w:id="398" w:author="Joel Karr" w:date="2026-03-06T21:40:00Z" w16du:dateUtc="2026-03-07T03:40:00Z"/>
              <w:rFonts w:eastAsiaTheme="minorEastAsia"/>
              <w:noProof/>
            </w:rPr>
          </w:pPr>
          <w:del w:id="399" w:author="Joel Karr" w:date="2026-03-06T21:40:00Z" w16du:dateUtc="2026-03-07T03:40:00Z">
            <w:r w:rsidRPr="005A7E77" w:rsidDel="005A7E77">
              <w:rPr>
                <w:rStyle w:val="Hyperlink"/>
                <w:noProof/>
              </w:rPr>
              <w:delText>Absorbing Risk Together</w:delText>
            </w:r>
            <w:r w:rsidDel="005A7E77">
              <w:rPr>
                <w:noProof/>
                <w:webHidden/>
              </w:rPr>
              <w:tab/>
              <w:delText>55</w:delText>
            </w:r>
          </w:del>
        </w:p>
        <w:p w14:paraId="14C1DAEE" w14:textId="2C3C234A" w:rsidR="009B5373" w:rsidDel="005A7E77" w:rsidRDefault="009B5373">
          <w:pPr>
            <w:pStyle w:val="TOC2"/>
            <w:tabs>
              <w:tab w:val="right" w:leader="dot" w:pos="9350"/>
            </w:tabs>
            <w:rPr>
              <w:del w:id="400" w:author="Joel Karr" w:date="2026-03-06T21:40:00Z" w16du:dateUtc="2026-03-07T03:40:00Z"/>
              <w:rFonts w:eastAsiaTheme="minorEastAsia"/>
              <w:noProof/>
            </w:rPr>
          </w:pPr>
          <w:del w:id="401" w:author="Joel Karr" w:date="2026-03-06T21:40:00Z" w16du:dateUtc="2026-03-07T03:40:00Z">
            <w:r w:rsidRPr="005A7E77" w:rsidDel="005A7E77">
              <w:rPr>
                <w:rStyle w:val="Hyperlink"/>
                <w:noProof/>
              </w:rPr>
              <w:delText>Nine</w:delText>
            </w:r>
            <w:r w:rsidDel="005A7E77">
              <w:rPr>
                <w:noProof/>
                <w:webHidden/>
              </w:rPr>
              <w:tab/>
              <w:delText>57</w:delText>
            </w:r>
          </w:del>
        </w:p>
        <w:p w14:paraId="6BF88B37" w14:textId="5ED1D0E2" w:rsidR="009B5373" w:rsidDel="005A7E77" w:rsidRDefault="009B5373">
          <w:pPr>
            <w:pStyle w:val="TOC2"/>
            <w:tabs>
              <w:tab w:val="right" w:leader="dot" w:pos="9350"/>
            </w:tabs>
            <w:rPr>
              <w:del w:id="402" w:author="Joel Karr" w:date="2026-03-06T21:40:00Z" w16du:dateUtc="2026-03-07T03:40:00Z"/>
              <w:rFonts w:eastAsiaTheme="minorEastAsia"/>
              <w:noProof/>
            </w:rPr>
          </w:pPr>
          <w:del w:id="403" w:author="Joel Karr" w:date="2026-03-06T21:40:00Z" w16du:dateUtc="2026-03-07T03:40:00Z">
            <w:r w:rsidRPr="005A7E77" w:rsidDel="005A7E77">
              <w:rPr>
                <w:rStyle w:val="Hyperlink"/>
                <w:noProof/>
              </w:rPr>
              <w:delText>The Illusion of Alignment</w:delText>
            </w:r>
            <w:r w:rsidDel="005A7E77">
              <w:rPr>
                <w:noProof/>
                <w:webHidden/>
              </w:rPr>
              <w:tab/>
              <w:delText>57</w:delText>
            </w:r>
          </w:del>
        </w:p>
        <w:p w14:paraId="3901A402" w14:textId="40D549A1" w:rsidR="009B5373" w:rsidDel="005A7E77" w:rsidRDefault="009B5373">
          <w:pPr>
            <w:pStyle w:val="TOC3"/>
            <w:tabs>
              <w:tab w:val="right" w:leader="dot" w:pos="9350"/>
            </w:tabs>
            <w:rPr>
              <w:del w:id="404" w:author="Joel Karr" w:date="2026-03-06T21:40:00Z" w16du:dateUtc="2026-03-07T03:40:00Z"/>
              <w:rFonts w:eastAsiaTheme="minorEastAsia"/>
              <w:noProof/>
            </w:rPr>
          </w:pPr>
          <w:del w:id="405" w:author="Joel Karr" w:date="2026-03-06T21:40:00Z" w16du:dateUtc="2026-03-07T03:40:00Z">
            <w:r w:rsidRPr="005A7E77" w:rsidDel="005A7E77">
              <w:rPr>
                <w:rStyle w:val="Hyperlink"/>
                <w:noProof/>
              </w:rPr>
              <w:delText>How Complexity Disrupts Understanding</w:delText>
            </w:r>
            <w:r w:rsidDel="005A7E77">
              <w:rPr>
                <w:noProof/>
                <w:webHidden/>
              </w:rPr>
              <w:tab/>
              <w:delText>58</w:delText>
            </w:r>
          </w:del>
        </w:p>
        <w:p w14:paraId="0EFDB147" w14:textId="1AB2C39A" w:rsidR="009B5373" w:rsidDel="005A7E77" w:rsidRDefault="009B5373">
          <w:pPr>
            <w:pStyle w:val="TOC3"/>
            <w:tabs>
              <w:tab w:val="right" w:leader="dot" w:pos="9350"/>
            </w:tabs>
            <w:rPr>
              <w:del w:id="406" w:author="Joel Karr" w:date="2026-03-06T21:40:00Z" w16du:dateUtc="2026-03-07T03:40:00Z"/>
              <w:rFonts w:eastAsiaTheme="minorEastAsia"/>
              <w:noProof/>
            </w:rPr>
          </w:pPr>
          <w:del w:id="407" w:author="Joel Karr" w:date="2026-03-06T21:40:00Z" w16du:dateUtc="2026-03-07T03:40:00Z">
            <w:r w:rsidRPr="005A7E77" w:rsidDel="005A7E77">
              <w:rPr>
                <w:rStyle w:val="Hyperlink"/>
                <w:noProof/>
              </w:rPr>
              <w:delText>Alignment Is a Cognitive Challenge</w:delText>
            </w:r>
            <w:r w:rsidDel="005A7E77">
              <w:rPr>
                <w:noProof/>
                <w:webHidden/>
              </w:rPr>
              <w:tab/>
              <w:delText>59</w:delText>
            </w:r>
          </w:del>
        </w:p>
        <w:p w14:paraId="3586AE63" w14:textId="1333A06E" w:rsidR="009B5373" w:rsidDel="005A7E77" w:rsidRDefault="009B5373">
          <w:pPr>
            <w:pStyle w:val="TOC3"/>
            <w:tabs>
              <w:tab w:val="right" w:leader="dot" w:pos="9350"/>
            </w:tabs>
            <w:rPr>
              <w:del w:id="408" w:author="Joel Karr" w:date="2026-03-06T21:40:00Z" w16du:dateUtc="2026-03-07T03:40:00Z"/>
              <w:rFonts w:eastAsiaTheme="minorEastAsia"/>
              <w:noProof/>
            </w:rPr>
          </w:pPr>
          <w:del w:id="409" w:author="Joel Karr" w:date="2026-03-06T21:40:00Z" w16du:dateUtc="2026-03-07T03:40:00Z">
            <w:r w:rsidRPr="005A7E77" w:rsidDel="005A7E77">
              <w:rPr>
                <w:rStyle w:val="Hyperlink"/>
                <w:noProof/>
              </w:rPr>
              <w:delText>Building Shared Mental Models</w:delText>
            </w:r>
            <w:r w:rsidDel="005A7E77">
              <w:rPr>
                <w:noProof/>
                <w:webHidden/>
              </w:rPr>
              <w:tab/>
              <w:delText>60</w:delText>
            </w:r>
          </w:del>
        </w:p>
        <w:p w14:paraId="0ADCCB48" w14:textId="59A2242B" w:rsidR="009B5373" w:rsidDel="005A7E77" w:rsidRDefault="009B5373">
          <w:pPr>
            <w:pStyle w:val="TOC3"/>
            <w:tabs>
              <w:tab w:val="right" w:leader="dot" w:pos="9350"/>
            </w:tabs>
            <w:rPr>
              <w:del w:id="410" w:author="Joel Karr" w:date="2026-03-06T21:40:00Z" w16du:dateUtc="2026-03-07T03:40:00Z"/>
              <w:rFonts w:eastAsiaTheme="minorEastAsia"/>
              <w:noProof/>
            </w:rPr>
          </w:pPr>
          <w:del w:id="411" w:author="Joel Karr" w:date="2026-03-06T21:40:00Z" w16du:dateUtc="2026-03-07T03:40:00Z">
            <w:r w:rsidRPr="005A7E77" w:rsidDel="005A7E77">
              <w:rPr>
                <w:rStyle w:val="Hyperlink"/>
                <w:noProof/>
              </w:rPr>
              <w:delText>Reinforcing Alignment Over Time</w:delText>
            </w:r>
            <w:r w:rsidDel="005A7E77">
              <w:rPr>
                <w:noProof/>
                <w:webHidden/>
              </w:rPr>
              <w:tab/>
              <w:delText>62</w:delText>
            </w:r>
          </w:del>
        </w:p>
        <w:p w14:paraId="536F4F4A" w14:textId="00462B36" w:rsidR="009B5373" w:rsidDel="005A7E77" w:rsidRDefault="009B5373">
          <w:pPr>
            <w:pStyle w:val="TOC3"/>
            <w:tabs>
              <w:tab w:val="right" w:leader="dot" w:pos="9350"/>
            </w:tabs>
            <w:rPr>
              <w:del w:id="412" w:author="Joel Karr" w:date="2026-03-06T21:40:00Z" w16du:dateUtc="2026-03-07T03:40:00Z"/>
              <w:rFonts w:eastAsiaTheme="minorEastAsia"/>
              <w:noProof/>
            </w:rPr>
          </w:pPr>
          <w:del w:id="413" w:author="Joel Karr" w:date="2026-03-06T21:40:00Z" w16du:dateUtc="2026-03-07T03:40:00Z">
            <w:r w:rsidRPr="005A7E77" w:rsidDel="005A7E77">
              <w:rPr>
                <w:rStyle w:val="Hyperlink"/>
                <w:noProof/>
              </w:rPr>
              <w:lastRenderedPageBreak/>
              <w:delText>Beyond the Illusion</w:delText>
            </w:r>
            <w:r w:rsidDel="005A7E77">
              <w:rPr>
                <w:noProof/>
                <w:webHidden/>
              </w:rPr>
              <w:tab/>
              <w:delText>63</w:delText>
            </w:r>
          </w:del>
        </w:p>
        <w:p w14:paraId="7041A452" w14:textId="52F97858" w:rsidR="009B5373" w:rsidDel="005A7E77" w:rsidRDefault="009B5373">
          <w:pPr>
            <w:pStyle w:val="TOC2"/>
            <w:tabs>
              <w:tab w:val="right" w:leader="dot" w:pos="9350"/>
            </w:tabs>
            <w:rPr>
              <w:del w:id="414" w:author="Joel Karr" w:date="2026-03-06T21:40:00Z" w16du:dateUtc="2026-03-07T03:40:00Z"/>
              <w:rFonts w:eastAsiaTheme="minorEastAsia"/>
              <w:noProof/>
            </w:rPr>
          </w:pPr>
          <w:del w:id="415" w:author="Joel Karr" w:date="2026-03-06T21:40:00Z" w16du:dateUtc="2026-03-07T03:40:00Z">
            <w:r w:rsidRPr="005A7E77" w:rsidDel="005A7E77">
              <w:rPr>
                <w:rStyle w:val="Hyperlink"/>
                <w:noProof/>
              </w:rPr>
              <w:delText>Ten</w:delText>
            </w:r>
            <w:r w:rsidDel="005A7E77">
              <w:rPr>
                <w:noProof/>
                <w:webHidden/>
              </w:rPr>
              <w:tab/>
              <w:delText>65</w:delText>
            </w:r>
          </w:del>
        </w:p>
        <w:p w14:paraId="2149C0D9" w14:textId="1EEAD020" w:rsidR="009B5373" w:rsidDel="005A7E77" w:rsidRDefault="009B5373">
          <w:pPr>
            <w:pStyle w:val="TOC2"/>
            <w:tabs>
              <w:tab w:val="right" w:leader="dot" w:pos="9350"/>
            </w:tabs>
            <w:rPr>
              <w:del w:id="416" w:author="Joel Karr" w:date="2026-03-06T21:40:00Z" w16du:dateUtc="2026-03-07T03:40:00Z"/>
              <w:rFonts w:eastAsiaTheme="minorEastAsia"/>
              <w:noProof/>
            </w:rPr>
          </w:pPr>
          <w:del w:id="417" w:author="Joel Karr" w:date="2026-03-06T21:40:00Z" w16du:dateUtc="2026-03-07T03:40:00Z">
            <w:r w:rsidRPr="005A7E77" w:rsidDel="005A7E77">
              <w:rPr>
                <w:rStyle w:val="Hyperlink"/>
                <w:noProof/>
              </w:rPr>
              <w:delText>The Cost of Re-Deciding</w:delText>
            </w:r>
            <w:r w:rsidDel="005A7E77">
              <w:rPr>
                <w:noProof/>
                <w:webHidden/>
              </w:rPr>
              <w:tab/>
              <w:delText>65</w:delText>
            </w:r>
          </w:del>
        </w:p>
        <w:p w14:paraId="2577FD68" w14:textId="733ACF9E" w:rsidR="009B5373" w:rsidDel="005A7E77" w:rsidRDefault="009B5373">
          <w:pPr>
            <w:pStyle w:val="TOC3"/>
            <w:tabs>
              <w:tab w:val="right" w:leader="dot" w:pos="9350"/>
            </w:tabs>
            <w:rPr>
              <w:del w:id="418" w:author="Joel Karr" w:date="2026-03-06T21:40:00Z" w16du:dateUtc="2026-03-07T03:40:00Z"/>
              <w:rFonts w:eastAsiaTheme="minorEastAsia"/>
              <w:noProof/>
            </w:rPr>
          </w:pPr>
          <w:del w:id="419" w:author="Joel Karr" w:date="2026-03-06T21:40:00Z" w16du:dateUtc="2026-03-07T03:40:00Z">
            <w:r w:rsidRPr="005A7E77" w:rsidDel="005A7E77">
              <w:rPr>
                <w:rStyle w:val="Hyperlink"/>
                <w:noProof/>
              </w:rPr>
              <w:delText>The Hidden Cost</w:delText>
            </w:r>
            <w:r w:rsidDel="005A7E77">
              <w:rPr>
                <w:noProof/>
                <w:webHidden/>
              </w:rPr>
              <w:tab/>
              <w:delText>66</w:delText>
            </w:r>
          </w:del>
        </w:p>
        <w:p w14:paraId="07413795" w14:textId="03B573B6" w:rsidR="009B5373" w:rsidDel="005A7E77" w:rsidRDefault="009B5373">
          <w:pPr>
            <w:pStyle w:val="TOC3"/>
            <w:tabs>
              <w:tab w:val="right" w:leader="dot" w:pos="9350"/>
            </w:tabs>
            <w:rPr>
              <w:del w:id="420" w:author="Joel Karr" w:date="2026-03-06T21:40:00Z" w16du:dateUtc="2026-03-07T03:40:00Z"/>
              <w:rFonts w:eastAsiaTheme="minorEastAsia"/>
              <w:noProof/>
            </w:rPr>
          </w:pPr>
          <w:del w:id="421" w:author="Joel Karr" w:date="2026-03-06T21:40:00Z" w16du:dateUtc="2026-03-07T03:40:00Z">
            <w:r w:rsidRPr="005A7E77" w:rsidDel="005A7E77">
              <w:rPr>
                <w:rStyle w:val="Hyperlink"/>
                <w:noProof/>
              </w:rPr>
              <w:delText>Why We Keep Deciding</w:delText>
            </w:r>
            <w:r w:rsidDel="005A7E77">
              <w:rPr>
                <w:noProof/>
                <w:webHidden/>
              </w:rPr>
              <w:tab/>
              <w:delText>66</w:delText>
            </w:r>
          </w:del>
        </w:p>
        <w:p w14:paraId="6BFDF677" w14:textId="3203F891" w:rsidR="009B5373" w:rsidDel="005A7E77" w:rsidRDefault="009B5373">
          <w:pPr>
            <w:pStyle w:val="TOC3"/>
            <w:tabs>
              <w:tab w:val="right" w:leader="dot" w:pos="9350"/>
            </w:tabs>
            <w:rPr>
              <w:del w:id="422" w:author="Joel Karr" w:date="2026-03-06T21:40:00Z" w16du:dateUtc="2026-03-07T03:40:00Z"/>
              <w:rFonts w:eastAsiaTheme="minorEastAsia"/>
              <w:noProof/>
            </w:rPr>
          </w:pPr>
          <w:del w:id="423" w:author="Joel Karr" w:date="2026-03-06T21:40:00Z" w16du:dateUtc="2026-03-07T03:40:00Z">
            <w:r w:rsidRPr="005A7E77" w:rsidDel="005A7E77">
              <w:rPr>
                <w:rStyle w:val="Hyperlink"/>
                <w:noProof/>
              </w:rPr>
              <w:delText>Making Decisions Durable</w:delText>
            </w:r>
            <w:r w:rsidDel="005A7E77">
              <w:rPr>
                <w:noProof/>
                <w:webHidden/>
              </w:rPr>
              <w:tab/>
              <w:delText>67</w:delText>
            </w:r>
          </w:del>
        </w:p>
        <w:p w14:paraId="08E51AEF" w14:textId="29802166" w:rsidR="009B5373" w:rsidDel="005A7E77" w:rsidRDefault="009B5373">
          <w:pPr>
            <w:pStyle w:val="TOC3"/>
            <w:tabs>
              <w:tab w:val="right" w:leader="dot" w:pos="9350"/>
            </w:tabs>
            <w:rPr>
              <w:del w:id="424" w:author="Joel Karr" w:date="2026-03-06T21:40:00Z" w16du:dateUtc="2026-03-07T03:40:00Z"/>
              <w:rFonts w:eastAsiaTheme="minorEastAsia"/>
              <w:noProof/>
            </w:rPr>
          </w:pPr>
          <w:del w:id="425" w:author="Joel Karr" w:date="2026-03-06T21:40:00Z" w16du:dateUtc="2026-03-07T03:40:00Z">
            <w:r w:rsidRPr="005A7E77" w:rsidDel="005A7E77">
              <w:rPr>
                <w:rStyle w:val="Hyperlink"/>
                <w:noProof/>
              </w:rPr>
              <w:delText>Back to the Whiteboard</w:delText>
            </w:r>
            <w:r w:rsidDel="005A7E77">
              <w:rPr>
                <w:noProof/>
                <w:webHidden/>
              </w:rPr>
              <w:tab/>
              <w:delText>69</w:delText>
            </w:r>
          </w:del>
        </w:p>
        <w:p w14:paraId="58470549" w14:textId="319A4DCC" w:rsidR="009B5373" w:rsidDel="005A7E77" w:rsidRDefault="009B5373">
          <w:pPr>
            <w:pStyle w:val="TOC2"/>
            <w:tabs>
              <w:tab w:val="right" w:leader="dot" w:pos="9350"/>
            </w:tabs>
            <w:rPr>
              <w:del w:id="426" w:author="Joel Karr" w:date="2026-03-06T21:40:00Z" w16du:dateUtc="2026-03-07T03:40:00Z"/>
              <w:rFonts w:eastAsiaTheme="minorEastAsia"/>
              <w:noProof/>
            </w:rPr>
          </w:pPr>
          <w:del w:id="427" w:author="Joel Karr" w:date="2026-03-06T21:40:00Z" w16du:dateUtc="2026-03-07T03:40:00Z">
            <w:r w:rsidRPr="005A7E77" w:rsidDel="005A7E77">
              <w:rPr>
                <w:rStyle w:val="Hyperlink"/>
                <w:noProof/>
              </w:rPr>
              <w:delText>Eleven</w:delText>
            </w:r>
            <w:r w:rsidDel="005A7E77">
              <w:rPr>
                <w:noProof/>
                <w:webHidden/>
              </w:rPr>
              <w:tab/>
              <w:delText>71</w:delText>
            </w:r>
          </w:del>
        </w:p>
        <w:p w14:paraId="37A29FC8" w14:textId="5F62FB22" w:rsidR="009B5373" w:rsidDel="005A7E77" w:rsidRDefault="009B5373">
          <w:pPr>
            <w:pStyle w:val="TOC2"/>
            <w:tabs>
              <w:tab w:val="right" w:leader="dot" w:pos="9350"/>
            </w:tabs>
            <w:rPr>
              <w:del w:id="428" w:author="Joel Karr" w:date="2026-03-06T21:40:00Z" w16du:dateUtc="2026-03-07T03:40:00Z"/>
              <w:rFonts w:eastAsiaTheme="minorEastAsia"/>
              <w:noProof/>
            </w:rPr>
          </w:pPr>
          <w:del w:id="429" w:author="Joel Karr" w:date="2026-03-06T21:40:00Z" w16du:dateUtc="2026-03-07T03:40:00Z">
            <w:r w:rsidRPr="005A7E77" w:rsidDel="005A7E77">
              <w:rPr>
                <w:rStyle w:val="Hyperlink"/>
                <w:noProof/>
              </w:rPr>
              <w:delText xml:space="preserve">The Feedback Paradox </w:delText>
            </w:r>
            <w:r w:rsidDel="005A7E77">
              <w:rPr>
                <w:noProof/>
                <w:webHidden/>
              </w:rPr>
              <w:tab/>
              <w:delText>71</w:delText>
            </w:r>
          </w:del>
        </w:p>
        <w:p w14:paraId="74D88276" w14:textId="4580702A" w:rsidR="009B5373" w:rsidDel="005A7E77" w:rsidRDefault="009B5373">
          <w:pPr>
            <w:pStyle w:val="TOC3"/>
            <w:tabs>
              <w:tab w:val="right" w:leader="dot" w:pos="9350"/>
            </w:tabs>
            <w:rPr>
              <w:del w:id="430" w:author="Joel Karr" w:date="2026-03-06T21:40:00Z" w16du:dateUtc="2026-03-07T03:40:00Z"/>
              <w:rFonts w:eastAsiaTheme="minorEastAsia"/>
              <w:noProof/>
            </w:rPr>
          </w:pPr>
          <w:del w:id="431" w:author="Joel Karr" w:date="2026-03-06T21:40:00Z" w16du:dateUtc="2026-03-07T03:40:00Z">
            <w:r w:rsidRPr="005A7E77" w:rsidDel="005A7E77">
              <w:rPr>
                <w:rStyle w:val="Hyperlink"/>
                <w:noProof/>
              </w:rPr>
              <w:delText>Why Feedback Fails</w:delText>
            </w:r>
            <w:r w:rsidDel="005A7E77">
              <w:rPr>
                <w:noProof/>
                <w:webHidden/>
              </w:rPr>
              <w:tab/>
              <w:delText>72</w:delText>
            </w:r>
          </w:del>
        </w:p>
        <w:p w14:paraId="3111DBA9" w14:textId="0414515E" w:rsidR="009B5373" w:rsidDel="005A7E77" w:rsidRDefault="009B5373">
          <w:pPr>
            <w:pStyle w:val="TOC3"/>
            <w:tabs>
              <w:tab w:val="right" w:leader="dot" w:pos="9350"/>
            </w:tabs>
            <w:rPr>
              <w:del w:id="432" w:author="Joel Karr" w:date="2026-03-06T21:40:00Z" w16du:dateUtc="2026-03-07T03:40:00Z"/>
              <w:rFonts w:eastAsiaTheme="minorEastAsia"/>
              <w:noProof/>
            </w:rPr>
          </w:pPr>
          <w:del w:id="433" w:author="Joel Karr" w:date="2026-03-06T21:40:00Z" w16du:dateUtc="2026-03-07T03:40:00Z">
            <w:r w:rsidRPr="005A7E77" w:rsidDel="005A7E77">
              <w:rPr>
                <w:rStyle w:val="Hyperlink"/>
                <w:noProof/>
              </w:rPr>
              <w:delText>What Psychological Safety Actually Enables</w:delText>
            </w:r>
            <w:r w:rsidDel="005A7E77">
              <w:rPr>
                <w:noProof/>
                <w:webHidden/>
              </w:rPr>
              <w:tab/>
              <w:delText>72</w:delText>
            </w:r>
          </w:del>
        </w:p>
        <w:p w14:paraId="1524A05D" w14:textId="6110BA4B" w:rsidR="009B5373" w:rsidDel="005A7E77" w:rsidRDefault="009B5373">
          <w:pPr>
            <w:pStyle w:val="TOC3"/>
            <w:tabs>
              <w:tab w:val="right" w:leader="dot" w:pos="9350"/>
            </w:tabs>
            <w:rPr>
              <w:del w:id="434" w:author="Joel Karr" w:date="2026-03-06T21:40:00Z" w16du:dateUtc="2026-03-07T03:40:00Z"/>
              <w:rFonts w:eastAsiaTheme="minorEastAsia"/>
              <w:noProof/>
            </w:rPr>
          </w:pPr>
          <w:del w:id="435" w:author="Joel Karr" w:date="2026-03-06T21:40:00Z" w16du:dateUtc="2026-03-07T03:40:00Z">
            <w:r w:rsidRPr="005A7E77" w:rsidDel="005A7E77">
              <w:rPr>
                <w:rStyle w:val="Hyperlink"/>
                <w:noProof/>
              </w:rPr>
              <w:delText>Building Feedback Systems</w:delText>
            </w:r>
            <w:r w:rsidDel="005A7E77">
              <w:rPr>
                <w:noProof/>
                <w:webHidden/>
              </w:rPr>
              <w:tab/>
              <w:delText>73</w:delText>
            </w:r>
          </w:del>
        </w:p>
        <w:p w14:paraId="3928CB94" w14:textId="21FE29F6" w:rsidR="009B5373" w:rsidDel="005A7E77" w:rsidRDefault="009B5373">
          <w:pPr>
            <w:pStyle w:val="TOC3"/>
            <w:tabs>
              <w:tab w:val="right" w:leader="dot" w:pos="9350"/>
            </w:tabs>
            <w:rPr>
              <w:del w:id="436" w:author="Joel Karr" w:date="2026-03-06T21:40:00Z" w16du:dateUtc="2026-03-07T03:40:00Z"/>
              <w:rFonts w:eastAsiaTheme="minorEastAsia"/>
              <w:noProof/>
            </w:rPr>
          </w:pPr>
          <w:del w:id="437" w:author="Joel Karr" w:date="2026-03-06T21:40:00Z" w16du:dateUtc="2026-03-07T03:40:00Z">
            <w:r w:rsidRPr="005A7E77" w:rsidDel="005A7E77">
              <w:rPr>
                <w:rStyle w:val="Hyperlink"/>
                <w:noProof/>
              </w:rPr>
              <w:delText>Protecting Feedback from Dysfunction</w:delText>
            </w:r>
            <w:r w:rsidDel="005A7E77">
              <w:rPr>
                <w:noProof/>
                <w:webHidden/>
              </w:rPr>
              <w:tab/>
              <w:delText>74</w:delText>
            </w:r>
          </w:del>
        </w:p>
        <w:p w14:paraId="6D16C4A7" w14:textId="20533A50" w:rsidR="009B5373" w:rsidDel="005A7E77" w:rsidRDefault="009B5373">
          <w:pPr>
            <w:pStyle w:val="TOC3"/>
            <w:tabs>
              <w:tab w:val="right" w:leader="dot" w:pos="9350"/>
            </w:tabs>
            <w:rPr>
              <w:del w:id="438" w:author="Joel Karr" w:date="2026-03-06T21:40:00Z" w16du:dateUtc="2026-03-07T03:40:00Z"/>
              <w:rFonts w:eastAsiaTheme="minorEastAsia"/>
              <w:noProof/>
            </w:rPr>
          </w:pPr>
          <w:del w:id="439" w:author="Joel Karr" w:date="2026-03-06T21:40:00Z" w16du:dateUtc="2026-03-07T03:40:00Z">
            <w:r w:rsidRPr="005A7E77" w:rsidDel="005A7E77">
              <w:rPr>
                <w:rStyle w:val="Hyperlink"/>
                <w:noProof/>
              </w:rPr>
              <w:delText>Monday Night Practice</w:delText>
            </w:r>
            <w:r w:rsidDel="005A7E77">
              <w:rPr>
                <w:noProof/>
                <w:webHidden/>
              </w:rPr>
              <w:tab/>
              <w:delText>75</w:delText>
            </w:r>
          </w:del>
        </w:p>
        <w:p w14:paraId="1D833D58" w14:textId="1BE1C9F3" w:rsidR="009B5373" w:rsidDel="005A7E77" w:rsidRDefault="009B5373">
          <w:pPr>
            <w:pStyle w:val="TOC2"/>
            <w:tabs>
              <w:tab w:val="right" w:leader="dot" w:pos="9350"/>
            </w:tabs>
            <w:rPr>
              <w:del w:id="440" w:author="Joel Karr" w:date="2026-03-06T21:40:00Z" w16du:dateUtc="2026-03-07T03:40:00Z"/>
              <w:rFonts w:eastAsiaTheme="minorEastAsia"/>
              <w:noProof/>
            </w:rPr>
          </w:pPr>
          <w:del w:id="441" w:author="Joel Karr" w:date="2026-03-06T21:40:00Z" w16du:dateUtc="2026-03-07T03:40:00Z">
            <w:r w:rsidRPr="005A7E77" w:rsidDel="005A7E77">
              <w:rPr>
                <w:rStyle w:val="Hyperlink"/>
                <w:noProof/>
              </w:rPr>
              <w:delText>Twelve</w:delText>
            </w:r>
            <w:r w:rsidDel="005A7E77">
              <w:rPr>
                <w:noProof/>
                <w:webHidden/>
              </w:rPr>
              <w:tab/>
              <w:delText>77</w:delText>
            </w:r>
          </w:del>
        </w:p>
        <w:p w14:paraId="4ED52A6A" w14:textId="256C84E7" w:rsidR="009B5373" w:rsidDel="005A7E77" w:rsidRDefault="009B5373">
          <w:pPr>
            <w:pStyle w:val="TOC2"/>
            <w:tabs>
              <w:tab w:val="right" w:leader="dot" w:pos="9350"/>
            </w:tabs>
            <w:rPr>
              <w:del w:id="442" w:author="Joel Karr" w:date="2026-03-06T21:40:00Z" w16du:dateUtc="2026-03-07T03:40:00Z"/>
              <w:rFonts w:eastAsiaTheme="minorEastAsia"/>
              <w:noProof/>
            </w:rPr>
          </w:pPr>
          <w:del w:id="443" w:author="Joel Karr" w:date="2026-03-06T21:40:00Z" w16du:dateUtc="2026-03-07T03:40:00Z">
            <w:r w:rsidRPr="005A7E77" w:rsidDel="005A7E77">
              <w:rPr>
                <w:rStyle w:val="Hyperlink"/>
                <w:noProof/>
              </w:rPr>
              <w:delText>Pressure Players</w:delText>
            </w:r>
            <w:r w:rsidDel="005A7E77">
              <w:rPr>
                <w:noProof/>
                <w:webHidden/>
              </w:rPr>
              <w:tab/>
              <w:delText>77</w:delText>
            </w:r>
          </w:del>
        </w:p>
        <w:p w14:paraId="62C90F5B" w14:textId="1D2753BD" w:rsidR="009B5373" w:rsidDel="005A7E77" w:rsidRDefault="009B5373">
          <w:pPr>
            <w:pStyle w:val="TOC3"/>
            <w:tabs>
              <w:tab w:val="right" w:leader="dot" w:pos="9350"/>
            </w:tabs>
            <w:rPr>
              <w:del w:id="444" w:author="Joel Karr" w:date="2026-03-06T21:40:00Z" w16du:dateUtc="2026-03-07T03:40:00Z"/>
              <w:rFonts w:eastAsiaTheme="minorEastAsia"/>
              <w:noProof/>
            </w:rPr>
          </w:pPr>
          <w:del w:id="445" w:author="Joel Karr" w:date="2026-03-06T21:40:00Z" w16du:dateUtc="2026-03-07T03:40:00Z">
            <w:r w:rsidRPr="005A7E77" w:rsidDel="005A7E77">
              <w:rPr>
                <w:rStyle w:val="Hyperlink"/>
                <w:noProof/>
              </w:rPr>
              <w:delText>Why People Freeze</w:delText>
            </w:r>
            <w:r w:rsidDel="005A7E77">
              <w:rPr>
                <w:noProof/>
                <w:webHidden/>
              </w:rPr>
              <w:tab/>
              <w:delText>78</w:delText>
            </w:r>
          </w:del>
        </w:p>
        <w:p w14:paraId="565EF0A5" w14:textId="531309B1" w:rsidR="009B5373" w:rsidDel="005A7E77" w:rsidRDefault="009B5373">
          <w:pPr>
            <w:pStyle w:val="TOC3"/>
            <w:tabs>
              <w:tab w:val="right" w:leader="dot" w:pos="9350"/>
            </w:tabs>
            <w:rPr>
              <w:del w:id="446" w:author="Joel Karr" w:date="2026-03-06T21:40:00Z" w16du:dateUtc="2026-03-07T03:40:00Z"/>
              <w:rFonts w:eastAsiaTheme="minorEastAsia"/>
              <w:noProof/>
            </w:rPr>
          </w:pPr>
          <w:del w:id="447" w:author="Joel Karr" w:date="2026-03-06T21:40:00Z" w16du:dateUtc="2026-03-07T03:40:00Z">
            <w:r w:rsidRPr="005A7E77" w:rsidDel="005A7E77">
              <w:rPr>
                <w:rStyle w:val="Hyperlink"/>
                <w:noProof/>
              </w:rPr>
              <w:delText>Shrinking the Problem</w:delText>
            </w:r>
            <w:r w:rsidDel="005A7E77">
              <w:rPr>
                <w:noProof/>
                <w:webHidden/>
              </w:rPr>
              <w:tab/>
              <w:delText>79</w:delText>
            </w:r>
          </w:del>
        </w:p>
        <w:p w14:paraId="1342DAF0" w14:textId="3677D745" w:rsidR="009B5373" w:rsidDel="005A7E77" w:rsidRDefault="009B5373">
          <w:pPr>
            <w:pStyle w:val="TOC3"/>
            <w:tabs>
              <w:tab w:val="right" w:leader="dot" w:pos="9350"/>
            </w:tabs>
            <w:rPr>
              <w:del w:id="448" w:author="Joel Karr" w:date="2026-03-06T21:40:00Z" w16du:dateUtc="2026-03-07T03:40:00Z"/>
              <w:rFonts w:eastAsiaTheme="minorEastAsia"/>
              <w:noProof/>
            </w:rPr>
          </w:pPr>
          <w:del w:id="449" w:author="Joel Karr" w:date="2026-03-06T21:40:00Z" w16du:dateUtc="2026-03-07T03:40:00Z">
            <w:r w:rsidRPr="005A7E77" w:rsidDel="005A7E77">
              <w:rPr>
                <w:rStyle w:val="Hyperlink"/>
                <w:noProof/>
              </w:rPr>
              <w:delText>The Runbook</w:delText>
            </w:r>
            <w:r w:rsidDel="005A7E77">
              <w:rPr>
                <w:noProof/>
                <w:webHidden/>
              </w:rPr>
              <w:tab/>
              <w:delText>80</w:delText>
            </w:r>
          </w:del>
        </w:p>
        <w:p w14:paraId="06D5D95F" w14:textId="237D923C" w:rsidR="009B5373" w:rsidDel="005A7E77" w:rsidRDefault="009B5373">
          <w:pPr>
            <w:pStyle w:val="TOC3"/>
            <w:tabs>
              <w:tab w:val="right" w:leader="dot" w:pos="9350"/>
            </w:tabs>
            <w:rPr>
              <w:del w:id="450" w:author="Joel Karr" w:date="2026-03-06T21:40:00Z" w16du:dateUtc="2026-03-07T03:40:00Z"/>
              <w:rFonts w:eastAsiaTheme="minorEastAsia"/>
              <w:noProof/>
            </w:rPr>
          </w:pPr>
          <w:del w:id="451" w:author="Joel Karr" w:date="2026-03-06T21:40:00Z" w16du:dateUtc="2026-03-07T03:40:00Z">
            <w:r w:rsidRPr="005A7E77" w:rsidDel="005A7E77">
              <w:rPr>
                <w:rStyle w:val="Hyperlink"/>
                <w:noProof/>
              </w:rPr>
              <w:delText>Becoming a Pressure Player</w:delText>
            </w:r>
            <w:r w:rsidDel="005A7E77">
              <w:rPr>
                <w:noProof/>
                <w:webHidden/>
              </w:rPr>
              <w:tab/>
              <w:delText>80</w:delText>
            </w:r>
          </w:del>
        </w:p>
        <w:p w14:paraId="5500BD1E" w14:textId="7C8FDA8D" w:rsidR="009B5373" w:rsidDel="005A7E77" w:rsidRDefault="009B5373">
          <w:pPr>
            <w:pStyle w:val="TOC3"/>
            <w:tabs>
              <w:tab w:val="right" w:leader="dot" w:pos="9350"/>
            </w:tabs>
            <w:rPr>
              <w:del w:id="452" w:author="Joel Karr" w:date="2026-03-06T21:40:00Z" w16du:dateUtc="2026-03-07T03:40:00Z"/>
              <w:rFonts w:eastAsiaTheme="minorEastAsia"/>
              <w:noProof/>
            </w:rPr>
          </w:pPr>
          <w:del w:id="453" w:author="Joel Karr" w:date="2026-03-06T21:40:00Z" w16du:dateUtc="2026-03-07T03:40:00Z">
            <w:r w:rsidRPr="005A7E77" w:rsidDel="005A7E77">
              <w:rPr>
                <w:rStyle w:val="Hyperlink"/>
                <w:noProof/>
              </w:rPr>
              <w:delText>After the Outage</w:delText>
            </w:r>
            <w:r w:rsidDel="005A7E77">
              <w:rPr>
                <w:noProof/>
                <w:webHidden/>
              </w:rPr>
              <w:tab/>
              <w:delText>82</w:delText>
            </w:r>
          </w:del>
        </w:p>
        <w:p w14:paraId="18641D2A" w14:textId="0FCDDA8E" w:rsidR="009B5373" w:rsidDel="005A7E77" w:rsidRDefault="009B5373">
          <w:pPr>
            <w:pStyle w:val="TOC2"/>
            <w:tabs>
              <w:tab w:val="right" w:leader="dot" w:pos="9350"/>
            </w:tabs>
            <w:rPr>
              <w:del w:id="454" w:author="Joel Karr" w:date="2026-03-06T21:40:00Z" w16du:dateUtc="2026-03-07T03:40:00Z"/>
              <w:rFonts w:eastAsiaTheme="minorEastAsia"/>
              <w:noProof/>
            </w:rPr>
          </w:pPr>
          <w:del w:id="455" w:author="Joel Karr" w:date="2026-03-06T21:40:00Z" w16du:dateUtc="2026-03-07T03:40:00Z">
            <w:r w:rsidRPr="005A7E77" w:rsidDel="005A7E77">
              <w:rPr>
                <w:rStyle w:val="Hyperlink"/>
                <w:noProof/>
              </w:rPr>
              <w:delText>Fourteen</w:delText>
            </w:r>
            <w:r w:rsidDel="005A7E77">
              <w:rPr>
                <w:noProof/>
                <w:webHidden/>
              </w:rPr>
              <w:tab/>
              <w:delText>83</w:delText>
            </w:r>
          </w:del>
        </w:p>
        <w:p w14:paraId="53BF91FF" w14:textId="31886674" w:rsidR="009B5373" w:rsidDel="005A7E77" w:rsidRDefault="009B5373">
          <w:pPr>
            <w:pStyle w:val="TOC2"/>
            <w:tabs>
              <w:tab w:val="right" w:leader="dot" w:pos="9350"/>
            </w:tabs>
            <w:rPr>
              <w:del w:id="456" w:author="Joel Karr" w:date="2026-03-06T21:40:00Z" w16du:dateUtc="2026-03-07T03:40:00Z"/>
              <w:rFonts w:eastAsiaTheme="minorEastAsia"/>
              <w:noProof/>
            </w:rPr>
          </w:pPr>
          <w:del w:id="457" w:author="Joel Karr" w:date="2026-03-06T21:40:00Z" w16du:dateUtc="2026-03-07T03:40:00Z">
            <w:r w:rsidRPr="005A7E77" w:rsidDel="005A7E77">
              <w:rPr>
                <w:rStyle w:val="Hyperlink"/>
                <w:noProof/>
              </w:rPr>
              <w:delText xml:space="preserve">Reducing Uncertainty </w:delText>
            </w:r>
            <w:r w:rsidDel="005A7E77">
              <w:rPr>
                <w:noProof/>
                <w:webHidden/>
              </w:rPr>
              <w:tab/>
              <w:delText>83</w:delText>
            </w:r>
          </w:del>
        </w:p>
        <w:p w14:paraId="7750D73F" w14:textId="71B9880E" w:rsidR="009B5373" w:rsidDel="005A7E77" w:rsidRDefault="009B5373">
          <w:pPr>
            <w:pStyle w:val="TOC3"/>
            <w:tabs>
              <w:tab w:val="right" w:leader="dot" w:pos="9350"/>
            </w:tabs>
            <w:rPr>
              <w:del w:id="458" w:author="Joel Karr" w:date="2026-03-06T21:40:00Z" w16du:dateUtc="2026-03-07T03:40:00Z"/>
              <w:rFonts w:eastAsiaTheme="minorEastAsia"/>
              <w:noProof/>
            </w:rPr>
          </w:pPr>
          <w:del w:id="459" w:author="Joel Karr" w:date="2026-03-06T21:40:00Z" w16du:dateUtc="2026-03-07T03:40:00Z">
            <w:r w:rsidRPr="005A7E77" w:rsidDel="005A7E77">
              <w:rPr>
                <w:rStyle w:val="Hyperlink"/>
                <w:noProof/>
              </w:rPr>
              <w:delText>A Different Kind of Marketing</w:delText>
            </w:r>
            <w:r w:rsidDel="005A7E77">
              <w:rPr>
                <w:noProof/>
                <w:webHidden/>
              </w:rPr>
              <w:tab/>
              <w:delText>84</w:delText>
            </w:r>
          </w:del>
        </w:p>
        <w:p w14:paraId="735E9680" w14:textId="3F6283C9" w:rsidR="009B5373" w:rsidDel="005A7E77" w:rsidRDefault="009B5373">
          <w:pPr>
            <w:pStyle w:val="TOC3"/>
            <w:tabs>
              <w:tab w:val="right" w:leader="dot" w:pos="9350"/>
            </w:tabs>
            <w:rPr>
              <w:del w:id="460" w:author="Joel Karr" w:date="2026-03-06T21:40:00Z" w16du:dateUtc="2026-03-07T03:40:00Z"/>
              <w:rFonts w:eastAsiaTheme="minorEastAsia"/>
              <w:noProof/>
            </w:rPr>
          </w:pPr>
          <w:del w:id="461" w:author="Joel Karr" w:date="2026-03-06T21:40:00Z" w16du:dateUtc="2026-03-07T03:40:00Z">
            <w:r w:rsidRPr="005A7E77" w:rsidDel="005A7E77">
              <w:rPr>
                <w:rStyle w:val="Hyperlink"/>
                <w:noProof/>
              </w:rPr>
              <w:delText>The Real Career Shift</w:delText>
            </w:r>
            <w:r w:rsidDel="005A7E77">
              <w:rPr>
                <w:noProof/>
                <w:webHidden/>
              </w:rPr>
              <w:tab/>
              <w:delText>85</w:delText>
            </w:r>
          </w:del>
        </w:p>
        <w:p w14:paraId="0EC0AE34" w14:textId="1F9CBAD4" w:rsidR="009B5373" w:rsidDel="005A7E77" w:rsidRDefault="009B5373">
          <w:pPr>
            <w:pStyle w:val="TOC3"/>
            <w:tabs>
              <w:tab w:val="right" w:leader="dot" w:pos="9350"/>
            </w:tabs>
            <w:rPr>
              <w:del w:id="462" w:author="Joel Karr" w:date="2026-03-06T21:40:00Z" w16du:dateUtc="2026-03-07T03:40:00Z"/>
              <w:rFonts w:eastAsiaTheme="minorEastAsia"/>
              <w:noProof/>
            </w:rPr>
          </w:pPr>
          <w:del w:id="463" w:author="Joel Karr" w:date="2026-03-06T21:40:00Z" w16du:dateUtc="2026-03-07T03:40:00Z">
            <w:r w:rsidRPr="005A7E77" w:rsidDel="005A7E77">
              <w:rPr>
                <w:rStyle w:val="Hyperlink"/>
                <w:noProof/>
              </w:rPr>
              <w:delText>The Transparency Trap</w:delText>
            </w:r>
            <w:r w:rsidDel="005A7E77">
              <w:rPr>
                <w:noProof/>
                <w:webHidden/>
              </w:rPr>
              <w:tab/>
              <w:delText>86</w:delText>
            </w:r>
          </w:del>
        </w:p>
        <w:p w14:paraId="10E7C48E" w14:textId="23F9AEED" w:rsidR="009B5373" w:rsidDel="005A7E77" w:rsidRDefault="009B5373">
          <w:pPr>
            <w:pStyle w:val="TOC3"/>
            <w:tabs>
              <w:tab w:val="right" w:leader="dot" w:pos="9350"/>
            </w:tabs>
            <w:rPr>
              <w:del w:id="464" w:author="Joel Karr" w:date="2026-03-06T21:40:00Z" w16du:dateUtc="2026-03-07T03:40:00Z"/>
              <w:rFonts w:eastAsiaTheme="minorEastAsia"/>
              <w:noProof/>
            </w:rPr>
          </w:pPr>
          <w:del w:id="465" w:author="Joel Karr" w:date="2026-03-06T21:40:00Z" w16du:dateUtc="2026-03-07T03:40:00Z">
            <w:r w:rsidRPr="005A7E77" w:rsidDel="005A7E77">
              <w:rPr>
                <w:rStyle w:val="Hyperlink"/>
                <w:noProof/>
              </w:rPr>
              <w:delText>Controlling Noise</w:delText>
            </w:r>
            <w:r w:rsidDel="005A7E77">
              <w:rPr>
                <w:noProof/>
                <w:webHidden/>
              </w:rPr>
              <w:tab/>
              <w:delText>87</w:delText>
            </w:r>
          </w:del>
        </w:p>
        <w:p w14:paraId="266C2FE3" w14:textId="5E36C5FC" w:rsidR="009B5373" w:rsidDel="005A7E77" w:rsidRDefault="009B5373">
          <w:pPr>
            <w:pStyle w:val="TOC3"/>
            <w:tabs>
              <w:tab w:val="right" w:leader="dot" w:pos="9350"/>
            </w:tabs>
            <w:rPr>
              <w:del w:id="466" w:author="Joel Karr" w:date="2026-03-06T21:40:00Z" w16du:dateUtc="2026-03-07T03:40:00Z"/>
              <w:rFonts w:eastAsiaTheme="minorEastAsia"/>
              <w:noProof/>
            </w:rPr>
          </w:pPr>
          <w:del w:id="467" w:author="Joel Karr" w:date="2026-03-06T21:40:00Z" w16du:dateUtc="2026-03-07T03:40:00Z">
            <w:r w:rsidRPr="005A7E77" w:rsidDel="005A7E77">
              <w:rPr>
                <w:rStyle w:val="Hyperlink"/>
                <w:noProof/>
              </w:rPr>
              <w:delText>A Different Walk</w:delText>
            </w:r>
            <w:r w:rsidDel="005A7E77">
              <w:rPr>
                <w:noProof/>
                <w:webHidden/>
              </w:rPr>
              <w:tab/>
              <w:delText>89</w:delText>
            </w:r>
          </w:del>
        </w:p>
        <w:p w14:paraId="1F75E910" w14:textId="3D0A283B" w:rsidR="009B5373" w:rsidDel="005A7E77" w:rsidRDefault="009B5373">
          <w:pPr>
            <w:pStyle w:val="TOC2"/>
            <w:tabs>
              <w:tab w:val="right" w:leader="dot" w:pos="9350"/>
            </w:tabs>
            <w:rPr>
              <w:del w:id="468" w:author="Joel Karr" w:date="2026-03-06T21:40:00Z" w16du:dateUtc="2026-03-07T03:40:00Z"/>
              <w:rFonts w:eastAsiaTheme="minorEastAsia"/>
              <w:noProof/>
            </w:rPr>
          </w:pPr>
          <w:del w:id="469" w:author="Joel Karr" w:date="2026-03-06T21:40:00Z" w16du:dateUtc="2026-03-07T03:40:00Z">
            <w:r w:rsidRPr="005A7E77" w:rsidDel="005A7E77">
              <w:rPr>
                <w:rStyle w:val="Hyperlink"/>
                <w:noProof/>
              </w:rPr>
              <w:delText>Fifteen</w:delText>
            </w:r>
            <w:r w:rsidDel="005A7E77">
              <w:rPr>
                <w:noProof/>
                <w:webHidden/>
              </w:rPr>
              <w:tab/>
              <w:delText>90</w:delText>
            </w:r>
          </w:del>
        </w:p>
        <w:p w14:paraId="097ADD3D" w14:textId="0C0E3CB3" w:rsidR="009B5373" w:rsidDel="005A7E77" w:rsidRDefault="009B5373">
          <w:pPr>
            <w:pStyle w:val="TOC2"/>
            <w:tabs>
              <w:tab w:val="right" w:leader="dot" w:pos="9350"/>
            </w:tabs>
            <w:rPr>
              <w:del w:id="470" w:author="Joel Karr" w:date="2026-03-06T21:40:00Z" w16du:dateUtc="2026-03-07T03:40:00Z"/>
              <w:rFonts w:eastAsiaTheme="minorEastAsia"/>
              <w:noProof/>
            </w:rPr>
          </w:pPr>
          <w:del w:id="471" w:author="Joel Karr" w:date="2026-03-06T21:40:00Z" w16du:dateUtc="2026-03-07T03:40:00Z">
            <w:r w:rsidRPr="005A7E77" w:rsidDel="005A7E77">
              <w:rPr>
                <w:rStyle w:val="Hyperlink"/>
                <w:noProof/>
              </w:rPr>
              <w:lastRenderedPageBreak/>
              <w:delText>Why Big Bang Rewrites Usually Fail</w:delText>
            </w:r>
            <w:r w:rsidDel="005A7E77">
              <w:rPr>
                <w:noProof/>
                <w:webHidden/>
              </w:rPr>
              <w:tab/>
              <w:delText>90</w:delText>
            </w:r>
          </w:del>
        </w:p>
        <w:p w14:paraId="49861925" w14:textId="3FD22EAC" w:rsidR="009B5373" w:rsidDel="005A7E77" w:rsidRDefault="009B5373">
          <w:pPr>
            <w:pStyle w:val="TOC3"/>
            <w:tabs>
              <w:tab w:val="right" w:leader="dot" w:pos="9350"/>
            </w:tabs>
            <w:rPr>
              <w:del w:id="472" w:author="Joel Karr" w:date="2026-03-06T21:40:00Z" w16du:dateUtc="2026-03-07T03:40:00Z"/>
              <w:rFonts w:eastAsiaTheme="minorEastAsia"/>
              <w:noProof/>
            </w:rPr>
          </w:pPr>
          <w:del w:id="473" w:author="Joel Karr" w:date="2026-03-06T21:40:00Z" w16du:dateUtc="2026-03-07T03:40:00Z">
            <w:r w:rsidRPr="005A7E77" w:rsidDel="005A7E77">
              <w:rPr>
                <w:rStyle w:val="Hyperlink"/>
                <w:noProof/>
              </w:rPr>
              <w:delText>The Unraveling</w:delText>
            </w:r>
            <w:r w:rsidDel="005A7E77">
              <w:rPr>
                <w:noProof/>
                <w:webHidden/>
              </w:rPr>
              <w:tab/>
              <w:delText>90</w:delText>
            </w:r>
          </w:del>
        </w:p>
        <w:p w14:paraId="387F6BD2" w14:textId="555E1F5E" w:rsidR="009B5373" w:rsidDel="005A7E77" w:rsidRDefault="009B5373">
          <w:pPr>
            <w:pStyle w:val="TOC3"/>
            <w:tabs>
              <w:tab w:val="right" w:leader="dot" w:pos="9350"/>
            </w:tabs>
            <w:rPr>
              <w:del w:id="474" w:author="Joel Karr" w:date="2026-03-06T21:40:00Z" w16du:dateUtc="2026-03-07T03:40:00Z"/>
              <w:rFonts w:eastAsiaTheme="minorEastAsia"/>
              <w:noProof/>
            </w:rPr>
          </w:pPr>
          <w:del w:id="475" w:author="Joel Karr" w:date="2026-03-06T21:40:00Z" w16du:dateUtc="2026-03-07T03:40:00Z">
            <w:r w:rsidRPr="005A7E77" w:rsidDel="005A7E77">
              <w:rPr>
                <w:rStyle w:val="Hyperlink"/>
                <w:noProof/>
              </w:rPr>
              <w:delText>Spolsky's Warning</w:delText>
            </w:r>
            <w:r w:rsidDel="005A7E77">
              <w:rPr>
                <w:noProof/>
                <w:webHidden/>
              </w:rPr>
              <w:tab/>
              <w:delText>91</w:delText>
            </w:r>
          </w:del>
        </w:p>
        <w:p w14:paraId="0B5826CB" w14:textId="3E941C07" w:rsidR="009B5373" w:rsidDel="005A7E77" w:rsidRDefault="009B5373">
          <w:pPr>
            <w:pStyle w:val="TOC3"/>
            <w:tabs>
              <w:tab w:val="right" w:leader="dot" w:pos="9350"/>
            </w:tabs>
            <w:rPr>
              <w:del w:id="476" w:author="Joel Karr" w:date="2026-03-06T21:40:00Z" w16du:dateUtc="2026-03-07T03:40:00Z"/>
              <w:rFonts w:eastAsiaTheme="minorEastAsia"/>
              <w:noProof/>
            </w:rPr>
          </w:pPr>
          <w:del w:id="477" w:author="Joel Karr" w:date="2026-03-06T21:40:00Z" w16du:dateUtc="2026-03-07T03:40:00Z">
            <w:r w:rsidRPr="005A7E77" w:rsidDel="005A7E77">
              <w:rPr>
                <w:rStyle w:val="Hyperlink"/>
                <w:noProof/>
              </w:rPr>
              <w:delText>The Pivot</w:delText>
            </w:r>
            <w:r w:rsidDel="005A7E77">
              <w:rPr>
                <w:noProof/>
                <w:webHidden/>
              </w:rPr>
              <w:tab/>
              <w:delText>92</w:delText>
            </w:r>
          </w:del>
        </w:p>
        <w:p w14:paraId="4FD4E282" w14:textId="7815CD1E" w:rsidR="009B5373" w:rsidDel="005A7E77" w:rsidRDefault="009B5373">
          <w:pPr>
            <w:pStyle w:val="TOC3"/>
            <w:tabs>
              <w:tab w:val="right" w:leader="dot" w:pos="9350"/>
            </w:tabs>
            <w:rPr>
              <w:del w:id="478" w:author="Joel Karr" w:date="2026-03-06T21:40:00Z" w16du:dateUtc="2026-03-07T03:40:00Z"/>
              <w:rFonts w:eastAsiaTheme="minorEastAsia"/>
              <w:noProof/>
            </w:rPr>
          </w:pPr>
          <w:del w:id="479" w:author="Joel Karr" w:date="2026-03-06T21:40:00Z" w16du:dateUtc="2026-03-07T03:40:00Z">
            <w:r w:rsidRPr="005A7E77" w:rsidDel="005A7E77">
              <w:rPr>
                <w:rStyle w:val="Hyperlink"/>
                <w:noProof/>
              </w:rPr>
              <w:delText>The Strangler Fig</w:delText>
            </w:r>
            <w:r w:rsidDel="005A7E77">
              <w:rPr>
                <w:noProof/>
                <w:webHidden/>
              </w:rPr>
              <w:tab/>
              <w:delText>93</w:delText>
            </w:r>
          </w:del>
        </w:p>
        <w:p w14:paraId="350267E0" w14:textId="08FE7F8F" w:rsidR="009B5373" w:rsidDel="005A7E77" w:rsidRDefault="009B5373">
          <w:pPr>
            <w:pStyle w:val="TOC3"/>
            <w:tabs>
              <w:tab w:val="right" w:leader="dot" w:pos="9350"/>
            </w:tabs>
            <w:rPr>
              <w:del w:id="480" w:author="Joel Karr" w:date="2026-03-06T21:40:00Z" w16du:dateUtc="2026-03-07T03:40:00Z"/>
              <w:rFonts w:eastAsiaTheme="minorEastAsia"/>
              <w:noProof/>
            </w:rPr>
          </w:pPr>
          <w:del w:id="481" w:author="Joel Karr" w:date="2026-03-06T21:40:00Z" w16du:dateUtc="2026-03-07T03:40:00Z">
            <w:r w:rsidRPr="005A7E77" w:rsidDel="005A7E77">
              <w:rPr>
                <w:rStyle w:val="Hyperlink"/>
                <w:noProof/>
              </w:rPr>
              <w:delText>Protecting Focus</w:delText>
            </w:r>
            <w:r w:rsidDel="005A7E77">
              <w:rPr>
                <w:noProof/>
                <w:webHidden/>
              </w:rPr>
              <w:tab/>
              <w:delText>93</w:delText>
            </w:r>
          </w:del>
        </w:p>
        <w:p w14:paraId="3857BD44" w14:textId="0D876936" w:rsidR="009B5373" w:rsidDel="005A7E77" w:rsidRDefault="009B5373">
          <w:pPr>
            <w:pStyle w:val="TOC2"/>
            <w:tabs>
              <w:tab w:val="right" w:leader="dot" w:pos="9350"/>
            </w:tabs>
            <w:rPr>
              <w:del w:id="482" w:author="Joel Karr" w:date="2026-03-06T21:40:00Z" w16du:dateUtc="2026-03-07T03:40:00Z"/>
              <w:rFonts w:eastAsiaTheme="minorEastAsia"/>
              <w:noProof/>
            </w:rPr>
          </w:pPr>
          <w:del w:id="483" w:author="Joel Karr" w:date="2026-03-06T21:40:00Z" w16du:dateUtc="2026-03-07T03:40:00Z">
            <w:r w:rsidRPr="005A7E77" w:rsidDel="005A7E77">
              <w:rPr>
                <w:rStyle w:val="Hyperlink"/>
                <w:noProof/>
              </w:rPr>
              <w:delText>Sixteen</w:delText>
            </w:r>
            <w:r w:rsidDel="005A7E77">
              <w:rPr>
                <w:noProof/>
                <w:webHidden/>
              </w:rPr>
              <w:tab/>
              <w:delText>95</w:delText>
            </w:r>
          </w:del>
        </w:p>
        <w:p w14:paraId="190498B8" w14:textId="6215DB9F" w:rsidR="009B5373" w:rsidDel="005A7E77" w:rsidRDefault="009B5373">
          <w:pPr>
            <w:pStyle w:val="TOC2"/>
            <w:tabs>
              <w:tab w:val="right" w:leader="dot" w:pos="9350"/>
            </w:tabs>
            <w:rPr>
              <w:del w:id="484" w:author="Joel Karr" w:date="2026-03-06T21:40:00Z" w16du:dateUtc="2026-03-07T03:40:00Z"/>
              <w:rFonts w:eastAsiaTheme="minorEastAsia"/>
              <w:noProof/>
            </w:rPr>
          </w:pPr>
          <w:del w:id="485" w:author="Joel Karr" w:date="2026-03-06T21:40:00Z" w16du:dateUtc="2026-03-07T03:40:00Z">
            <w:r w:rsidRPr="005A7E77" w:rsidDel="005A7E77">
              <w:rPr>
                <w:rStyle w:val="Hyperlink"/>
                <w:noProof/>
              </w:rPr>
              <w:delText>Turning Around Struggling Teams</w:delText>
            </w:r>
            <w:r w:rsidDel="005A7E77">
              <w:rPr>
                <w:noProof/>
                <w:webHidden/>
              </w:rPr>
              <w:tab/>
              <w:delText>95</w:delText>
            </w:r>
          </w:del>
        </w:p>
        <w:p w14:paraId="60639B77" w14:textId="4660D882" w:rsidR="009B5373" w:rsidDel="005A7E77" w:rsidRDefault="009B5373">
          <w:pPr>
            <w:pStyle w:val="TOC3"/>
            <w:tabs>
              <w:tab w:val="right" w:leader="dot" w:pos="9350"/>
            </w:tabs>
            <w:rPr>
              <w:del w:id="486" w:author="Joel Karr" w:date="2026-03-06T21:40:00Z" w16du:dateUtc="2026-03-07T03:40:00Z"/>
              <w:rFonts w:eastAsiaTheme="minorEastAsia"/>
              <w:noProof/>
            </w:rPr>
          </w:pPr>
          <w:del w:id="487" w:author="Joel Karr" w:date="2026-03-06T21:40:00Z" w16du:dateUtc="2026-03-07T03:40:00Z">
            <w:r w:rsidRPr="005A7E77" w:rsidDel="005A7E77">
              <w:rPr>
                <w:rStyle w:val="Hyperlink"/>
                <w:noProof/>
              </w:rPr>
              <w:delText>The Drowning Leader</w:delText>
            </w:r>
            <w:r w:rsidDel="005A7E77">
              <w:rPr>
                <w:noProof/>
                <w:webHidden/>
              </w:rPr>
              <w:tab/>
              <w:delText>96</w:delText>
            </w:r>
          </w:del>
        </w:p>
        <w:p w14:paraId="68500F27" w14:textId="6EB25841" w:rsidR="009B5373" w:rsidDel="005A7E77" w:rsidRDefault="009B5373">
          <w:pPr>
            <w:pStyle w:val="TOC3"/>
            <w:tabs>
              <w:tab w:val="right" w:leader="dot" w:pos="9350"/>
            </w:tabs>
            <w:rPr>
              <w:del w:id="488" w:author="Joel Karr" w:date="2026-03-06T21:40:00Z" w16du:dateUtc="2026-03-07T03:40:00Z"/>
              <w:rFonts w:eastAsiaTheme="minorEastAsia"/>
              <w:noProof/>
            </w:rPr>
          </w:pPr>
          <w:del w:id="489" w:author="Joel Karr" w:date="2026-03-06T21:40:00Z" w16du:dateUtc="2026-03-07T03:40:00Z">
            <w:r w:rsidRPr="005A7E77" w:rsidDel="005A7E77">
              <w:rPr>
                <w:rStyle w:val="Hyperlink"/>
                <w:noProof/>
              </w:rPr>
              <w:delText>The Cost of Context Switching</w:delText>
            </w:r>
            <w:r w:rsidDel="005A7E77">
              <w:rPr>
                <w:noProof/>
                <w:webHidden/>
              </w:rPr>
              <w:tab/>
              <w:delText>97</w:delText>
            </w:r>
          </w:del>
        </w:p>
        <w:p w14:paraId="62622CB9" w14:textId="728B0A45" w:rsidR="009B5373" w:rsidDel="005A7E77" w:rsidRDefault="009B5373">
          <w:pPr>
            <w:pStyle w:val="TOC3"/>
            <w:tabs>
              <w:tab w:val="right" w:leader="dot" w:pos="9350"/>
            </w:tabs>
            <w:rPr>
              <w:del w:id="490" w:author="Joel Karr" w:date="2026-03-06T21:40:00Z" w16du:dateUtc="2026-03-07T03:40:00Z"/>
              <w:rFonts w:eastAsiaTheme="minorEastAsia"/>
              <w:noProof/>
            </w:rPr>
          </w:pPr>
          <w:del w:id="491" w:author="Joel Karr" w:date="2026-03-06T21:40:00Z" w16du:dateUtc="2026-03-07T03:40:00Z">
            <w:r w:rsidRPr="005A7E77" w:rsidDel="005A7E77">
              <w:rPr>
                <w:rStyle w:val="Hyperlink"/>
                <w:noProof/>
              </w:rPr>
              <w:delText>Everyone Knows How to Sweep</w:delText>
            </w:r>
            <w:r w:rsidDel="005A7E77">
              <w:rPr>
                <w:noProof/>
                <w:webHidden/>
              </w:rPr>
              <w:tab/>
              <w:delText>98</w:delText>
            </w:r>
          </w:del>
        </w:p>
        <w:p w14:paraId="6B5AA213" w14:textId="5F7827CB" w:rsidR="009B5373" w:rsidDel="005A7E77" w:rsidRDefault="009B5373">
          <w:pPr>
            <w:pStyle w:val="TOC3"/>
            <w:tabs>
              <w:tab w:val="right" w:leader="dot" w:pos="9350"/>
            </w:tabs>
            <w:rPr>
              <w:del w:id="492" w:author="Joel Karr" w:date="2026-03-06T21:40:00Z" w16du:dateUtc="2026-03-07T03:40:00Z"/>
              <w:rFonts w:eastAsiaTheme="minorEastAsia"/>
              <w:noProof/>
            </w:rPr>
          </w:pPr>
          <w:del w:id="493" w:author="Joel Karr" w:date="2026-03-06T21:40:00Z" w16du:dateUtc="2026-03-07T03:40:00Z">
            <w:r w:rsidRPr="005A7E77" w:rsidDel="005A7E77">
              <w:rPr>
                <w:rStyle w:val="Hyperlink"/>
                <w:noProof/>
              </w:rPr>
              <w:delText>What Changed in Charlotte</w:delText>
            </w:r>
            <w:r w:rsidDel="005A7E77">
              <w:rPr>
                <w:noProof/>
                <w:webHidden/>
              </w:rPr>
              <w:tab/>
              <w:delText>99</w:delText>
            </w:r>
          </w:del>
        </w:p>
        <w:p w14:paraId="0F08B030" w14:textId="153A14B8" w:rsidR="009B5373" w:rsidDel="005A7E77" w:rsidRDefault="009B5373">
          <w:pPr>
            <w:pStyle w:val="TOC3"/>
            <w:tabs>
              <w:tab w:val="right" w:leader="dot" w:pos="9350"/>
            </w:tabs>
            <w:rPr>
              <w:del w:id="494" w:author="Joel Karr" w:date="2026-03-06T21:40:00Z" w16du:dateUtc="2026-03-07T03:40:00Z"/>
              <w:rFonts w:eastAsiaTheme="minorEastAsia"/>
              <w:noProof/>
            </w:rPr>
          </w:pPr>
          <w:del w:id="495" w:author="Joel Karr" w:date="2026-03-06T21:40:00Z" w16du:dateUtc="2026-03-07T03:40:00Z">
            <w:r w:rsidRPr="005A7E77" w:rsidDel="005A7E77">
              <w:rPr>
                <w:rStyle w:val="Hyperlink"/>
                <w:noProof/>
              </w:rPr>
              <w:delText>The Smoked Maple Cold Brew</w:delText>
            </w:r>
            <w:r w:rsidDel="005A7E77">
              <w:rPr>
                <w:noProof/>
                <w:webHidden/>
              </w:rPr>
              <w:tab/>
              <w:delText>100</w:delText>
            </w:r>
          </w:del>
        </w:p>
        <w:p w14:paraId="5B5BC986" w14:textId="1FA12344" w:rsidR="009B5373" w:rsidDel="005A7E77" w:rsidRDefault="009B5373">
          <w:pPr>
            <w:pStyle w:val="TOC2"/>
            <w:tabs>
              <w:tab w:val="right" w:leader="dot" w:pos="9350"/>
            </w:tabs>
            <w:rPr>
              <w:del w:id="496" w:author="Joel Karr" w:date="2026-03-06T21:40:00Z" w16du:dateUtc="2026-03-07T03:40:00Z"/>
              <w:rFonts w:eastAsiaTheme="minorEastAsia"/>
              <w:noProof/>
            </w:rPr>
          </w:pPr>
          <w:del w:id="497" w:author="Joel Karr" w:date="2026-03-06T21:40:00Z" w16du:dateUtc="2026-03-07T03:40:00Z">
            <w:r w:rsidRPr="005A7E77" w:rsidDel="005A7E77">
              <w:rPr>
                <w:rStyle w:val="Hyperlink"/>
                <w:noProof/>
              </w:rPr>
              <w:delText>Thirteen</w:delText>
            </w:r>
            <w:r w:rsidDel="005A7E77">
              <w:rPr>
                <w:noProof/>
                <w:webHidden/>
              </w:rPr>
              <w:tab/>
              <w:delText>101</w:delText>
            </w:r>
          </w:del>
        </w:p>
        <w:p w14:paraId="6B4EFA56" w14:textId="2E86FC5A" w:rsidR="009B5373" w:rsidDel="005A7E77" w:rsidRDefault="009B5373">
          <w:pPr>
            <w:pStyle w:val="TOC2"/>
            <w:tabs>
              <w:tab w:val="right" w:leader="dot" w:pos="9350"/>
            </w:tabs>
            <w:rPr>
              <w:del w:id="498" w:author="Joel Karr" w:date="2026-03-06T21:40:00Z" w16du:dateUtc="2026-03-07T03:40:00Z"/>
              <w:rFonts w:eastAsiaTheme="minorEastAsia"/>
              <w:noProof/>
            </w:rPr>
          </w:pPr>
          <w:del w:id="499" w:author="Joel Karr" w:date="2026-03-06T21:40:00Z" w16du:dateUtc="2026-03-07T03:40:00Z">
            <w:r w:rsidRPr="005A7E77" w:rsidDel="005A7E77">
              <w:rPr>
                <w:rStyle w:val="Hyperlink"/>
                <w:noProof/>
              </w:rPr>
              <w:delText>Why Good Ideas Don’t Spread</w:delText>
            </w:r>
            <w:r w:rsidDel="005A7E77">
              <w:rPr>
                <w:noProof/>
                <w:webHidden/>
              </w:rPr>
              <w:tab/>
              <w:delText>101</w:delText>
            </w:r>
          </w:del>
        </w:p>
        <w:p w14:paraId="4FE69B38" w14:textId="42075699" w:rsidR="009B5373" w:rsidDel="005A7E77" w:rsidRDefault="009B5373">
          <w:pPr>
            <w:pStyle w:val="TOC3"/>
            <w:tabs>
              <w:tab w:val="right" w:leader="dot" w:pos="9350"/>
            </w:tabs>
            <w:rPr>
              <w:del w:id="500" w:author="Joel Karr" w:date="2026-03-06T21:40:00Z" w16du:dateUtc="2026-03-07T03:40:00Z"/>
              <w:rFonts w:eastAsiaTheme="minorEastAsia"/>
              <w:noProof/>
            </w:rPr>
          </w:pPr>
          <w:del w:id="501" w:author="Joel Karr" w:date="2026-03-06T21:40:00Z" w16du:dateUtc="2026-03-07T03:40:00Z">
            <w:r w:rsidRPr="005A7E77" w:rsidDel="005A7E77">
              <w:rPr>
                <w:rStyle w:val="Hyperlink"/>
                <w:noProof/>
              </w:rPr>
              <w:delText>Why Kyle Was Different</w:delText>
            </w:r>
            <w:r w:rsidDel="005A7E77">
              <w:rPr>
                <w:noProof/>
                <w:webHidden/>
              </w:rPr>
              <w:tab/>
              <w:delText>103</w:delText>
            </w:r>
          </w:del>
        </w:p>
        <w:p w14:paraId="5CDD956C" w14:textId="6612243E" w:rsidR="009B5373" w:rsidDel="005A7E77" w:rsidRDefault="009B5373">
          <w:pPr>
            <w:pStyle w:val="TOC3"/>
            <w:tabs>
              <w:tab w:val="right" w:leader="dot" w:pos="9350"/>
            </w:tabs>
            <w:rPr>
              <w:del w:id="502" w:author="Joel Karr" w:date="2026-03-06T21:40:00Z" w16du:dateUtc="2026-03-07T03:40:00Z"/>
              <w:rFonts w:eastAsiaTheme="minorEastAsia"/>
              <w:noProof/>
            </w:rPr>
          </w:pPr>
          <w:del w:id="503" w:author="Joel Karr" w:date="2026-03-06T21:40:00Z" w16du:dateUtc="2026-03-07T03:40:00Z">
            <w:r w:rsidRPr="005A7E77" w:rsidDel="005A7E77">
              <w:rPr>
                <w:rStyle w:val="Hyperlink"/>
                <w:noProof/>
              </w:rPr>
              <w:delText>From Watching to Doing</w:delText>
            </w:r>
            <w:r w:rsidDel="005A7E77">
              <w:rPr>
                <w:noProof/>
                <w:webHidden/>
              </w:rPr>
              <w:tab/>
              <w:delText>103</w:delText>
            </w:r>
          </w:del>
        </w:p>
        <w:p w14:paraId="3BBA4785" w14:textId="332D463D" w:rsidR="009B5373" w:rsidDel="005A7E77" w:rsidRDefault="009B5373">
          <w:pPr>
            <w:pStyle w:val="TOC3"/>
            <w:tabs>
              <w:tab w:val="right" w:leader="dot" w:pos="9350"/>
            </w:tabs>
            <w:rPr>
              <w:del w:id="504" w:author="Joel Karr" w:date="2026-03-06T21:40:00Z" w16du:dateUtc="2026-03-07T03:40:00Z"/>
              <w:rFonts w:eastAsiaTheme="minorEastAsia"/>
              <w:noProof/>
            </w:rPr>
          </w:pPr>
          <w:del w:id="505" w:author="Joel Karr" w:date="2026-03-06T21:40:00Z" w16du:dateUtc="2026-03-07T03:40:00Z">
            <w:r w:rsidRPr="005A7E77" w:rsidDel="005A7E77">
              <w:rPr>
                <w:rStyle w:val="Hyperlink"/>
                <w:noProof/>
              </w:rPr>
              <w:delText>Creating Space for the Slowdown</w:delText>
            </w:r>
            <w:r w:rsidDel="005A7E77">
              <w:rPr>
                <w:noProof/>
                <w:webHidden/>
              </w:rPr>
              <w:tab/>
              <w:delText>105</w:delText>
            </w:r>
          </w:del>
        </w:p>
        <w:p w14:paraId="745699BF" w14:textId="4CD61C4A" w:rsidR="009B5373" w:rsidDel="005A7E77" w:rsidRDefault="009B5373">
          <w:pPr>
            <w:pStyle w:val="TOC3"/>
            <w:tabs>
              <w:tab w:val="right" w:leader="dot" w:pos="9350"/>
            </w:tabs>
            <w:rPr>
              <w:del w:id="506" w:author="Joel Karr" w:date="2026-03-06T21:40:00Z" w16du:dateUtc="2026-03-07T03:40:00Z"/>
              <w:rFonts w:eastAsiaTheme="minorEastAsia"/>
              <w:noProof/>
            </w:rPr>
          </w:pPr>
          <w:del w:id="507" w:author="Joel Karr" w:date="2026-03-06T21:40:00Z" w16du:dateUtc="2026-03-07T03:40:00Z">
            <w:r w:rsidRPr="005A7E77" w:rsidDel="005A7E77">
              <w:rPr>
                <w:rStyle w:val="Hyperlink"/>
                <w:noProof/>
              </w:rPr>
              <w:delText>The Path, Not the Idea</w:delText>
            </w:r>
            <w:r w:rsidDel="005A7E77">
              <w:rPr>
                <w:noProof/>
                <w:webHidden/>
              </w:rPr>
              <w:tab/>
              <w:delText>106</w:delText>
            </w:r>
          </w:del>
        </w:p>
        <w:p w14:paraId="39552BD3" w14:textId="6E02D8CF" w:rsidR="009B5373" w:rsidDel="005A7E77" w:rsidRDefault="009B5373">
          <w:pPr>
            <w:pStyle w:val="TOC2"/>
            <w:tabs>
              <w:tab w:val="right" w:leader="dot" w:pos="9350"/>
            </w:tabs>
            <w:rPr>
              <w:del w:id="508" w:author="Joel Karr" w:date="2026-03-06T21:40:00Z" w16du:dateUtc="2026-03-07T03:40:00Z"/>
              <w:rFonts w:eastAsiaTheme="minorEastAsia"/>
              <w:noProof/>
            </w:rPr>
          </w:pPr>
          <w:del w:id="509" w:author="Joel Karr" w:date="2026-03-06T21:40:00Z" w16du:dateUtc="2026-03-07T03:40:00Z">
            <w:r w:rsidRPr="005A7E77" w:rsidDel="005A7E77">
              <w:rPr>
                <w:rStyle w:val="Hyperlink"/>
                <w:noProof/>
              </w:rPr>
              <w:delText>Eight</w:delText>
            </w:r>
            <w:r w:rsidDel="005A7E77">
              <w:rPr>
                <w:noProof/>
                <w:webHidden/>
              </w:rPr>
              <w:tab/>
              <w:delText>107</w:delText>
            </w:r>
          </w:del>
        </w:p>
        <w:p w14:paraId="137F05D0" w14:textId="75150270" w:rsidR="009B5373" w:rsidDel="005A7E77" w:rsidRDefault="009B5373">
          <w:pPr>
            <w:pStyle w:val="TOC2"/>
            <w:tabs>
              <w:tab w:val="right" w:leader="dot" w:pos="9350"/>
            </w:tabs>
            <w:rPr>
              <w:del w:id="510" w:author="Joel Karr" w:date="2026-03-06T21:40:00Z" w16du:dateUtc="2026-03-07T03:40:00Z"/>
              <w:rFonts w:eastAsiaTheme="minorEastAsia"/>
              <w:noProof/>
            </w:rPr>
          </w:pPr>
          <w:del w:id="511" w:author="Joel Karr" w:date="2026-03-06T21:40:00Z" w16du:dateUtc="2026-03-07T03:40:00Z">
            <w:r w:rsidRPr="005A7E77" w:rsidDel="005A7E77">
              <w:rPr>
                <w:rStyle w:val="Hyperlink"/>
                <w:noProof/>
              </w:rPr>
              <w:delText>What Never Changes</w:delText>
            </w:r>
            <w:r w:rsidDel="005A7E77">
              <w:rPr>
                <w:noProof/>
                <w:webHidden/>
              </w:rPr>
              <w:tab/>
              <w:delText>107</w:delText>
            </w:r>
          </w:del>
        </w:p>
        <w:p w14:paraId="0B0EACF8" w14:textId="3364DE5A" w:rsidR="009B5373" w:rsidDel="005A7E77" w:rsidRDefault="009B5373">
          <w:pPr>
            <w:pStyle w:val="TOC3"/>
            <w:tabs>
              <w:tab w:val="right" w:leader="dot" w:pos="9350"/>
            </w:tabs>
            <w:rPr>
              <w:del w:id="512" w:author="Joel Karr" w:date="2026-03-06T21:40:00Z" w16du:dateUtc="2026-03-07T03:40:00Z"/>
              <w:rFonts w:eastAsiaTheme="minorEastAsia"/>
              <w:noProof/>
            </w:rPr>
          </w:pPr>
          <w:del w:id="513" w:author="Joel Karr" w:date="2026-03-06T21:40:00Z" w16du:dateUtc="2026-03-07T03:40:00Z">
            <w:r w:rsidRPr="005A7E77" w:rsidDel="005A7E77">
              <w:rPr>
                <w:rStyle w:val="Hyperlink"/>
                <w:noProof/>
              </w:rPr>
              <w:delText>The Pattern</w:delText>
            </w:r>
            <w:r w:rsidDel="005A7E77">
              <w:rPr>
                <w:noProof/>
                <w:webHidden/>
              </w:rPr>
              <w:tab/>
              <w:delText>108</w:delText>
            </w:r>
          </w:del>
        </w:p>
        <w:p w14:paraId="4D0E669B" w14:textId="17A28468" w:rsidR="009B5373" w:rsidDel="005A7E77" w:rsidRDefault="009B5373">
          <w:pPr>
            <w:pStyle w:val="TOC3"/>
            <w:tabs>
              <w:tab w:val="right" w:leader="dot" w:pos="9350"/>
            </w:tabs>
            <w:rPr>
              <w:del w:id="514" w:author="Joel Karr" w:date="2026-03-06T21:40:00Z" w16du:dateUtc="2026-03-07T03:40:00Z"/>
              <w:rFonts w:eastAsiaTheme="minorEastAsia"/>
              <w:noProof/>
            </w:rPr>
          </w:pPr>
          <w:del w:id="515" w:author="Joel Karr" w:date="2026-03-06T21:40:00Z" w16du:dateUtc="2026-03-07T03:40:00Z">
            <w:r w:rsidRPr="005A7E77" w:rsidDel="005A7E77">
              <w:rPr>
                <w:rStyle w:val="Hyperlink"/>
                <w:noProof/>
              </w:rPr>
              <w:delText>AI Is Not an Exception</w:delText>
            </w:r>
            <w:r w:rsidDel="005A7E77">
              <w:rPr>
                <w:noProof/>
                <w:webHidden/>
              </w:rPr>
              <w:tab/>
              <w:delText>110</w:delText>
            </w:r>
          </w:del>
        </w:p>
        <w:p w14:paraId="3C833135" w14:textId="20FAD9CF" w:rsidR="009B5373" w:rsidDel="005A7E77" w:rsidRDefault="009B5373">
          <w:pPr>
            <w:pStyle w:val="TOC3"/>
            <w:tabs>
              <w:tab w:val="right" w:leader="dot" w:pos="9350"/>
            </w:tabs>
            <w:rPr>
              <w:del w:id="516" w:author="Joel Karr" w:date="2026-03-06T21:40:00Z" w16du:dateUtc="2026-03-07T03:40:00Z"/>
              <w:rFonts w:eastAsiaTheme="minorEastAsia"/>
              <w:noProof/>
            </w:rPr>
          </w:pPr>
          <w:del w:id="517" w:author="Joel Karr" w:date="2026-03-06T21:40:00Z" w16du:dateUtc="2026-03-07T03:40:00Z">
            <w:r w:rsidRPr="005A7E77" w:rsidDel="005A7E77">
              <w:rPr>
                <w:rStyle w:val="Hyperlink"/>
                <w:noProof/>
              </w:rPr>
              <w:delText>From Task Templates to Prompt Templates</w:delText>
            </w:r>
            <w:r w:rsidDel="005A7E77">
              <w:rPr>
                <w:noProof/>
                <w:webHidden/>
              </w:rPr>
              <w:tab/>
              <w:delText>111</w:delText>
            </w:r>
          </w:del>
        </w:p>
        <w:p w14:paraId="1003A37C" w14:textId="5609C026" w:rsidR="009B5373" w:rsidDel="005A7E77" w:rsidRDefault="009B5373">
          <w:pPr>
            <w:pStyle w:val="TOC3"/>
            <w:tabs>
              <w:tab w:val="right" w:leader="dot" w:pos="9350"/>
            </w:tabs>
            <w:rPr>
              <w:del w:id="518" w:author="Joel Karr" w:date="2026-03-06T21:40:00Z" w16du:dateUtc="2026-03-07T03:40:00Z"/>
              <w:rFonts w:eastAsiaTheme="minorEastAsia"/>
              <w:noProof/>
            </w:rPr>
          </w:pPr>
          <w:del w:id="519" w:author="Joel Karr" w:date="2026-03-06T21:40:00Z" w16du:dateUtc="2026-03-07T03:40:00Z">
            <w:r w:rsidRPr="005A7E77" w:rsidDel="005A7E77">
              <w:rPr>
                <w:rStyle w:val="Hyperlink"/>
                <w:noProof/>
              </w:rPr>
              <w:delText>Building Your Prompt Library</w:delText>
            </w:r>
            <w:r w:rsidDel="005A7E77">
              <w:rPr>
                <w:noProof/>
                <w:webHidden/>
              </w:rPr>
              <w:tab/>
              <w:delText>112</w:delText>
            </w:r>
          </w:del>
        </w:p>
        <w:p w14:paraId="76A38EBB" w14:textId="5E1CB1BB" w:rsidR="009B5373" w:rsidDel="005A7E77" w:rsidRDefault="009B5373">
          <w:pPr>
            <w:pStyle w:val="TOC3"/>
            <w:tabs>
              <w:tab w:val="right" w:leader="dot" w:pos="9350"/>
            </w:tabs>
            <w:rPr>
              <w:del w:id="520" w:author="Joel Karr" w:date="2026-03-06T21:40:00Z" w16du:dateUtc="2026-03-07T03:40:00Z"/>
              <w:rFonts w:eastAsiaTheme="minorEastAsia"/>
              <w:noProof/>
            </w:rPr>
          </w:pPr>
          <w:del w:id="521" w:author="Joel Karr" w:date="2026-03-06T21:40:00Z" w16du:dateUtc="2026-03-07T03:40:00Z">
            <w:r w:rsidRPr="005A7E77" w:rsidDel="005A7E77">
              <w:rPr>
                <w:rStyle w:val="Hyperlink"/>
                <w:noProof/>
              </w:rPr>
              <w:delText>What Stays the Same</w:delText>
            </w:r>
            <w:r w:rsidDel="005A7E77">
              <w:rPr>
                <w:noProof/>
                <w:webHidden/>
              </w:rPr>
              <w:tab/>
              <w:delText>114</w:delText>
            </w:r>
          </w:del>
        </w:p>
        <w:p w14:paraId="64EE67C0" w14:textId="39D92AA5" w:rsidR="00AA1049" w:rsidRDefault="00AA1049">
          <w:r>
            <w:rPr>
              <w:b/>
              <w:bCs/>
              <w:noProof/>
            </w:rPr>
            <w:fldChar w:fldCharType="end"/>
          </w:r>
        </w:p>
      </w:sdtContent>
    </w:sdt>
    <w:p w14:paraId="23B60D98" w14:textId="1E7734EA" w:rsidR="00374B0B" w:rsidRPr="00E2159F" w:rsidRDefault="00AC690B" w:rsidP="0023578C">
      <w:pPr>
        <w:rPr>
          <w:rFonts w:asciiTheme="majorHAnsi" w:eastAsiaTheme="majorEastAsia" w:hAnsiTheme="majorHAnsi" w:cstheme="majorBidi"/>
          <w:color w:val="0F4761" w:themeColor="accent1" w:themeShade="BF"/>
          <w:sz w:val="32"/>
          <w:szCs w:val="32"/>
        </w:rPr>
      </w:pPr>
      <w:r>
        <w:br w:type="page"/>
      </w:r>
    </w:p>
    <w:p w14:paraId="17592A5D" w14:textId="0F4B4318" w:rsidR="000E6537" w:rsidRPr="00FA36F3" w:rsidRDefault="00FA36F3" w:rsidP="0073446E">
      <w:pPr>
        <w:pStyle w:val="Heading2"/>
        <w:pPrChange w:id="522" w:author="Joel Karr" w:date="2026-03-08T16:48:00Z" w16du:dateUtc="2026-03-08T21:48:00Z">
          <w:pPr/>
        </w:pPrChange>
      </w:pPr>
      <w:commentRangeStart w:id="523"/>
      <w:r>
        <w:lastRenderedPageBreak/>
        <w:t>Introduction</w:t>
      </w:r>
      <w:r>
        <w:br/>
      </w:r>
      <w:commentRangeEnd w:id="523"/>
      <w:r>
        <w:rPr>
          <w:rStyle w:val="CommentReference"/>
          <w:sz w:val="32"/>
          <w:szCs w:val="32"/>
        </w:rPr>
        <w:commentReference w:id="523"/>
      </w:r>
      <w:r>
        <w:br/>
      </w:r>
      <w:r>
        <w:br/>
      </w:r>
    </w:p>
    <w:p w14:paraId="33551A54" w14:textId="229747A8" w:rsidR="00FF7380" w:rsidRPr="00FF7380" w:rsidRDefault="0023578C" w:rsidP="00FF7380">
      <w:commentRangeStart w:id="524"/>
      <w:r>
        <w:t>There’s a book that’s sat on my shelf for more than thirty years.</w:t>
      </w:r>
      <w:commentRangeEnd w:id="524"/>
      <w:r>
        <w:rPr>
          <w:rStyle w:val="CommentReference"/>
          <w:sz w:val="24"/>
          <w:szCs w:val="24"/>
        </w:rPr>
        <w:commentReference w:id="524"/>
      </w:r>
      <w:r>
        <w:t xml:space="preserve"> It holds the magical ability to transport me back to </w:t>
      </w:r>
      <w:r w:rsidR="00C16058">
        <w:t>that basement</w:t>
      </w:r>
      <w:r w:rsidR="002A21BE">
        <w:t xml:space="preserve">, </w:t>
      </w:r>
      <w:r>
        <w:t xml:space="preserve"> </w:t>
      </w:r>
      <w:r w:rsidR="002A21BE">
        <w:t xml:space="preserve">the cool </w:t>
      </w:r>
      <w:r>
        <w:t xml:space="preserve">air and the </w:t>
      </w:r>
      <w:commentRangeStart w:id="525"/>
      <w:r>
        <w:t>glow of the computer screen</w:t>
      </w:r>
      <w:r w:rsidR="002A21BE">
        <w:t>, the first time code made everything else disappear.</w:t>
      </w:r>
      <w:commentRangeEnd w:id="525"/>
      <w:r>
        <w:rPr>
          <w:rStyle w:val="CommentReference"/>
          <w:sz w:val="24"/>
          <w:szCs w:val="24"/>
        </w:rPr>
        <w:commentReference w:id="525"/>
      </w:r>
      <w:r w:rsidR="00F65A1B">
        <w:t xml:space="preserve"> My dad</w:t>
      </w:r>
      <w:r w:rsidR="00884D59">
        <w:t xml:space="preserve"> </w:t>
      </w:r>
      <w:r w:rsidR="00694740">
        <w:t>taught</w:t>
      </w:r>
      <w:r w:rsidR="00884D59">
        <w:t xml:space="preserve"> elementary </w:t>
      </w:r>
      <w:r w:rsidR="00694740">
        <w:t>school, and when his building needed someone to figure out computers, he got volunteered</w:t>
      </w:r>
      <w:r w:rsidR="005F174A">
        <w:t xml:space="preserve">. </w:t>
      </w:r>
      <w:r w:rsidR="00694740">
        <w:t xml:space="preserve">That’s how </w:t>
      </w:r>
      <w:r w:rsidR="002F0DEF">
        <w:t>an IBM 486runnings Windows 3.1 ended up in our basement.</w:t>
      </w:r>
      <w:r w:rsidR="005F174A">
        <w:t xml:space="preserve"> </w:t>
      </w:r>
      <w:r>
        <w:t xml:space="preserve">It was 1995, and I was </w:t>
      </w:r>
      <w:r w:rsidR="001522AE">
        <w:t xml:space="preserve">ten </w:t>
      </w:r>
      <w:r>
        <w:t xml:space="preserve">years old, </w:t>
      </w:r>
      <w:r w:rsidR="001522AE">
        <w:t xml:space="preserve">a kid in central Illinois </w:t>
      </w:r>
      <w:r w:rsidR="002F0DEF">
        <w:t xml:space="preserve">who </w:t>
      </w:r>
      <w:proofErr w:type="spellStart"/>
      <w:proofErr w:type="gramStart"/>
      <w:r w:rsidR="002F0DEF">
        <w:t>would</w:t>
      </w:r>
      <w:r>
        <w:t>sneak</w:t>
      </w:r>
      <w:proofErr w:type="spellEnd"/>
      <w:proofErr w:type="gramEnd"/>
      <w:r>
        <w:t xml:space="preserve"> downstairs after I was supposed to be in bed</w:t>
      </w:r>
      <w:r w:rsidR="00926459">
        <w:t>.</w:t>
      </w:r>
      <w:r>
        <w:t xml:space="preserve"> </w:t>
      </w:r>
      <w:r w:rsidR="00926459">
        <w:t>I</w:t>
      </w:r>
      <w:r>
        <w:t xml:space="preserve">n that basement, time melted away. I felt all my outside worries fade, </w:t>
      </w:r>
      <w:r w:rsidR="008A5A35" w:rsidRPr="008A5A35">
        <w:t>whether I'd bomb tomorrow's test or if I could finally win a game of four square at recess.</w:t>
      </w:r>
      <w:r w:rsidR="008A5A35">
        <w:t xml:space="preserve"> </w:t>
      </w:r>
      <w:r w:rsidR="00FF7380">
        <w:t xml:space="preserve">Most </w:t>
      </w:r>
      <w:proofErr w:type="gramStart"/>
      <w:r w:rsidR="00FF7380">
        <w:t>origin</w:t>
      </w:r>
      <w:proofErr w:type="gramEnd"/>
      <w:r w:rsidR="00FF7380">
        <w:t xml:space="preserve"> stories in software engineering don’t start with passion for coding. </w:t>
      </w:r>
      <w:commentRangeStart w:id="526"/>
      <w:commentRangeStart w:id="527"/>
      <w:r w:rsidR="00FF7380">
        <w:t xml:space="preserve">How can you have passion for something that you don’t even comprehend at first? </w:t>
      </w:r>
      <w:commentRangeEnd w:id="526"/>
      <w:r w:rsidR="00FF7380">
        <w:rPr>
          <w:rStyle w:val="CommentReference"/>
          <w:sz w:val="24"/>
          <w:szCs w:val="24"/>
        </w:rPr>
        <w:commentReference w:id="526"/>
      </w:r>
      <w:commentRangeEnd w:id="527"/>
      <w:r w:rsidR="002032F1">
        <w:rPr>
          <w:rStyle w:val="CommentReference"/>
        </w:rPr>
        <w:commentReference w:id="527"/>
      </w:r>
      <w:r w:rsidR="00FF7380">
        <w:t xml:space="preserve">They start with curiosity or a desire to build something to solve a specific problem. </w:t>
      </w:r>
    </w:p>
    <w:p w14:paraId="62DFC61B" w14:textId="0FB47358" w:rsidR="00FF7380" w:rsidRPr="00FF7380" w:rsidRDefault="00FF7380" w:rsidP="00FF7380">
      <w:r>
        <w:t>For me, it started in that basement.</w:t>
      </w:r>
    </w:p>
    <w:p w14:paraId="3DBFF67D" w14:textId="6AAA50FF" w:rsidR="00FF7380" w:rsidRPr="00FF7380" w:rsidRDefault="00FF7380" w:rsidP="00FF7380">
      <w:commentRangeStart w:id="528"/>
      <w:r>
        <w:t xml:space="preserve">In my small town, I was the kid always hunting for the next challenge. I competed in everything: reading </w:t>
      </w:r>
      <w:proofErr w:type="gramStart"/>
      <w:r>
        <w:t>the most</w:t>
      </w:r>
      <w:proofErr w:type="gramEnd"/>
      <w:r>
        <w:t xml:space="preserve"> books</w:t>
      </w:r>
      <w:r w:rsidR="001522AE">
        <w:t xml:space="preserve"> to win a BOOK IT! award to get a free personal pan pizza fro</w:t>
      </w:r>
      <w:r w:rsidR="002032F1">
        <w:t>m</w:t>
      </w:r>
      <w:r w:rsidR="001522AE">
        <w:t xml:space="preserve"> Pizza Hut</w:t>
      </w:r>
      <w:r>
        <w:t xml:space="preserve">, selling the most candy bars for fundraisers, </w:t>
      </w:r>
      <w:r w:rsidR="001522AE">
        <w:t>or trying to beat my older brother’s bent arm hang record in P.E.</w:t>
      </w:r>
      <w:r w:rsidR="002032F1">
        <w:t>.</w:t>
      </w:r>
      <w:commentRangeStart w:id="529"/>
      <w:r>
        <w:t>. I was always looking for problems that needed solving.</w:t>
      </w:r>
      <w:commentRangeEnd w:id="528"/>
      <w:r>
        <w:rPr>
          <w:rStyle w:val="CommentReference"/>
          <w:sz w:val="24"/>
          <w:szCs w:val="24"/>
        </w:rPr>
        <w:commentReference w:id="528"/>
      </w:r>
      <w:commentRangeEnd w:id="529"/>
      <w:r>
        <w:rPr>
          <w:rStyle w:val="CommentReference"/>
          <w:sz w:val="24"/>
          <w:szCs w:val="24"/>
        </w:rPr>
        <w:commentReference w:id="529"/>
      </w:r>
    </w:p>
    <w:p w14:paraId="0CB48907" w14:textId="41894F51" w:rsidR="00FA225F" w:rsidRDefault="00FF7380" w:rsidP="00FF7380">
      <w:r>
        <w:t xml:space="preserve">I </w:t>
      </w:r>
      <w:r w:rsidR="00FA225F">
        <w:t>would walk about a mile</w:t>
      </w:r>
      <w:r>
        <w:t xml:space="preserve"> to the snow-cone hut in the parking lot of </w:t>
      </w:r>
      <w:r w:rsidR="001522AE">
        <w:t xml:space="preserve">Dave’s Food Basket, </w:t>
      </w:r>
      <w:r>
        <w:t xml:space="preserve">our </w:t>
      </w:r>
      <w:commentRangeStart w:id="530"/>
      <w:r>
        <w:t xml:space="preserve">local grocery store, </w:t>
      </w:r>
      <w:commentRangeEnd w:id="530"/>
      <w:r>
        <w:rPr>
          <w:rStyle w:val="CommentReference"/>
          <w:sz w:val="24"/>
          <w:szCs w:val="24"/>
        </w:rPr>
        <w:commentReference w:id="530"/>
      </w:r>
      <w:r>
        <w:t>studying how they operated.</w:t>
      </w:r>
      <w:r w:rsidR="001522AE">
        <w:t xml:space="preserve"> They made Hawaiian shaved </w:t>
      </w:r>
      <w:r w:rsidR="00FA225F">
        <w:t>ice,</w:t>
      </w:r>
      <w:r w:rsidR="001522AE">
        <w:t xml:space="preserve"> and you could pick up to three flavors from over thirty different </w:t>
      </w:r>
      <w:r w:rsidR="00FA225F">
        <w:t xml:space="preserve">options, everything from </w:t>
      </w:r>
      <w:r w:rsidR="001522AE">
        <w:t>blue raspberry to one called Tiger’s Blood, a mix of strawberry, watermelon and coconut.</w:t>
      </w:r>
      <w:r>
        <w:t xml:space="preserve"> </w:t>
      </w:r>
      <w:r w:rsidR="001522AE">
        <w:t>I</w:t>
      </w:r>
      <w:r w:rsidR="00FA225F">
        <w:t>’d</w:t>
      </w:r>
      <w:r w:rsidR="001522AE">
        <w:t xml:space="preserve"> sit at a wooden picnic table</w:t>
      </w:r>
      <w:r w:rsidR="00FA225F">
        <w:t>,</w:t>
      </w:r>
      <w:r w:rsidR="001522AE">
        <w:t xml:space="preserve"> enjoying </w:t>
      </w:r>
      <w:r w:rsidR="00FA225F">
        <w:t>whatever new</w:t>
      </w:r>
      <w:r w:rsidR="001522AE">
        <w:t xml:space="preserve"> flavor combination I</w:t>
      </w:r>
      <w:r w:rsidR="00FA225F">
        <w:t xml:space="preserve">’d dream up and watch the operation. </w:t>
      </w:r>
      <w:r w:rsidR="00FA225F" w:rsidRPr="00FA225F">
        <w:t>Kids would drag their parents toward the hut, already picking their flavors out loud, and half the time the parents would shake their head and steer them back toward the car. That was the real problem. The kids were already dedicated customers</w:t>
      </w:r>
      <w:r w:rsidR="00FA225F">
        <w:t xml:space="preserve">; </w:t>
      </w:r>
      <w:r w:rsidR="00FA225F" w:rsidRPr="00FA225F">
        <w:t>they just didn't control the money.</w:t>
      </w:r>
      <w:r w:rsidR="00FA225F">
        <w:t xml:space="preserve"> </w:t>
      </w:r>
    </w:p>
    <w:p w14:paraId="085FFCD8" w14:textId="681BDD26" w:rsidR="00FF7380" w:rsidRPr="00FF7380" w:rsidRDefault="00FA225F" w:rsidP="00FF7380">
      <w:r>
        <w:t xml:space="preserve">I started planning how I’d build a better version. </w:t>
      </w:r>
      <w:r w:rsidR="001522AE">
        <w:t xml:space="preserve">If I had a miniature horse pulling the snow-cone cart, </w:t>
      </w:r>
      <w:r>
        <w:t>sales would skyrocket. A</w:t>
      </w:r>
      <w:r w:rsidR="001522AE">
        <w:t xml:space="preserve"> parent could say no to an extra treat, how could they possibly tell their kid they couldn’t pet the horse?</w:t>
      </w:r>
      <w:r w:rsidR="00FF7380">
        <w:t xml:space="preserve"> At </w:t>
      </w:r>
      <w:r w:rsidR="001522AE">
        <w:t>ten year</w:t>
      </w:r>
      <w:r>
        <w:t>s</w:t>
      </w:r>
      <w:r w:rsidR="001522AE">
        <w:t xml:space="preserve"> old,</w:t>
      </w:r>
      <w:r w:rsidR="00FF7380">
        <w:t xml:space="preserve"> </w:t>
      </w:r>
      <w:commentRangeStart w:id="531"/>
      <w:r w:rsidR="00FF7380">
        <w:t xml:space="preserve">I had the whole business plan mapped out in my head, complete with the logistics of horse care and cart design. </w:t>
      </w:r>
      <w:commentRangeEnd w:id="531"/>
      <w:r w:rsidR="00FF7380">
        <w:rPr>
          <w:rStyle w:val="CommentReference"/>
          <w:sz w:val="24"/>
          <w:szCs w:val="24"/>
        </w:rPr>
        <w:commentReference w:id="531"/>
      </w:r>
    </w:p>
    <w:p w14:paraId="65739F5E" w14:textId="674DCFED" w:rsidR="00FF7380" w:rsidRPr="00FF7380" w:rsidRDefault="00FF7380" w:rsidP="00FF7380">
      <w:r>
        <w:lastRenderedPageBreak/>
        <w:t xml:space="preserve">In 1995, the internet hadn’t </w:t>
      </w:r>
      <w:r w:rsidR="00975B49">
        <w:t xml:space="preserve">yet </w:t>
      </w:r>
      <w:proofErr w:type="gramStart"/>
      <w:r>
        <w:t>opened up</w:t>
      </w:r>
      <w:proofErr w:type="gramEnd"/>
      <w:r>
        <w:t xml:space="preserve"> the idea of endless possibilities. My dad recognized my restless energy and knew I’d exhausted most of what was being taught in school. He found something at Illinois State University’s bookstore, a book called</w:t>
      </w:r>
      <w:commentRangeStart w:id="532"/>
      <w:r>
        <w:t xml:space="preserve"> </w:t>
      </w:r>
      <w:proofErr w:type="spellStart"/>
      <w:r>
        <w:rPr>
          <w:i/>
          <w:iCs/>
        </w:rPr>
        <w:t>QuickBASIC</w:t>
      </w:r>
      <w:proofErr w:type="spellEnd"/>
      <w:r>
        <w:rPr>
          <w:i/>
          <w:iCs/>
        </w:rPr>
        <w:t xml:space="preserve"> Made Easy</w:t>
      </w:r>
      <w:r>
        <w:t xml:space="preserve"> </w:t>
      </w:r>
      <w:commentRangeEnd w:id="532"/>
      <w:r>
        <w:rPr>
          <w:rStyle w:val="CommentReference"/>
          <w:sz w:val="24"/>
          <w:szCs w:val="24"/>
        </w:rPr>
        <w:commentReference w:id="532"/>
      </w:r>
      <w:r>
        <w:t xml:space="preserve">by Bob Albrecht, Wenden Wiegand, and Dean Brown. </w:t>
      </w:r>
      <w:commentRangeStart w:id="533"/>
      <w:commentRangeEnd w:id="533"/>
      <w:r w:rsidR="006C0FB7">
        <w:rPr>
          <w:rStyle w:val="CommentReference"/>
        </w:rPr>
        <w:commentReference w:id="533"/>
      </w:r>
      <w:r>
        <w:t>The same one with the magical power to transport me back to that cool basement.</w:t>
      </w:r>
    </w:p>
    <w:p w14:paraId="3AE733C7" w14:textId="6886A705" w:rsidR="00FA225F" w:rsidRPr="00FF7380" w:rsidRDefault="00FF7380" w:rsidP="00FF7380">
      <w:r>
        <w:t xml:space="preserve">The book taught </w:t>
      </w:r>
      <w:proofErr w:type="spellStart"/>
      <w:r>
        <w:t>QuickBASIC</w:t>
      </w:r>
      <w:proofErr w:type="spellEnd"/>
      <w:r>
        <w:t xml:space="preserve"> in a very step-by-step way. At first, I found it frustrating because I wanted to build something that I cared about, not what the book told me to build. </w:t>
      </w:r>
      <w:commentRangeStart w:id="534"/>
      <w:r>
        <w:t xml:space="preserve">Without any knowledge, I couldn’t </w:t>
      </w:r>
      <w:proofErr w:type="gramStart"/>
      <w:r>
        <w:t>problem solve</w:t>
      </w:r>
      <w:proofErr w:type="gramEnd"/>
      <w:r>
        <w:t xml:space="preserve">, and without the ability to </w:t>
      </w:r>
      <w:proofErr w:type="gramStart"/>
      <w:r>
        <w:t>problem solve</w:t>
      </w:r>
      <w:proofErr w:type="gramEnd"/>
      <w:r>
        <w:t>, I felt trapped.</w:t>
      </w:r>
    </w:p>
    <w:p w14:paraId="69F4552D" w14:textId="55CD69CF" w:rsidR="00FF7380" w:rsidRPr="00FF7380" w:rsidRDefault="00FF7380" w:rsidP="00FF7380">
      <w:r>
        <w:rPr>
          <w:i/>
          <w:iCs/>
        </w:rPr>
        <w:t xml:space="preserve">This is </w:t>
      </w:r>
      <w:commentRangeStart w:id="535"/>
      <w:r>
        <w:rPr>
          <w:i/>
          <w:iCs/>
        </w:rPr>
        <w:t xml:space="preserve">where most people </w:t>
      </w:r>
      <w:proofErr w:type="spellStart"/>
      <w:r>
        <w:rPr>
          <w:i/>
          <w:iCs/>
        </w:rPr>
        <w:t>quit</w:t>
      </w:r>
      <w:commentRangeEnd w:id="534"/>
      <w:r>
        <w:rPr>
          <w:rStyle w:val="CommentReference"/>
          <w:i/>
          <w:iCs/>
          <w:sz w:val="24"/>
          <w:szCs w:val="24"/>
        </w:rPr>
        <w:commentReference w:id="534"/>
      </w:r>
      <w:r>
        <w:rPr>
          <w:i/>
          <w:iCs/>
        </w:rPr>
        <w:t>.</w:t>
      </w:r>
      <w:commentRangeEnd w:id="535"/>
      <w:r>
        <w:rPr>
          <w:rStyle w:val="CommentReference"/>
          <w:sz w:val="24"/>
          <w:szCs w:val="24"/>
        </w:rPr>
        <w:commentReference w:id="535"/>
      </w:r>
      <w:r>
        <w:t>Our</w:t>
      </w:r>
      <w:proofErr w:type="spellEnd"/>
      <w:r>
        <w:t xml:space="preserve"> brains are wired to avoid hard mental work without </w:t>
      </w:r>
      <w:proofErr w:type="gramStart"/>
      <w:r>
        <w:t>payoff</w:t>
      </w:r>
      <w:proofErr w:type="gramEnd"/>
      <w:r>
        <w:t>. When we encounter something that requires significant mental effort without immediate reward, every instinct tells us to stop. Find something easier. Stick to what we already know how to do.</w:t>
      </w:r>
    </w:p>
    <w:p w14:paraId="72FCEF0F" w14:textId="446105D6" w:rsidR="002853B6" w:rsidRPr="00586BDC" w:rsidRDefault="002853B6" w:rsidP="002853B6">
      <w:r>
        <w:t xml:space="preserve">Unlike most activities that provide instant gratification, programming requires you to build a tolerance for confusion. You must have patience; you must accept not knowing; and you must iterate through failure. It’s </w:t>
      </w:r>
      <w:r w:rsidR="00322336">
        <w:t>built</w:t>
      </w:r>
      <w:r>
        <w:t xml:space="preserve"> on the trust that understanding will eventually emerge if you keep working at it.</w:t>
      </w:r>
    </w:p>
    <w:p w14:paraId="0E0563F0" w14:textId="152E565E" w:rsidR="002853B6" w:rsidRDefault="002853B6" w:rsidP="00FF7380">
      <w:r>
        <w:t>This tolerance for confusion is what separates people who become great engineers from people who try programming and walk away.</w:t>
      </w:r>
    </w:p>
    <w:p w14:paraId="5D749B47" w14:textId="7120BCAC" w:rsidR="00FF7380" w:rsidRPr="00FF7380" w:rsidRDefault="00FF7380" w:rsidP="00FF7380">
      <w:r>
        <w:t xml:space="preserve">Despite my initial frustrations with the book’s methodical presentation of </w:t>
      </w:r>
      <w:proofErr w:type="spellStart"/>
      <w:r w:rsidRPr="00434833">
        <w:t>QuickBASIC</w:t>
      </w:r>
      <w:proofErr w:type="spellEnd"/>
      <w:r>
        <w:t>, curiosity drove me to follow the step-by-step instructions. The first lessons covered things like printing out the current date, and quickly I became familiar with the concept of syntax errors. Code was unforgiving, and at the time there were no tools to highlight what was wrong.</w:t>
      </w:r>
    </w:p>
    <w:p w14:paraId="5D75DD44" w14:textId="77B7FA1F" w:rsidR="00FF7380" w:rsidRPr="00FF7380" w:rsidRDefault="00FF7380" w:rsidP="00FF7380">
      <w:r>
        <w:t xml:space="preserve">Many years later, someone told me that all software engineers are optimists. At first that sounded crazy. But even this early experience proved their point: </w:t>
      </w:r>
      <w:r>
        <w:rPr>
          <w:i/>
          <w:iCs/>
        </w:rPr>
        <w:t xml:space="preserve">if you aren’t an optimist, you give up long before you can make it a career path. </w:t>
      </w:r>
    </w:p>
    <w:p w14:paraId="0DB657D1" w14:textId="64B2D2DB" w:rsidR="00FF7380" w:rsidRPr="00FF7380" w:rsidRDefault="00FF7380" w:rsidP="00FF7380">
      <w:r>
        <w:t xml:space="preserve">I spent the next few weeks determined to read the 355-page book. As I made my way along, I learned how to control colors, make music notes, and </w:t>
      </w:r>
      <w:commentRangeStart w:id="536"/>
      <w:r>
        <w:t xml:space="preserve">remember </w:t>
      </w:r>
      <w:commentRangeEnd w:id="536"/>
      <w:r>
        <w:rPr>
          <w:rStyle w:val="CommentReference"/>
          <w:sz w:val="24"/>
          <w:szCs w:val="24"/>
        </w:rPr>
        <w:commentReference w:id="536"/>
      </w:r>
      <w:proofErr w:type="gramStart"/>
      <w:r>
        <w:t>lots and lots of</w:t>
      </w:r>
      <w:proofErr w:type="gramEnd"/>
      <w:r>
        <w:t xml:space="preserve"> math functions. But none of that got me any closer to solving any real-life problems I experienced.</w:t>
      </w:r>
      <w:r w:rsidR="009B6DB5">
        <w:t xml:space="preserve"> I had never met a software engineer, but I knew there must be something I could build that would be useful. The software programs we played at school felt like something forced on us by </w:t>
      </w:r>
      <w:proofErr w:type="gramStart"/>
      <w:r w:rsidR="009B6DB5">
        <w:t>teacher’s</w:t>
      </w:r>
      <w:proofErr w:type="gramEnd"/>
      <w:r w:rsidR="009B6DB5">
        <w:t xml:space="preserve"> trying to say they were using technology. Except for the game where you tried to type faster than the rabbit, anytime you got a keystroke wrong, </w:t>
      </w:r>
      <w:r w:rsidR="009B6DB5">
        <w:lastRenderedPageBreak/>
        <w:t>the rabbit would jump ahead of you</w:t>
      </w:r>
      <w:proofErr w:type="gramStart"/>
      <w:r w:rsidR="009B6DB5">
        <w:t>.</w:t>
      </w:r>
      <w:r>
        <w:t xml:space="preserve"> </w:t>
      </w:r>
      <w:r w:rsidR="009B6DB5">
        <w:t>.</w:t>
      </w:r>
      <w:proofErr w:type="gramEnd"/>
      <w:r w:rsidR="009B6DB5">
        <w:t xml:space="preserve"> </w:t>
      </w:r>
      <w:r>
        <w:t>I was collecting knowledge but did not have a good enough understanding to be able to apply it to something outside of the book.</w:t>
      </w:r>
    </w:p>
    <w:p w14:paraId="2753A5CC" w14:textId="0AE6FDC8" w:rsidR="00FF7380" w:rsidRPr="00FF7380" w:rsidRDefault="00FF7380" w:rsidP="00FF7380">
      <w:r>
        <w:t>I tried showing my friends some of the sample projects I’d built</w:t>
      </w:r>
      <w:r w:rsidR="001A1170">
        <w:t>,</w:t>
      </w:r>
      <w:r w:rsidR="009B6DB5">
        <w:t xml:space="preserve"> a virtual piano where you could press keyboard buttons, </w:t>
      </w:r>
      <w:r>
        <w:t>but no one was impressed by a computer playing strange-sounding music notes. I built text-based games like some of the examples in the book, but to everyone else it was still just lines of text.</w:t>
      </w:r>
    </w:p>
    <w:p w14:paraId="4F0C57C7" w14:textId="77777777" w:rsidR="00FF7380" w:rsidRPr="00FF7380" w:rsidRDefault="00FF7380" w:rsidP="00FF7380">
      <w:r>
        <w:t>I decided I needed to build something visual.</w:t>
      </w:r>
    </w:p>
    <w:p w14:paraId="279050E0" w14:textId="6923C79D" w:rsidR="00FF7380" w:rsidRPr="00FF7380" w:rsidRDefault="00FF7380" w:rsidP="00FF7380">
      <w:r>
        <w:t>I already knew how to draw lines and fill in the resulting shapes from the book, so I got some graph paper and traced out a word in big block letters. I mapped out each point, counting how many squares across and up from the bottom corner. I spent the next few days drawing out words from complex graph paper patterns. I was finally building something that I could show off . . . but it felt inefficient. There had to be a better way.</w:t>
      </w:r>
    </w:p>
    <w:p w14:paraId="4B72AD75" w14:textId="77777777" w:rsidR="00FF7380" w:rsidRDefault="00FF7380" w:rsidP="00FF7380">
      <w:r>
        <w:t xml:space="preserve">I was on my eighth sheet of graph paper when I came up with a big idea. </w:t>
      </w:r>
    </w:p>
    <w:p w14:paraId="26C0465B" w14:textId="62889E1F" w:rsidR="00FF7380" w:rsidRPr="00FF7380" w:rsidRDefault="00FF7380" w:rsidP="00FF7380">
      <w:r>
        <w:t>What if I used variable offsets for each letter inside a 10-by-10 grid? Then I could change the bottom left corner of the start of the letter and quickly place letters anywhere on the page.</w:t>
      </w:r>
    </w:p>
    <w:p w14:paraId="29B72810" w14:textId="77777777" w:rsidR="00E8716D" w:rsidRDefault="00FF7380" w:rsidP="00FF7380">
      <w:r>
        <w:t>I wrote out a full plan: I would first draw each letter and number onto graph paper, then I would create a method for each letter to draw on the page taking in an x and y value. I started creating the full alphabet and numbers 0-9.</w:t>
      </w:r>
    </w:p>
    <w:p w14:paraId="3134C152" w14:textId="1F88A0BA" w:rsidR="00FF7380" w:rsidRDefault="00FF7380" w:rsidP="00FF7380">
      <w:r>
        <w:t>What felt like thirty minutes was really four or five hours. Not only had I created a solution that would allow me to create large words that looked much better than simple console line text, but I felt amazing.</w:t>
      </w:r>
    </w:p>
    <w:p w14:paraId="4AB9A513" w14:textId="43901A32" w:rsidR="003731D8" w:rsidRPr="00FF7380" w:rsidRDefault="003731D8" w:rsidP="00FF7380">
      <w:r>
        <w:t>I turned this solution into a framework that allowed me to build a math equation game</w:t>
      </w:r>
      <w:r w:rsidR="000A3A71">
        <w:t>,</w:t>
      </w:r>
      <w:r>
        <w:t xml:space="preserve"> once someone got five questions right in a row, an animated rocket would blast off and take them to the next level of harder questions. I had created my own educational game like the rabbit typing game.</w:t>
      </w:r>
    </w:p>
    <w:p w14:paraId="37FA797E" w14:textId="60D055C6" w:rsidR="000A3A71" w:rsidRDefault="000A3A71" w:rsidP="00FF7380">
      <w:r>
        <w:t>I didn’t have a name for it yet. I just knew that something had shifted. The challenge had felt insurmountable but instead of exhaustion, I’d wanted to keep going. I had built something that worked.</w:t>
      </w:r>
    </w:p>
    <w:p w14:paraId="5326A1A5" w14:textId="12B30ECC" w:rsidR="000A3A71" w:rsidRPr="00FF7380" w:rsidRDefault="00B44343" w:rsidP="00FF7380">
      <w:r>
        <w:t>It was the same feeling I’d had at that picnic table outside Dave’s Food Basket</w:t>
      </w:r>
      <w:r w:rsidR="000A3A71">
        <w:t>. That complete absorption in a problem where the work itself was the reward.</w:t>
      </w:r>
    </w:p>
    <w:p w14:paraId="7A4E030C" w14:textId="7842E99F" w:rsidR="00FF7380" w:rsidRDefault="000A3A71" w:rsidP="000A3A71">
      <w:r>
        <w:lastRenderedPageBreak/>
        <w:t>Psychologists had been studying this state for decades. They called it flow.</w:t>
      </w:r>
      <w:commentRangeStart w:id="537"/>
      <w:r w:rsidR="00811151">
        <w:t xml:space="preserve"> </w:t>
      </w:r>
      <w:r>
        <w:t>O</w:t>
      </w:r>
      <w:r w:rsidR="00FF7380">
        <w:t xml:space="preserve">nce your brain experiences that, even briefly, it starts seeking more. Writing code becomes the drug </w:t>
      </w:r>
      <w:commentRangeStart w:id="538"/>
      <w:r w:rsidR="00FF7380">
        <w:t xml:space="preserve">that delivers you to </w:t>
      </w:r>
      <w:commentRangeStart w:id="539"/>
      <w:r w:rsidR="00FF7380">
        <w:t>flow</w:t>
      </w:r>
      <w:commentRangeEnd w:id="538"/>
      <w:r w:rsidR="00FF7380">
        <w:rPr>
          <w:rStyle w:val="CommentReference"/>
          <w:sz w:val="24"/>
          <w:szCs w:val="24"/>
        </w:rPr>
        <w:commentReference w:id="538"/>
      </w:r>
      <w:commentRangeEnd w:id="539"/>
      <w:r w:rsidR="00FF7380">
        <w:rPr>
          <w:rStyle w:val="CommentReference"/>
          <w:sz w:val="24"/>
          <w:szCs w:val="24"/>
        </w:rPr>
        <w:commentReference w:id="539"/>
      </w:r>
      <w:r w:rsidR="00FF7380">
        <w:t>.</w:t>
      </w:r>
      <w:commentRangeEnd w:id="537"/>
      <w:r w:rsidR="00FF7380">
        <w:rPr>
          <w:rStyle w:val="CommentReference"/>
          <w:sz w:val="24"/>
          <w:szCs w:val="24"/>
        </w:rPr>
        <w:commentReference w:id="537"/>
      </w:r>
    </w:p>
    <w:p w14:paraId="67D94394" w14:textId="5F673B91" w:rsidR="003731D8" w:rsidRDefault="000B60F7" w:rsidP="00FF7380">
      <w:r>
        <w:t>My mind takes me back to that basement often. Everything in that moment is preserved exactly how it was; the book, the graph paper, the animated rocket blasting off the screen.</w:t>
      </w:r>
    </w:p>
    <w:p w14:paraId="7F3CA096" w14:textId="357B9FF1" w:rsidR="000B60F7" w:rsidRDefault="000B60F7" w:rsidP="00FF7380">
      <w:r>
        <w:t xml:space="preserve">That feeling I discovered in front of the computer carried me further than I could have imagined. It took me into a conference room with clouds painted on the walls, where I rebuilt a search engine under </w:t>
      </w:r>
      <w:r w:rsidR="00367382">
        <w:t>extreme</w:t>
      </w:r>
      <w:r>
        <w:t xml:space="preserve"> pressure. It took me into the CEO’s office, where I learned that the skills that got me there </w:t>
      </w:r>
      <w:r w:rsidR="00367382">
        <w:t>were</w:t>
      </w:r>
      <w:r w:rsidR="0045037B">
        <w:t>n’t</w:t>
      </w:r>
      <w:r>
        <w:t xml:space="preserve"> the skills that would continue my career forward. It brought me to Charlotte, where I walked into a struggling team and had to figure out how to build an environment where other engineers could find the same feeling.</w:t>
      </w:r>
    </w:p>
    <w:p w14:paraId="470EC8C2" w14:textId="59FEFE7C" w:rsidR="000B60F7" w:rsidRDefault="000B60F7" w:rsidP="00FF7380">
      <w:r>
        <w:t>None of that was in the QuickBasic book. The</w:t>
      </w:r>
      <w:r w:rsidR="00367382">
        <w:t xml:space="preserve"> step-by-step instructions were just the entry point. I needed to learn how to build the mental models that make flow accessible, how to make better decisions under pressure, and how to create </w:t>
      </w:r>
      <w:proofErr w:type="gramStart"/>
      <w:r w:rsidR="00367382">
        <w:t>the condition</w:t>
      </w:r>
      <w:r w:rsidR="00686329">
        <w:t>s</w:t>
      </w:r>
      <w:proofErr w:type="gramEnd"/>
      <w:r w:rsidR="00367382">
        <w:t xml:space="preserve"> where teams can do their best work. </w:t>
      </w:r>
    </w:p>
    <w:p w14:paraId="168F0ED7" w14:textId="34CE56FF" w:rsidR="00367382" w:rsidRDefault="00367382" w:rsidP="00FF7380">
      <w:r>
        <w:t>That is what this book is about.</w:t>
      </w:r>
    </w:p>
    <w:p w14:paraId="48B3E9FE" w14:textId="77777777" w:rsidR="003731D8" w:rsidRDefault="003731D8" w:rsidP="00FF7380">
      <w:pPr>
        <w:rPr>
          <w:ins w:id="540" w:author="Joel Karr" w:date="2026-03-08T16:48:00Z" w16du:dateUtc="2026-03-08T21:48:00Z"/>
        </w:rPr>
      </w:pPr>
    </w:p>
    <w:p w14:paraId="6F3E33F9" w14:textId="658EB7ED" w:rsidR="002F3D49" w:rsidRDefault="002F3D49" w:rsidP="002F3D49">
      <w:pPr>
        <w:pStyle w:val="Heading2"/>
        <w:pPrChange w:id="541" w:author="Joel Karr" w:date="2026-03-08T16:48:00Z" w16du:dateUtc="2026-03-08T21:48:00Z">
          <w:pPr/>
        </w:pPrChange>
      </w:pPr>
      <w:ins w:id="542" w:author="Joel Karr" w:date="2026-03-08T16:48:00Z" w16du:dateUtc="2026-03-08T21:48:00Z">
        <w:r>
          <w:t>One</w:t>
        </w:r>
      </w:ins>
    </w:p>
    <w:p w14:paraId="6597B76F" w14:textId="2D5BCD05" w:rsidR="00FF7380" w:rsidRPr="00FF7380" w:rsidRDefault="00FF7380" w:rsidP="00434833">
      <w:pPr>
        <w:pStyle w:val="Heading2"/>
      </w:pPr>
      <w:bookmarkStart w:id="543" w:name="_Toc223725655"/>
      <w:r>
        <w:t>When the Same Work Feels Different</w:t>
      </w:r>
      <w:bookmarkEnd w:id="543"/>
      <w:r>
        <w:br/>
      </w:r>
    </w:p>
    <w:p w14:paraId="72219286" w14:textId="1B96160C" w:rsidR="00C9203E" w:rsidRDefault="00260CC3" w:rsidP="00FF7380">
      <w:commentRangeStart w:id="544"/>
      <w:r>
        <w:t xml:space="preserve">There was less than fifteen minutes until the doors open to the </w:t>
      </w:r>
      <w:r w:rsidR="00522AAF">
        <w:t xml:space="preserve">convention center in Las Vegas. </w:t>
      </w:r>
      <w:r w:rsidR="00A25AAD">
        <w:t>Dozens</w:t>
      </w:r>
      <w:r w:rsidR="00522AAF">
        <w:t xml:space="preserve"> of potential customers </w:t>
      </w:r>
      <w:r w:rsidR="00A25AAD">
        <w:t xml:space="preserve">would be </w:t>
      </w:r>
      <w:r w:rsidR="00522AAF">
        <w:t>making their way to our booth</w:t>
      </w:r>
      <w:r w:rsidR="005811C1">
        <w:t>,</w:t>
      </w:r>
      <w:r w:rsidR="00522AAF">
        <w:t xml:space="preserve"> </w:t>
      </w:r>
      <w:r w:rsidR="00DC33A4">
        <w:t>where we were launching a product for the first time. I was only two years out of college and had joined a company</w:t>
      </w:r>
      <w:r w:rsidR="005811C1">
        <w:t xml:space="preserve"> called </w:t>
      </w:r>
      <w:proofErr w:type="spellStart"/>
      <w:r w:rsidR="00A94BBD">
        <w:t>CADworks</w:t>
      </w:r>
      <w:proofErr w:type="spellEnd"/>
      <w:r w:rsidR="00DC33A4">
        <w:t xml:space="preserve"> that made </w:t>
      </w:r>
      <w:r w:rsidR="003814F3">
        <w:t xml:space="preserve">3D intelligent building engineering objects for </w:t>
      </w:r>
      <w:r w:rsidR="005811C1">
        <w:t>AutoCAD’s Revit software</w:t>
      </w:r>
      <w:r w:rsidR="003814F3">
        <w:t xml:space="preserve">. </w:t>
      </w:r>
    </w:p>
    <w:p w14:paraId="5DA1482F" w14:textId="39921C7F" w:rsidR="009D1541" w:rsidRDefault="003D1B1A" w:rsidP="00FF7380">
      <w:r>
        <w:t xml:space="preserve">My product, </w:t>
      </w:r>
      <w:proofErr w:type="spellStart"/>
      <w:r>
        <w:t>BIMXchange</w:t>
      </w:r>
      <w:proofErr w:type="spellEnd"/>
      <w:r w:rsidR="00AA66BF">
        <w:t xml:space="preserve">, </w:t>
      </w:r>
      <w:r>
        <w:t>replaced the burdensome process of hunting through zip files full of hundreds of components with a searchable library built directly into Revit</w:t>
      </w:r>
      <w:r w:rsidR="00C9203E">
        <w:t>.</w:t>
      </w:r>
      <w:r w:rsidR="00EE4B7F">
        <w:t xml:space="preserve"> </w:t>
      </w:r>
      <w:r w:rsidR="00FF3177">
        <w:t xml:space="preserve">It had the potential to shift the entire business model from engineers paying for components to the </w:t>
      </w:r>
      <w:r w:rsidR="008B1F2C">
        <w:t>manufacturers</w:t>
      </w:r>
      <w:r w:rsidR="00FF3177">
        <w:t xml:space="preserve"> paying </w:t>
      </w:r>
      <w:r w:rsidR="0030762B">
        <w:t>to</w:t>
      </w:r>
      <w:r w:rsidR="00FF3177">
        <w:t xml:space="preserve"> </w:t>
      </w:r>
      <w:r w:rsidR="0030762B">
        <w:t>get their specific models into the designs.</w:t>
      </w:r>
    </w:p>
    <w:p w14:paraId="3A923929" w14:textId="2458DC30" w:rsidR="0030762B" w:rsidRDefault="0030762B" w:rsidP="00FF7380">
      <w:r>
        <w:t>There was only one problem. I was the only software engineer and had spent every hour I was awake for the previous month trying to get the product ready.</w:t>
      </w:r>
      <w:r w:rsidR="008B1F2C">
        <w:t xml:space="preserve"> We didn’t have internet </w:t>
      </w:r>
      <w:r w:rsidR="008B1F2C">
        <w:lastRenderedPageBreak/>
        <w:t>access in the convention hall</w:t>
      </w:r>
      <w:r w:rsidR="000E181F">
        <w:t>,</w:t>
      </w:r>
      <w:r w:rsidR="008B1F2C">
        <w:t xml:space="preserve"> so I hosted it locally on multiple laptops. As time ticked down, it wasn’t loading.</w:t>
      </w:r>
    </w:p>
    <w:p w14:paraId="371031B4" w14:textId="269D74C6" w:rsidR="008B1F2C" w:rsidRDefault="008B1F2C" w:rsidP="00FF7380">
      <w:r>
        <w:t>The doors opened</w:t>
      </w:r>
      <w:r w:rsidR="00220483">
        <w:t xml:space="preserve"> as I frantically adjusted configuration settings and tried refreshing. Still nothing. One of my co-workers stalled for some time</w:t>
      </w:r>
      <w:r w:rsidR="00035399">
        <w:t xml:space="preserve"> as the first couple </w:t>
      </w:r>
      <w:r w:rsidR="00442F42">
        <w:t xml:space="preserve">of </w:t>
      </w:r>
      <w:r w:rsidR="00035399">
        <w:t>customers arrived at our booth.</w:t>
      </w:r>
    </w:p>
    <w:p w14:paraId="0C4366A7" w14:textId="290D3B9C" w:rsidR="00035399" w:rsidRDefault="00035399" w:rsidP="00FF7380">
      <w:r>
        <w:t xml:space="preserve">Finally, the backend </w:t>
      </w:r>
      <w:r w:rsidR="004A2D48">
        <w:t>was fully</w:t>
      </w:r>
      <w:r>
        <w:t xml:space="preserve"> </w:t>
      </w:r>
      <w:r w:rsidR="004A2D48">
        <w:t>loaded,</w:t>
      </w:r>
      <w:r>
        <w:t xml:space="preserve"> and</w:t>
      </w:r>
      <w:r w:rsidR="00112ED1">
        <w:t xml:space="preserve"> </w:t>
      </w:r>
      <w:proofErr w:type="spellStart"/>
      <w:r w:rsidR="00112ED1">
        <w:t>BIMXchange</w:t>
      </w:r>
      <w:proofErr w:type="spellEnd"/>
      <w:r>
        <w:t xml:space="preserve"> appeared on the giant TV in our booth. Over the next three days, </w:t>
      </w:r>
      <w:r w:rsidR="004A2D48">
        <w:t xml:space="preserve">it was obvious that people loved what we had built. </w:t>
      </w:r>
      <w:r w:rsidR="00DC735F">
        <w:t>It was my first large</w:t>
      </w:r>
      <w:r w:rsidR="00442F42">
        <w:t>-</w:t>
      </w:r>
      <w:r w:rsidR="00DC735F">
        <w:t xml:space="preserve">scale software </w:t>
      </w:r>
      <w:proofErr w:type="gramStart"/>
      <w:r w:rsidR="00DC735F">
        <w:t>product</w:t>
      </w:r>
      <w:proofErr w:type="gramEnd"/>
      <w:r w:rsidR="00DC735F">
        <w:t xml:space="preserve"> and I loved every minute I worked on it.</w:t>
      </w:r>
    </w:p>
    <w:p w14:paraId="6845D685" w14:textId="66450B07" w:rsidR="00DC735F" w:rsidRDefault="006810C1" w:rsidP="00FF7380">
      <w:r>
        <w:t xml:space="preserve">Over the coming months, I started </w:t>
      </w:r>
      <w:r w:rsidR="00442F42">
        <w:t>to realize that I was hitting a ceiling. I was the only engineer</w:t>
      </w:r>
      <w:r w:rsidR="00410168">
        <w:t>, making every decision alone, with no one to challenge my thinking or show me a better way</w:t>
      </w:r>
      <w:r w:rsidR="00527BB8">
        <w:t>.</w:t>
      </w:r>
      <w:r w:rsidR="00410168">
        <w:t xml:space="preserve"> I needed to find a place where I could learn from experienced software engineers.</w:t>
      </w:r>
      <w:r w:rsidR="00527BB8">
        <w:t xml:space="preserve"> </w:t>
      </w:r>
      <w:r w:rsidR="00A94BBD">
        <w:t xml:space="preserve">I made the difficult decision to leave </w:t>
      </w:r>
      <w:proofErr w:type="spellStart"/>
      <w:r w:rsidR="00A94BBD">
        <w:t>CADworks</w:t>
      </w:r>
      <w:proofErr w:type="spellEnd"/>
      <w:r w:rsidR="00A94BBD">
        <w:t>.</w:t>
      </w:r>
    </w:p>
    <w:p w14:paraId="5DD5B313" w14:textId="669BB01A" w:rsidR="00A94BBD" w:rsidRDefault="004670F5" w:rsidP="00FF7380">
      <w:r>
        <w:t xml:space="preserve">The entire team there was excellent to work </w:t>
      </w:r>
      <w:proofErr w:type="gramStart"/>
      <w:r>
        <w:t>with</w:t>
      </w:r>
      <w:proofErr w:type="gramEnd"/>
      <w:r>
        <w:t xml:space="preserve"> and the CEO asked me if I would be willing to keep working on </w:t>
      </w:r>
      <w:proofErr w:type="spellStart"/>
      <w:r w:rsidR="00112ED1">
        <w:t>BIMXchange</w:t>
      </w:r>
      <w:proofErr w:type="spellEnd"/>
      <w:r w:rsidR="00410168">
        <w:t xml:space="preserve"> as a side project</w:t>
      </w:r>
      <w:r w:rsidR="00112ED1">
        <w:t xml:space="preserve">. It seemed like </w:t>
      </w:r>
      <w:r w:rsidR="00D55216">
        <w:t>a win</w:t>
      </w:r>
      <w:r w:rsidR="00410168">
        <w:t>-</w:t>
      </w:r>
      <w:r w:rsidR="00D55216">
        <w:t>win. It was a product I loved building and I could use some extra money.</w:t>
      </w:r>
    </w:p>
    <w:p w14:paraId="3EAD690A" w14:textId="7C5D7A25" w:rsidR="00D55216" w:rsidRPr="00FF7380" w:rsidRDefault="008267F5" w:rsidP="00FF7380">
      <w:r>
        <w:t xml:space="preserve">After a couple </w:t>
      </w:r>
      <w:r w:rsidR="00904295">
        <w:t xml:space="preserve">of </w:t>
      </w:r>
      <w:r>
        <w:t xml:space="preserve">months, I started to dread the promises I was making to deliver new functionality. I was </w:t>
      </w:r>
      <w:r w:rsidR="005722BD">
        <w:t>focused on the new products I was building with the new team.</w:t>
      </w:r>
      <w:r>
        <w:t xml:space="preserve"> </w:t>
      </w:r>
    </w:p>
    <w:p w14:paraId="27507691" w14:textId="5BDF3AA7" w:rsidR="00FF7380" w:rsidRPr="00FF7380" w:rsidRDefault="005722BD" w:rsidP="00FF7380">
      <w:r>
        <w:t>Without</w:t>
      </w:r>
      <w:r w:rsidR="00FF7380">
        <w:t xml:space="preserve"> real emotional investment, the work quickly </w:t>
      </w:r>
      <w:r>
        <w:t xml:space="preserve">felt </w:t>
      </w:r>
      <w:r w:rsidR="00FF7380">
        <w:t xml:space="preserve">burdensome. Even though </w:t>
      </w:r>
      <w:r>
        <w:t>I was</w:t>
      </w:r>
      <w:r w:rsidR="00FF7380">
        <w:t xml:space="preserve"> immensely familiar with the code </w:t>
      </w:r>
      <w:r>
        <w:t>I was</w:t>
      </w:r>
      <w:r w:rsidR="00FF7380">
        <w:t xml:space="preserve"> writing, </w:t>
      </w:r>
      <w:r>
        <w:t>I</w:t>
      </w:r>
      <w:r w:rsidR="00FF7380">
        <w:t xml:space="preserve"> simply </w:t>
      </w:r>
      <w:r w:rsidR="00BA1362">
        <w:t>couldn’t</w:t>
      </w:r>
      <w:r w:rsidR="00FF7380">
        <w:t xml:space="preserve"> get into a state of flow. The same challenges that once felt exciting now feel like punching a clock.</w:t>
      </w:r>
      <w:commentRangeEnd w:id="544"/>
      <w:r w:rsidR="00FF7380">
        <w:rPr>
          <w:rStyle w:val="CommentReference"/>
          <w:sz w:val="24"/>
          <w:szCs w:val="24"/>
        </w:rPr>
        <w:commentReference w:id="544"/>
      </w:r>
    </w:p>
    <w:p w14:paraId="54E156A4" w14:textId="332EE5B0" w:rsidR="00FF7380" w:rsidRPr="00FF7380" w:rsidRDefault="00FF7380" w:rsidP="00FF7380">
      <w:r>
        <w:t>A similar mystery caught the attention of Mihaly Csikszentmihalyi, a young psychology researcher at the University of Chicago in the 1970s. He was watching painters work at their easels, and he noticed something that seemed counter-intuitive, according to the psychological theories of the time.</w:t>
      </w:r>
    </w:p>
    <w:p w14:paraId="67F30CBF" w14:textId="3C821E37" w:rsidR="00FF7380" w:rsidRPr="00FF7380" w:rsidRDefault="00652DA0" w:rsidP="00731210">
      <w:r w:rsidRPr="00652DA0">
        <w:t>Csikszentmihalyi expected to confirm what most psychologists believed at the time: that motivation was driven by external rewards. You work, you get paid, you work harder. Bigger reward, more effort. It was a clean, mechanical theory that had dominated the field for decades. What he saw instead challenged all of it.</w:t>
      </w:r>
      <w:r>
        <w:t xml:space="preserve"> </w:t>
      </w:r>
      <w:r w:rsidR="00FF7380">
        <w:t xml:space="preserve">As Csikszentmihalyi watched the </w:t>
      </w:r>
      <w:proofErr w:type="gramStart"/>
      <w:r w:rsidR="00FF7380">
        <w:t>artists</w:t>
      </w:r>
      <w:proofErr w:type="gramEnd"/>
      <w:r w:rsidR="00FF7380">
        <w:t xml:space="preserve"> painting, he was intrigued by the almost trancelike state they entered when the work was going well.</w:t>
      </w:r>
      <w:commentRangeStart w:id="545"/>
      <w:r w:rsidR="00FF7380">
        <w:t xml:space="preserve"> </w:t>
      </w:r>
      <w:commentRangeEnd w:id="545"/>
      <w:r w:rsidR="008F6CCF">
        <w:rPr>
          <w:rStyle w:val="CommentReference"/>
        </w:rPr>
        <w:commentReference w:id="545"/>
      </w:r>
      <w:r w:rsidR="00FF7380">
        <w:t xml:space="preserve">They became so focused </w:t>
      </w:r>
      <w:proofErr w:type="gramStart"/>
      <w:r w:rsidR="00FF7380">
        <w:t>in</w:t>
      </w:r>
      <w:proofErr w:type="gramEnd"/>
      <w:r w:rsidR="00FF7380">
        <w:t xml:space="preserve"> their work that they ignored basic survival instincts. They worked for hours, oblivious to their surroundings. They lost track of time entirely.</w:t>
      </w:r>
    </w:p>
    <w:p w14:paraId="723CF332" w14:textId="015676AC" w:rsidR="00FF7380" w:rsidRPr="00FF7380" w:rsidRDefault="00FF7380" w:rsidP="00FF7380">
      <w:r>
        <w:t xml:space="preserve">Software engineers know this phenomenon intimately. They start debugging a particularly tricky issue before lunch, and the next thing they know </w:t>
      </w:r>
      <w:proofErr w:type="gramStart"/>
      <w:r>
        <w:t>it’s</w:t>
      </w:r>
      <w:proofErr w:type="gramEnd"/>
      <w:r>
        <w:t xml:space="preserve"> late afternoon.</w:t>
      </w:r>
      <w:commentRangeStart w:id="546"/>
      <w:r>
        <w:t xml:space="preserve"> They are suddenly starving and desperately need a bathroom break, but they’ve been so absorbed in </w:t>
      </w:r>
      <w:r>
        <w:lastRenderedPageBreak/>
        <w:t xml:space="preserve">the problem that their body’s signals didn’t register. </w:t>
      </w:r>
      <w:commentRangeEnd w:id="546"/>
      <w:r>
        <w:rPr>
          <w:rStyle w:val="CommentReference"/>
          <w:sz w:val="24"/>
          <w:szCs w:val="24"/>
        </w:rPr>
        <w:commentReference w:id="546"/>
      </w:r>
      <w:r>
        <w:t xml:space="preserve">Solving the challenge became more compelling than basic physical needs. </w:t>
      </w:r>
      <w:commentRangeStart w:id="547"/>
      <w:r>
        <w:t>This is true whether the challenge is how to XYZ CODE example or paint a perfect human eye.</w:t>
      </w:r>
      <w:commentRangeEnd w:id="547"/>
      <w:r>
        <w:rPr>
          <w:rStyle w:val="CommentReference"/>
          <w:sz w:val="24"/>
          <w:szCs w:val="24"/>
        </w:rPr>
        <w:commentReference w:id="547"/>
      </w:r>
    </w:p>
    <w:p w14:paraId="274AB003" w14:textId="5D07408D" w:rsidR="00FF7380" w:rsidRPr="00FF7380" w:rsidRDefault="00585673" w:rsidP="00FF7380">
      <w:r>
        <w:t>Additionally, the power and pull of the project over the programmer or artist also ends just as quickly once it has been resolved. Csikszentmihalyi noticed the moment the artists finished a painting, they lost all interest in it. They’d set it aside and immediately want to start something new.</w:t>
      </w:r>
    </w:p>
    <w:p w14:paraId="774F3DD3" w14:textId="77777777" w:rsidR="00FF7380" w:rsidRPr="00FF7380" w:rsidRDefault="00FF7380" w:rsidP="00FF7380">
      <w:r>
        <w:t>If creating art was about producing beautiful objects for external rewards, why didn’t they care about the finished product? Why did the process seem more compelling than the outcome?</w:t>
      </w:r>
    </w:p>
    <w:p w14:paraId="3603C695" w14:textId="77777777" w:rsidR="00FF7380" w:rsidRPr="00FF7380" w:rsidRDefault="00FF7380" w:rsidP="00FF7380">
      <w:r>
        <w:t>This observation sparked a question that would drive decades of research: What is this state of complete engagement, and why does it seem more rewarding than the external benefits people supposedly work for?</w:t>
      </w:r>
    </w:p>
    <w:p w14:paraId="49E61094" w14:textId="77777777" w:rsidR="00FF7380" w:rsidRPr="00FF7380" w:rsidRDefault="00FF7380" w:rsidP="000B6764">
      <w:pPr>
        <w:pStyle w:val="Heading3"/>
      </w:pPr>
      <w:bookmarkStart w:id="548" w:name="_Toc223725656"/>
      <w:r>
        <w:t>The Discovery of Flow</w:t>
      </w:r>
      <w:bookmarkEnd w:id="548"/>
      <w:r>
        <w:t xml:space="preserve"> </w:t>
      </w:r>
    </w:p>
    <w:p w14:paraId="1A16DE6D" w14:textId="2AA6784C" w:rsidR="00FF7380" w:rsidRPr="00FF7380" w:rsidRDefault="00FF7380" w:rsidP="00FF7380">
      <w:r>
        <w:t>Csikszentmihalyi began studying activities people do purely for the experience itself as opposed to money, status, or external reward.</w:t>
      </w:r>
    </w:p>
    <w:p w14:paraId="7A5FBB35" w14:textId="73751A6B" w:rsidR="00FF7380" w:rsidRPr="00FF7380" w:rsidRDefault="00FF7380" w:rsidP="00FF7380">
      <w:commentRangeStart w:id="549"/>
      <w:r>
        <w:t xml:space="preserve">In his 1975 book, </w:t>
      </w:r>
      <w:r>
        <w:rPr>
          <w:i/>
          <w:iCs/>
        </w:rPr>
        <w:t>Beyond Boredom and Anxiety: Experiencing Flow in Work and Play</w:t>
      </w:r>
      <w:r>
        <w:t>, Csikszentmihalyi and his team studied four activities: chess, rock climbing, rock dancing (freeform dancing to rock music), and surgery. Except for surgery, all of these were activities people considered for leisure rather than a job. He hoped that by studying things people choose to do for enjoyment, he could learn how work could be made more enjoyable.</w:t>
      </w:r>
      <w:commentRangeEnd w:id="549"/>
      <w:r>
        <w:rPr>
          <w:rStyle w:val="CommentReference"/>
          <w:sz w:val="24"/>
          <w:szCs w:val="24"/>
        </w:rPr>
        <w:commentReference w:id="549"/>
      </w:r>
    </w:p>
    <w:p w14:paraId="459DE8A0" w14:textId="77777777" w:rsidR="00FF7380" w:rsidRPr="00FF7380" w:rsidRDefault="00FF7380" w:rsidP="00FF7380">
      <w:r>
        <w:t>What he uncovered was a universal state of deep engagement, one that appeared across wildly different activities. The next step was to understand what this state looked like in detail.</w:t>
      </w:r>
    </w:p>
    <w:p w14:paraId="55F20C14" w14:textId="77777777" w:rsidR="00FF7380" w:rsidRPr="00FF7380" w:rsidRDefault="00FF7380" w:rsidP="00FF7380">
      <w:r>
        <w:t xml:space="preserve">To study this further, he developed the Experience Sampling Method, which asked participants eight times a day to record what they were doing and how they felt. </w:t>
      </w:r>
    </w:p>
    <w:p w14:paraId="41C63FD2" w14:textId="0DEFC03A" w:rsidR="00FF7380" w:rsidRPr="00FF7380" w:rsidRDefault="00FF7380" w:rsidP="00FF7380">
      <w:r>
        <w:t>His research revealed a surprising paradox. People were most likely to experience flow at work, yet they said they preferred leisure. They were having their best experiences during challenging work and didn’t even recognize it.</w:t>
      </w:r>
    </w:p>
    <w:p w14:paraId="21040860" w14:textId="48CC2EC2" w:rsidR="00D10FB8" w:rsidRDefault="00D10FB8" w:rsidP="00FF7380">
      <w:r>
        <w:t xml:space="preserve">Regardless of the activity, whether someone was playing chess, climbing rocks, or performing surgery, flow looked the same. And it had the same key elements: complete concentration, clear goals, a balance between the challenge and the required skill. The </w:t>
      </w:r>
      <w:r>
        <w:lastRenderedPageBreak/>
        <w:t xml:space="preserve">task required focus without creating anxiety. Self-consciousness disappeared. Hours felt like minutes. And the activity became </w:t>
      </w:r>
      <w:proofErr w:type="gramStart"/>
      <w:r>
        <w:t>rewarding in itself, independent</w:t>
      </w:r>
      <w:proofErr w:type="gramEnd"/>
      <w:r>
        <w:t xml:space="preserve"> of any external outcome.</w:t>
      </w:r>
    </w:p>
    <w:p w14:paraId="4637F6C2" w14:textId="04563815" w:rsidR="004F5A15" w:rsidRDefault="004F5A15" w:rsidP="00FF7380"/>
    <w:p w14:paraId="2B78FD40" w14:textId="2402818F" w:rsidR="00707ED5" w:rsidRDefault="00707ED5" w:rsidP="00FF7380">
      <w:r>
        <w:t xml:space="preserve">Sound familiar? Perhaps like the last time you told yourself you were almost done and needed ten more minutes, only to spend four hours and end up late </w:t>
      </w:r>
      <w:proofErr w:type="gramStart"/>
      <w:r w:rsidR="0044180A">
        <w:t>to</w:t>
      </w:r>
      <w:proofErr w:type="gramEnd"/>
      <w:r w:rsidR="0044180A">
        <w:t xml:space="preserve"> something important.</w:t>
      </w:r>
    </w:p>
    <w:p w14:paraId="3CAF4329" w14:textId="6603F40E" w:rsidR="00FF7380" w:rsidRPr="00FF7380" w:rsidRDefault="00FF7380" w:rsidP="00FF7380">
      <w:r>
        <w:t xml:space="preserve">Csikszentmihalyi’s findings explain something critical for engineers. It demonstrates why the same coding work sometimes feels effortless and energizing, and other </w:t>
      </w:r>
      <w:proofErr w:type="gramStart"/>
      <w:r>
        <w:t>times</w:t>
      </w:r>
      <w:proofErr w:type="gramEnd"/>
      <w:r>
        <w:t xml:space="preserve"> feels like a grind. When you’re building something just for </w:t>
      </w:r>
      <w:proofErr w:type="gramStart"/>
      <w:r>
        <w:t>the money</w:t>
      </w:r>
      <w:proofErr w:type="gramEnd"/>
      <w:r>
        <w:t>, even lots of money, you’re working for an external reward. But when you’re focused on a challenging technical problem that matches your skill level, providing clear goals and immediate feedback, you enter a flow state.</w:t>
      </w:r>
    </w:p>
    <w:p w14:paraId="2AB04088" w14:textId="77777777" w:rsidR="00FF7380" w:rsidRPr="00FF7380" w:rsidRDefault="00FF7380" w:rsidP="00FF7380">
      <w:r>
        <w:t xml:space="preserve">The flow state itself becomes the reward, and it’s more compelling than any external benefit. </w:t>
      </w:r>
      <w:proofErr w:type="gramStart"/>
      <w:r>
        <w:t>Of course</w:t>
      </w:r>
      <w:proofErr w:type="gramEnd"/>
      <w:r>
        <w:t xml:space="preserve"> salary and other benefits matter, but they aren’t enough to keep you motivated through the hardest parts of software engineering.</w:t>
      </w:r>
    </w:p>
    <w:p w14:paraId="46A86391" w14:textId="7FBC1916" w:rsidR="00FF7380" w:rsidRPr="00FF7380" w:rsidRDefault="00FF7380" w:rsidP="00FF7380">
      <w:r>
        <w:t xml:space="preserve">As Csikszentmihalyi explained in his 1990 book, </w:t>
      </w:r>
      <w:r>
        <w:rPr>
          <w:i/>
          <w:iCs/>
        </w:rPr>
        <w:t>Flow: The Psychology of Optimal Experience</w:t>
      </w:r>
      <w:r>
        <w:t xml:space="preserve">: “Contrary to what we usually believe, moments like these, the best moments in our lives, are not the passive, receptive, relaxing times, although such experiences can also be enjoyable, if we have worked hard to attain them. The best moments usually occur when a person’s body or mind is stretched to its limits in a voluntary effort to accomplish something difficult and </w:t>
      </w:r>
      <w:proofErr w:type="gramStart"/>
      <w:r>
        <w:t>worthwhile.”</w:t>
      </w:r>
      <w:proofErr w:type="gramEnd"/>
    </w:p>
    <w:p w14:paraId="45009A6D" w14:textId="001FE897" w:rsidR="00FF7380" w:rsidRPr="00FF7380" w:rsidRDefault="00D10FB8" w:rsidP="00FF7380">
      <w:r>
        <w:t xml:space="preserve">This reveals a critical piece of how to build a sustainable engineering career. The hardest parts like </w:t>
      </w:r>
      <w:proofErr w:type="gramStart"/>
      <w:r>
        <w:t>debugging, or</w:t>
      </w:r>
      <w:proofErr w:type="gramEnd"/>
      <w:r>
        <w:t xml:space="preserve"> refactoring complex code into </w:t>
      </w:r>
      <w:proofErr w:type="gramStart"/>
      <w:r>
        <w:t>a clean</w:t>
      </w:r>
      <w:proofErr w:type="gramEnd"/>
      <w:r>
        <w:t xml:space="preserve"> architecture often provide the most enjoyment.</w:t>
      </w:r>
    </w:p>
    <w:p w14:paraId="43ECF277" w14:textId="77777777" w:rsidR="00895A0C" w:rsidRDefault="00FF7380" w:rsidP="00FF7380">
      <w:r>
        <w:t xml:space="preserve">If we focus on outcomes like promotions or product launches, we lose sight of the real driver of happiness. Focusing on the journey allows us to return to a state of flow </w:t>
      </w:r>
      <w:proofErr w:type="gramStart"/>
      <w:r>
        <w:t>again and again</w:t>
      </w:r>
      <w:proofErr w:type="gramEnd"/>
      <w:r>
        <w:t>.</w:t>
      </w:r>
    </w:p>
    <w:p w14:paraId="4E7ADBC2" w14:textId="0D7CC166" w:rsidR="00FF7380" w:rsidRPr="00FF7380" w:rsidRDefault="00FF7380" w:rsidP="00FF7380">
      <w:commentRangeStart w:id="550"/>
      <w:r>
        <w:t>Money, status, or promotions aren’t powerful enough to push us through the discomfort of genuine learning and growth.</w:t>
      </w:r>
      <w:commentRangeEnd w:id="550"/>
      <w:r>
        <w:rPr>
          <w:rStyle w:val="CommentReference"/>
          <w:sz w:val="24"/>
          <w:szCs w:val="24"/>
        </w:rPr>
        <w:commentReference w:id="550"/>
      </w:r>
    </w:p>
    <w:p w14:paraId="5A4D6D87" w14:textId="77777777" w:rsidR="00FF7380" w:rsidRPr="00FF7380" w:rsidRDefault="00FF7380" w:rsidP="00FF7380">
      <w:r>
        <w:t>But the state of flow? Flow is strong enough to make us ignore our most basic human survival instincts. It’s powerful enough to make us forget to eat, lose track of time, and willingly embrace challenges that push us to our limits.</w:t>
      </w:r>
    </w:p>
    <w:p w14:paraId="676FBBE4" w14:textId="49CC3E42" w:rsidR="00FF7380" w:rsidRPr="00FF7380" w:rsidRDefault="00FF7380" w:rsidP="00FF7380">
      <w:r>
        <w:lastRenderedPageBreak/>
        <w:t xml:space="preserve">Understanding flow helps, but it doesn’t solve the fundamental challenge: How do you systematically build the competence that makes flow accessible? </w:t>
      </w:r>
      <w:commentRangeStart w:id="551"/>
      <w:r>
        <w:t xml:space="preserve">How can you get </w:t>
      </w:r>
      <w:proofErr w:type="gramStart"/>
      <w:r>
        <w:t>form</w:t>
      </w:r>
      <w:proofErr w:type="gramEnd"/>
      <w:r>
        <w:t xml:space="preserve"> thinking to acting intuitively when coding? </w:t>
      </w:r>
      <w:commentRangeEnd w:id="551"/>
      <w:r>
        <w:rPr>
          <w:rStyle w:val="CommentReference"/>
          <w:sz w:val="24"/>
          <w:szCs w:val="24"/>
        </w:rPr>
        <w:commentReference w:id="551"/>
      </w:r>
    </w:p>
    <w:p w14:paraId="5611EE51" w14:textId="3519D702" w:rsidR="005C183E" w:rsidRDefault="00FF7380" w:rsidP="00FF7380">
      <w:r>
        <w:t>The answer isn’t more production work. In fact, most professional software development environments actively prevent flow through constant interruptions, unclear requirements, and unrealistic deadlines.</w:t>
      </w:r>
      <w:r>
        <w:br/>
      </w:r>
      <w:r>
        <w:br/>
      </w:r>
      <w:commentRangeStart w:id="552"/>
      <w:r>
        <w:t>The answer, I’ve found, is to discover your origin story, which we can define as the first time you experienced flow while coding, and then to put practices in place that let you again access that time.</w:t>
      </w:r>
      <w:commentRangeEnd w:id="552"/>
      <w:r>
        <w:rPr>
          <w:rStyle w:val="CommentReference"/>
          <w:sz w:val="24"/>
          <w:szCs w:val="24"/>
        </w:rPr>
        <w:commentReference w:id="552"/>
      </w:r>
    </w:p>
    <w:p w14:paraId="3EDD99A6" w14:textId="218A5E4B" w:rsidR="005C183E" w:rsidRPr="00FF7380" w:rsidRDefault="005C183E" w:rsidP="000B6764">
      <w:pPr>
        <w:pStyle w:val="Heading3"/>
      </w:pPr>
      <w:bookmarkStart w:id="553" w:name="_Toc223725657"/>
      <w:commentRangeStart w:id="554"/>
      <w:r>
        <w:t>Your Origin Story</w:t>
      </w:r>
      <w:commentRangeEnd w:id="554"/>
      <w:r>
        <w:rPr>
          <w:rStyle w:val="CommentReference"/>
          <w:sz w:val="28"/>
          <w:szCs w:val="28"/>
        </w:rPr>
        <w:commentReference w:id="554"/>
      </w:r>
      <w:bookmarkEnd w:id="553"/>
    </w:p>
    <w:p w14:paraId="05343845" w14:textId="5A4B62AA" w:rsidR="005C183E" w:rsidRDefault="005C183E" w:rsidP="005C183E">
      <w:r>
        <w:t xml:space="preserve">I still have that </w:t>
      </w:r>
      <w:proofErr w:type="spellStart"/>
      <w:r>
        <w:t>QuickBASIC</w:t>
      </w:r>
      <w:proofErr w:type="spellEnd"/>
      <w:r>
        <w:t xml:space="preserve"> book. My nine-year-old daughter saw it and asked if she could use it to learn how to write code like I did. As I opened the pages for the first time in more than a couple decades, I quickly realized it had outlived its usefulness as a training tool. </w:t>
      </w:r>
    </w:p>
    <w:p w14:paraId="39877C33" w14:textId="0E77B573" w:rsidR="005C183E" w:rsidRDefault="005C183E" w:rsidP="005C183E">
      <w:r>
        <w:t xml:space="preserve">When she asked me why I kept a book that was no longer useful, I told her about how it linked me to my own </w:t>
      </w:r>
      <w:proofErr w:type="gramStart"/>
      <w:r>
        <w:t>origin</w:t>
      </w:r>
      <w:proofErr w:type="gramEnd"/>
      <w:r>
        <w:t xml:space="preserve"> story.</w:t>
      </w:r>
    </w:p>
    <w:p w14:paraId="26131659" w14:textId="77777777" w:rsidR="00BC5C76" w:rsidRDefault="005C183E" w:rsidP="005C183E">
      <w:r>
        <w:t>There have been stretches in my career where the work felt like a grind. Deadlines caused pressure to mount and shifting requirements drove me to focus on just getting a project over with. In those moments, I had forgotten why I started.</w:t>
      </w:r>
    </w:p>
    <w:p w14:paraId="27E6A617" w14:textId="5225812D" w:rsidR="00BC5C76" w:rsidRDefault="00BC5C76" w:rsidP="005C183E">
      <w:r>
        <w:t xml:space="preserve">When I see the book, my whole-body fills with emotion. I'm back in that basement, ten years old, watching letters appear on the screen. Your </w:t>
      </w:r>
      <w:proofErr w:type="gramStart"/>
      <w:r>
        <w:t>origin</w:t>
      </w:r>
      <w:proofErr w:type="gramEnd"/>
      <w:r>
        <w:t xml:space="preserve"> story can work the same way. When you lose your way, it can remind you what drives you forward.</w:t>
      </w:r>
    </w:p>
    <w:p w14:paraId="163A8000" w14:textId="77777777" w:rsidR="00BC5C76" w:rsidRDefault="00BC5C76" w:rsidP="005C183E">
      <w:r>
        <w:t xml:space="preserve">Write yours down and find any token that could represent that moment. It could be a book or an old notebook or even something that sat on your desk by your computer. </w:t>
      </w:r>
    </w:p>
    <w:p w14:paraId="1614957A" w14:textId="77777777" w:rsidR="00BC5C76" w:rsidRDefault="00BC5C76" w:rsidP="005C183E">
      <w:r>
        <w:t>A few questions to get you started:</w:t>
      </w:r>
    </w:p>
    <w:p w14:paraId="0679598B" w14:textId="77777777" w:rsidR="00BC5C76" w:rsidRDefault="00BC5C76" w:rsidP="00434833">
      <w:pPr>
        <w:pStyle w:val="ListParagraph"/>
        <w:numPr>
          <w:ilvl w:val="0"/>
          <w:numId w:val="25"/>
        </w:numPr>
      </w:pPr>
      <w:r>
        <w:t>What was the first problem you solved with code that made you want to solve another one?</w:t>
      </w:r>
    </w:p>
    <w:p w14:paraId="08EEA478" w14:textId="77777777" w:rsidR="00BC5C76" w:rsidRDefault="00BC5C76" w:rsidP="00434833">
      <w:pPr>
        <w:pStyle w:val="ListParagraph"/>
        <w:numPr>
          <w:ilvl w:val="0"/>
          <w:numId w:val="25"/>
        </w:numPr>
      </w:pPr>
      <w:r>
        <w:t>Where were you? What do you remember seeing, hearing, and feeling?</w:t>
      </w:r>
    </w:p>
    <w:p w14:paraId="088F1276" w14:textId="77777777" w:rsidR="00BC5C76" w:rsidRDefault="00BC5C76" w:rsidP="00434833">
      <w:pPr>
        <w:pStyle w:val="ListParagraph"/>
        <w:numPr>
          <w:ilvl w:val="0"/>
          <w:numId w:val="25"/>
        </w:numPr>
      </w:pPr>
      <w:r>
        <w:t xml:space="preserve">What kept you going when you got stuck? Before anyone was paying you to write </w:t>
      </w:r>
      <w:proofErr w:type="gramStart"/>
      <w:r>
        <w:t>code?</w:t>
      </w:r>
      <w:proofErr w:type="gramEnd"/>
    </w:p>
    <w:p w14:paraId="68159AF0" w14:textId="548E9251" w:rsidR="000B6764" w:rsidRDefault="00BC5C76" w:rsidP="00FA36F3">
      <w:r>
        <w:t xml:space="preserve">Don’t worry about length or structure, just get it on paper. Put it somewhere with your token that you can </w:t>
      </w:r>
      <w:proofErr w:type="gramStart"/>
      <w:r>
        <w:t>find it</w:t>
      </w:r>
      <w:proofErr w:type="gramEnd"/>
      <w:r>
        <w:t xml:space="preserve"> when you need it. Anytime writing code starts to feel like work and not a passion, go back and read your </w:t>
      </w:r>
      <w:proofErr w:type="gramStart"/>
      <w:r>
        <w:t>origin</w:t>
      </w:r>
      <w:proofErr w:type="gramEnd"/>
      <w:r>
        <w:t xml:space="preserve"> story. </w:t>
      </w:r>
    </w:p>
    <w:p w14:paraId="1F085C2A" w14:textId="77777777" w:rsidR="004F5A15" w:rsidRDefault="004F5A15">
      <w:pPr>
        <w:rPr>
          <w:rFonts w:asciiTheme="majorHAnsi" w:eastAsiaTheme="majorEastAsia" w:hAnsiTheme="majorHAnsi" w:cstheme="majorBidi"/>
          <w:b/>
          <w:bCs/>
          <w:color w:val="156082" w:themeColor="accent1"/>
          <w:sz w:val="32"/>
          <w:szCs w:val="32"/>
        </w:rPr>
      </w:pPr>
      <w:r>
        <w:lastRenderedPageBreak/>
        <w:br w:type="page"/>
      </w:r>
    </w:p>
    <w:p w14:paraId="355FB997" w14:textId="77777777" w:rsidR="00933C7B" w:rsidRDefault="00933C7B" w:rsidP="00FA36F3">
      <w:pPr>
        <w:pStyle w:val="Heading2"/>
      </w:pPr>
      <w:bookmarkStart w:id="555" w:name="_Toc223725658"/>
      <w:r>
        <w:lastRenderedPageBreak/>
        <w:t>Two</w:t>
      </w:r>
      <w:bookmarkEnd w:id="555"/>
    </w:p>
    <w:p w14:paraId="6901A2AE" w14:textId="3DB72052" w:rsidR="006E3777" w:rsidRDefault="006E3777" w:rsidP="00FA36F3">
      <w:pPr>
        <w:pStyle w:val="Heading2"/>
      </w:pPr>
      <w:bookmarkStart w:id="556" w:name="_Toc223725659"/>
      <w:r>
        <w:t>Why Experience, Without Deliberate Practice, Isn’t Enough</w:t>
      </w:r>
      <w:bookmarkEnd w:id="556"/>
    </w:p>
    <w:p w14:paraId="2BE42F6F" w14:textId="77777777" w:rsidR="006E3777" w:rsidRPr="006E3777" w:rsidRDefault="006E3777" w:rsidP="006E3777"/>
    <w:p w14:paraId="29551CBA" w14:textId="77777777" w:rsidR="00957674" w:rsidRPr="00957674" w:rsidRDefault="00957674" w:rsidP="00957674">
      <w:r w:rsidRPr="00957674">
        <w:t>Writing code got boring.</w:t>
      </w:r>
    </w:p>
    <w:p w14:paraId="413BDB85" w14:textId="1796C4E5" w:rsidR="00957674" w:rsidRPr="00957674" w:rsidRDefault="00957674" w:rsidP="00957674">
      <w:r w:rsidRPr="00957674">
        <w:t xml:space="preserve">I had left </w:t>
      </w:r>
      <w:proofErr w:type="spellStart"/>
      <w:r w:rsidRPr="00957674">
        <w:t>CADworks</w:t>
      </w:r>
      <w:proofErr w:type="spellEnd"/>
      <w:r w:rsidRPr="00957674">
        <w:t xml:space="preserve"> and joined a digital marketing firm that was building websites for some of the biggest brands. I was on a small team, but the work was exciting, at least for the first few builds. We were building websites for instant win sweepstakes. Users would enter a code they got off MillerCoors or one of the other brands' packaging and see if they won a prize. It was all driven by time intercepts, the idea that prizes were assigned to specific timestamps and not individual codes. The first person to enter any valid code after the time would win. That ensured that every single prize had a winner.</w:t>
      </w:r>
    </w:p>
    <w:p w14:paraId="30614FE3" w14:textId="77777777" w:rsidR="00957674" w:rsidRPr="00957674" w:rsidRDefault="00957674" w:rsidP="00957674">
      <w:r w:rsidRPr="00957674">
        <w:t xml:space="preserve">The first few </w:t>
      </w:r>
      <w:proofErr w:type="gramStart"/>
      <w:r w:rsidRPr="00957674">
        <w:t>builds</w:t>
      </w:r>
      <w:proofErr w:type="gramEnd"/>
      <w:r w:rsidRPr="00957674">
        <w:t xml:space="preserve"> were fun. I was learning a new domain, solving problems I hadn't seen before. But after a few months, each new website became harder to care about. The brands changed, the </w:t>
      </w:r>
      <w:proofErr w:type="gramStart"/>
      <w:r w:rsidRPr="00957674">
        <w:t>prizes</w:t>
      </w:r>
      <w:proofErr w:type="gramEnd"/>
      <w:r w:rsidRPr="00957674">
        <w:t xml:space="preserve"> changed, but the code was the same architecture with a different configuration and front-end design. I would start excited about a new contest, but the motivation would vanish as soon as I started typing essentially the same code as I had before.</w:t>
      </w:r>
    </w:p>
    <w:p w14:paraId="204297C0" w14:textId="77777777" w:rsidR="00957674" w:rsidRPr="00957674" w:rsidRDefault="00957674" w:rsidP="00957674">
      <w:proofErr w:type="gramStart"/>
      <w:r w:rsidRPr="00957674">
        <w:t>Myself</w:t>
      </w:r>
      <w:proofErr w:type="gramEnd"/>
      <w:r w:rsidRPr="00957674">
        <w:t xml:space="preserve"> and two other engineers would head across the street in downtown Chicago to the convenience store and buy a drink multiple times a day, even though we had drinks in the office. Nobody said it out loud, but we were looking for a way to reset our minds and power through what had become tedious work.</w:t>
      </w:r>
    </w:p>
    <w:p w14:paraId="35C463E3" w14:textId="77777777" w:rsidR="00957674" w:rsidRPr="00957674" w:rsidRDefault="00957674" w:rsidP="00957674">
      <w:r w:rsidRPr="00957674">
        <w:t>By every measure that mattered to the company, I was doing well. But doing well and getting better aren't the same thing. I had more experience than when I started, but I wasn't a better engineer. The flow I'd felt in that basement seemed more like a memory than something I was living.</w:t>
      </w:r>
    </w:p>
    <w:p w14:paraId="4A38CBB6" w14:textId="5EA30A75" w:rsidR="00957674" w:rsidRPr="00957674" w:rsidRDefault="00957674" w:rsidP="00957674">
      <w:r w:rsidRPr="00957674">
        <w:t>I thought more experience would eventually push me through the plateau. That's what people will tell you early in your career</w:t>
      </w:r>
      <w:r w:rsidR="00D66D85">
        <w:t xml:space="preserve">; </w:t>
      </w:r>
      <w:r w:rsidRPr="00957674">
        <w:t xml:space="preserve">put in the hours, ship code, and career growth will follow. But the hours weren't working. I didn't know yet that there was a difference between doing the work and training to get better at it. And when I did figure it out, the answer wouldn't come from a software engineering book or a conference talk. It would come from a place I </w:t>
      </w:r>
      <w:r w:rsidR="00234C42">
        <w:t>wouldn’t have expected</w:t>
      </w:r>
      <w:r w:rsidRPr="00957674">
        <w:t>.</w:t>
      </w:r>
    </w:p>
    <w:p w14:paraId="7FEBF38F" w14:textId="77777777" w:rsidR="00957674" w:rsidRPr="00957674" w:rsidRDefault="00957674" w:rsidP="00957674">
      <w:r w:rsidRPr="00957674">
        <w:t>In the early summer of 2011, I got a call about a company that was trying to rebuild their entire e-commerce platform from scratch. It would force me to get better, fast.</w:t>
      </w:r>
    </w:p>
    <w:p w14:paraId="730D2950" w14:textId="77777777" w:rsidR="00FE5B1B" w:rsidRDefault="00FE5B1B" w:rsidP="006E3777"/>
    <w:p w14:paraId="2F3A8565" w14:textId="77777777" w:rsidR="006E3777" w:rsidRPr="006E3777" w:rsidRDefault="006E3777" w:rsidP="000B6764">
      <w:pPr>
        <w:pStyle w:val="Heading3"/>
      </w:pPr>
      <w:bookmarkStart w:id="557" w:name="_Toc223725660"/>
      <w:commentRangeStart w:id="558"/>
      <w:r>
        <w:t>The Cloud Room</w:t>
      </w:r>
      <w:bookmarkEnd w:id="557"/>
      <w:r>
        <w:t xml:space="preserve"> </w:t>
      </w:r>
    </w:p>
    <w:p w14:paraId="731C4C2E" w14:textId="77777777" w:rsidR="006E3777" w:rsidRPr="006E3777" w:rsidRDefault="006E3777" w:rsidP="006E3777">
      <w:r>
        <w:t>I learned the power of deliberate practice firsthand during one of the most difficult projects in my career: a full-scale modernization of a major e-commerce system.</w:t>
      </w:r>
      <w:commentRangeEnd w:id="558"/>
      <w:r>
        <w:rPr>
          <w:rStyle w:val="CommentReference"/>
          <w:sz w:val="24"/>
          <w:szCs w:val="24"/>
        </w:rPr>
        <w:commentReference w:id="558"/>
      </w:r>
    </w:p>
    <w:p w14:paraId="1FA36E69" w14:textId="31C75500" w:rsidR="006E3777" w:rsidRPr="006E3777" w:rsidRDefault="006E3777" w:rsidP="006E3777">
      <w:r>
        <w:t xml:space="preserve">Cyber Monday was the biggest revenue day of the year for us. For two years in a row, the site crashed completely </w:t>
      </w:r>
      <w:proofErr w:type="gramStart"/>
      <w:r>
        <w:t>underload</w:t>
      </w:r>
      <w:proofErr w:type="gramEnd"/>
      <w:r>
        <w:t>, costing hundreds of thousands of dollars in lost revenue. The software team had spent countless hours trying to improve performance, but a simple reality was setting in. It wasn’t possible to keep adding small improvements because the core structure was never going to support the volume of traffic. The leadership team finally decided to rebuild everything.</w:t>
      </w:r>
    </w:p>
    <w:p w14:paraId="5BCF629F" w14:textId="77777777" w:rsidR="006E3777" w:rsidRPr="006E3777" w:rsidRDefault="006E3777" w:rsidP="006E3777">
      <w:r>
        <w:t>And I mean everything.</w:t>
      </w:r>
    </w:p>
    <w:p w14:paraId="3E075B9B" w14:textId="77777777" w:rsidR="006E3777" w:rsidRPr="006E3777" w:rsidRDefault="006E3777" w:rsidP="006E3777">
      <w:r>
        <w:t>The old system was a decade’s worth of patched-together Classic ASP code, edited by dozens of engineers, hosted in a traditional data center. Our small team of about fifteen was tasked with rewriting the full platform from scratch using emerging frameworks and tools that none of us had ever professionally worked with before: Domain-Driven Design, Test-Driven Development, Agile, and Azure cloud.</w:t>
      </w:r>
    </w:p>
    <w:p w14:paraId="3B522E16" w14:textId="2C80C7F1" w:rsidR="006E3777" w:rsidRPr="006E3777" w:rsidRDefault="006E3777" w:rsidP="006E3777">
      <w:commentRangeStart w:id="559"/>
      <w:r>
        <w:t xml:space="preserve">At the time, none of us fully understood how dangerous that combination of inexperience and ambition could be. </w:t>
      </w:r>
      <w:commentRangeEnd w:id="559"/>
      <w:r>
        <w:rPr>
          <w:rStyle w:val="CommentReference"/>
          <w:sz w:val="24"/>
          <w:szCs w:val="24"/>
        </w:rPr>
        <w:commentReference w:id="559"/>
      </w:r>
      <w:commentRangeStart w:id="560"/>
      <w:r>
        <w:t>What I was about to experience during this project would permanently change how I understood software engineering.</w:t>
      </w:r>
      <w:commentRangeEnd w:id="560"/>
      <w:r>
        <w:rPr>
          <w:rStyle w:val="CommentReference"/>
          <w:sz w:val="24"/>
          <w:szCs w:val="24"/>
        </w:rPr>
        <w:commentReference w:id="560"/>
      </w:r>
    </w:p>
    <w:p w14:paraId="5ABEE798" w14:textId="5003788B" w:rsidR="006E3777" w:rsidRPr="006E3777" w:rsidRDefault="006E3777" w:rsidP="006E3777">
      <w:r>
        <w:t xml:space="preserve">We worked together in a conference room that literally had its walls painted to look like clouds. There we were sitting at folding tables covered in network cables, power strips, and desktop computers. </w:t>
      </w:r>
      <w:r w:rsidR="00EC0EEC">
        <w:t xml:space="preserve">Richie Peters sat next to me. </w:t>
      </w:r>
      <w:r w:rsidR="00EC0EEC" w:rsidRPr="00EC0EEC">
        <w:t xml:space="preserve">He'd joined around the same </w:t>
      </w:r>
      <w:proofErr w:type="gramStart"/>
      <w:r w:rsidR="00EC0EEC" w:rsidRPr="00EC0EEC">
        <w:t>time</w:t>
      </w:r>
      <w:proofErr w:type="gramEnd"/>
      <w:r w:rsidR="00EC0EEC" w:rsidRPr="00EC0EEC">
        <w:t xml:space="preserve"> I had, and we'd quickly figured out that we thought about problems the same way</w:t>
      </w:r>
      <w:r w:rsidR="00EC0EEC">
        <w:t xml:space="preserve">, </w:t>
      </w:r>
      <w:r w:rsidR="00EC0EEC" w:rsidRPr="00EC0EEC">
        <w:t xml:space="preserve">always reaching for analogies, always trying to restate the technical challenge in some other </w:t>
      </w:r>
      <w:r w:rsidR="00EC0EEC">
        <w:t>way</w:t>
      </w:r>
      <w:r w:rsidR="00EC0EEC" w:rsidRPr="00EC0EEC">
        <w:t xml:space="preserve"> before jumping into code</w:t>
      </w:r>
      <w:commentRangeStart w:id="561"/>
      <w:r w:rsidR="00042342">
        <w:t xml:space="preserve">. </w:t>
      </w:r>
      <w:r>
        <w:t xml:space="preserve">The </w:t>
      </w:r>
      <w:commentRangeEnd w:id="561"/>
      <w:r w:rsidR="00627545">
        <w:rPr>
          <w:rStyle w:val="CommentReference"/>
        </w:rPr>
        <w:commentReference w:id="561"/>
      </w:r>
      <w:r>
        <w:t>whole endeavor had a startup vibe inside a bigger company. It was surreal, chaotic, and energizing. In many ways, the pressure of the situation, combined with the departure from businesses as usual, were the perfect conditions for flow to be found.</w:t>
      </w:r>
    </w:p>
    <w:p w14:paraId="68C797BF" w14:textId="63E467C5" w:rsidR="006E3777" w:rsidRPr="006E3777" w:rsidRDefault="006E3777" w:rsidP="006E3777">
      <w:r>
        <w:t xml:space="preserve">Two of our engineers were assigned to rewrite one of the most critical (and complex) parts of the platform, the search engine. Their requirements were both simple and terrifying: </w:t>
      </w:r>
      <w:proofErr w:type="gramStart"/>
      <w:r>
        <w:t>keep</w:t>
      </w:r>
      <w:proofErr w:type="gramEnd"/>
      <w:r>
        <w:t xml:space="preserve"> everything the same as it </w:t>
      </w:r>
      <w:proofErr w:type="gramStart"/>
      <w:r>
        <w:t>was</w:t>
      </w:r>
      <w:proofErr w:type="gramEnd"/>
      <w:r>
        <w:t xml:space="preserve"> now.</w:t>
      </w:r>
    </w:p>
    <w:p w14:paraId="4C1558F2" w14:textId="77777777" w:rsidR="006E3777" w:rsidRPr="006E3777" w:rsidRDefault="006E3777" w:rsidP="006E3777">
      <w:r>
        <w:t>That’s the kind of spec that should make any engineer shudder. Translation: we don’t know exactly how it works, but if we later discover something behaves differently, it’ll be your fault.</w:t>
      </w:r>
    </w:p>
    <w:p w14:paraId="6A021E98" w14:textId="34D2B8C6" w:rsidR="006E3777" w:rsidRPr="006E3777" w:rsidRDefault="006E3777" w:rsidP="006E3777">
      <w:r>
        <w:lastRenderedPageBreak/>
        <w:t xml:space="preserve">The existing search engine was thousands of lines of Classic ASP filled with comment sections from past developers that may or may not still apply. Recreating it inside our brand-new architecture proved exponentially harder, as each new business rule surfaced hidden dependencies and edge cases. What started as a comfortable five-month timeline to initial launch quickly collapsed. Suddenly it was only two weeks </w:t>
      </w:r>
      <w:proofErr w:type="gramStart"/>
      <w:r>
        <w:t>to</w:t>
      </w:r>
      <w:proofErr w:type="gramEnd"/>
      <w:r>
        <w:t xml:space="preserve"> launch, and we hadn’t cracked the code. Missing that deadline wouldn’t just be a failed project; it could have put the entire company’s investment and our jobs in jeopardy.</w:t>
      </w:r>
    </w:p>
    <w:p w14:paraId="6E5C8F86" w14:textId="3B7E4B6D" w:rsidR="006E3777" w:rsidRPr="006E3777" w:rsidRDefault="006E3777" w:rsidP="006E3777">
      <w:r>
        <w:t xml:space="preserve">As the least experienced engineer in the cloud room, I was afraid of being exposed </w:t>
      </w:r>
      <w:proofErr w:type="gramStart"/>
      <w:r>
        <w:t>as</w:t>
      </w:r>
      <w:proofErr w:type="gramEnd"/>
      <w:r>
        <w:t xml:space="preserve"> an imposter. I had passed an intense technical interview to get the job, but only because I stayed up all night studying the new topics. Most of what I was able to answer, I hadn’t done on an actual project. Every night after work, I trained. I built side projects. I created my own exercises. Every time I had to Google something, I wrote it down, building a growing personal training manual. I was essentially training my brain to recognize patterns.</w:t>
      </w:r>
    </w:p>
    <w:p w14:paraId="6FFAED81" w14:textId="2946C8BF" w:rsidR="006E3777" w:rsidRPr="006E3777" w:rsidRDefault="006E3777" w:rsidP="006E3777">
      <w:r>
        <w:t>This was deliberate practice. I was building a system to build the cognitive tools I would later need.</w:t>
      </w:r>
    </w:p>
    <w:p w14:paraId="08766860" w14:textId="59391674" w:rsidR="006E3777" w:rsidRPr="006E3777" w:rsidRDefault="006E3777" w:rsidP="006E3777">
      <w:r>
        <w:t>When it became clear the original engineers wouldn’t hit the deadline, tension filled the room. With two weeks left, nobody was optimistic that there was even a viable path forward. I offered to help.</w:t>
      </w:r>
    </w:p>
    <w:p w14:paraId="418EDDC0" w14:textId="77777777" w:rsidR="006E3777" w:rsidRPr="006E3777" w:rsidRDefault="006E3777" w:rsidP="006E3777">
      <w:r>
        <w:t>I started by reading.</w:t>
      </w:r>
    </w:p>
    <w:p w14:paraId="20DDF567" w14:textId="77777777" w:rsidR="006E3777" w:rsidRPr="006E3777" w:rsidRDefault="006E3777" w:rsidP="006E3777">
      <w:r>
        <w:t xml:space="preserve">For two full days, I didn’t write a single line of new code. I just read the legacy system </w:t>
      </w:r>
      <w:proofErr w:type="gramStart"/>
      <w:r>
        <w:t>over and over</w:t>
      </w:r>
      <w:proofErr w:type="gramEnd"/>
      <w:r>
        <w:t>, trying to mentally untangle its design. I reorganized it in my head repeatedly, searching for ways to decompose it into understandable, manageable components.</w:t>
      </w:r>
    </w:p>
    <w:p w14:paraId="7E1C4469" w14:textId="77777777" w:rsidR="006E3777" w:rsidRPr="006E3777" w:rsidRDefault="006E3777" w:rsidP="006E3777">
      <w:r>
        <w:t>By the weekend, I knew I had one shot to push forward before we ran out of time. My plan was simple. I would work as long as I could and see how far I might get before Monday. After an hour of coding, something clicked.</w:t>
      </w:r>
    </w:p>
    <w:p w14:paraId="1D7961BD" w14:textId="77777777" w:rsidR="006E3777" w:rsidRPr="006E3777" w:rsidRDefault="006E3777" w:rsidP="006E3777">
      <w:r>
        <w:t>Suddenly the entire problem was laid out in my mind like a blueprint. The patterns I had seen over those two days of reading started aligning with the skills I had drilled into muscle memory during months of deliberate practice. The pieces fell into place.</w:t>
      </w:r>
    </w:p>
    <w:p w14:paraId="54A75139" w14:textId="77777777" w:rsidR="006E3777" w:rsidRPr="006E3777" w:rsidRDefault="006E3777" w:rsidP="006E3777">
      <w:r>
        <w:t>I was fully absorbed. I didn’t feel fatigued. I didn’t check the clock. My mind locked onto the challenge.</w:t>
      </w:r>
    </w:p>
    <w:p w14:paraId="31E3CF13" w14:textId="77777777" w:rsidR="006E3777" w:rsidRPr="006E3777" w:rsidRDefault="006E3777" w:rsidP="006E3777">
      <w:r>
        <w:t xml:space="preserve">When I finally glanced up, it was 3 AM. I should have been exhausted. Instead, I felt completely energized. </w:t>
      </w:r>
    </w:p>
    <w:p w14:paraId="0B8BDDCD" w14:textId="4089650B" w:rsidR="006E3777" w:rsidRPr="006E3777" w:rsidRDefault="006E3777" w:rsidP="006E3777">
      <w:r>
        <w:lastRenderedPageBreak/>
        <w:t>The flow state I experienced wasn’t accidental. It was the direct result of months of deliberate practice that had built the cognitive tools I needed to handle that level of complexity.</w:t>
      </w:r>
    </w:p>
    <w:p w14:paraId="0FC8C968" w14:textId="529485BB" w:rsidR="006E3777" w:rsidRPr="006E3777" w:rsidRDefault="006E3777" w:rsidP="006E3777">
      <w:r>
        <w:t xml:space="preserve">The patterns I recognized, the architectural decisions I made instinctively, the way I could hold the entire system in my </w:t>
      </w:r>
      <w:proofErr w:type="gramStart"/>
      <w:r>
        <w:t>mind—it</w:t>
      </w:r>
      <w:proofErr w:type="gramEnd"/>
      <w:r>
        <w:t xml:space="preserve"> all came from systematic training.</w:t>
      </w:r>
    </w:p>
    <w:p w14:paraId="24E35CA5" w14:textId="13A40797" w:rsidR="006E3777" w:rsidRPr="006E3777" w:rsidRDefault="006E3777" w:rsidP="006E3777">
      <w:commentRangeStart w:id="562"/>
      <w:r>
        <w:t>This is what deliberate practice looks like in the real world. Building the foundation that makes flow states accessible when you need them most.</w:t>
      </w:r>
      <w:commentRangeEnd w:id="562"/>
      <w:r>
        <w:rPr>
          <w:rStyle w:val="CommentReference"/>
          <w:sz w:val="24"/>
          <w:szCs w:val="24"/>
        </w:rPr>
        <w:commentReference w:id="562"/>
      </w:r>
    </w:p>
    <w:p w14:paraId="4165F2D1" w14:textId="77777777" w:rsidR="006E3777" w:rsidRPr="006E3777" w:rsidRDefault="006E3777" w:rsidP="000B6764">
      <w:pPr>
        <w:pStyle w:val="Heading3"/>
      </w:pPr>
      <w:bookmarkStart w:id="563" w:name="_Toc223725661"/>
      <w:commentRangeStart w:id="564"/>
      <w:proofErr w:type="gramStart"/>
      <w:r>
        <w:t>The Training</w:t>
      </w:r>
      <w:proofErr w:type="gramEnd"/>
      <w:r>
        <w:t xml:space="preserve"> Journal Technique</w:t>
      </w:r>
      <w:bookmarkEnd w:id="563"/>
    </w:p>
    <w:p w14:paraId="7F2123B3" w14:textId="77777777" w:rsidR="006E3777" w:rsidRPr="006E3777" w:rsidRDefault="006E3777" w:rsidP="006E3777">
      <w:r>
        <w:t>One of the most powerful tools during my own growth was my training journal. But I didn’t learn it from a computer science book, I learned it in a wrestling practice room.</w:t>
      </w:r>
      <w:commentRangeEnd w:id="564"/>
      <w:r>
        <w:rPr>
          <w:rStyle w:val="CommentReference"/>
          <w:sz w:val="24"/>
          <w:szCs w:val="24"/>
        </w:rPr>
        <w:commentReference w:id="564"/>
      </w:r>
    </w:p>
    <w:p w14:paraId="356379D2" w14:textId="77777777" w:rsidR="006E3777" w:rsidRPr="006E3777" w:rsidRDefault="006E3777" w:rsidP="006E3777">
      <w:r>
        <w:t>In college, I competed for the University of Illinois wrestling team while studying computer engineering, which in hindsight, was insane. Illinois was ranked in the top five nationally both academically and athletically. My days were exercises in pure optimization: I knew exactly how many minutes it took to walk between buildings, how long I had to eat or shower. Every minute counted.</w:t>
      </w:r>
    </w:p>
    <w:p w14:paraId="4445476E" w14:textId="77777777" w:rsidR="006E3777" w:rsidRPr="006E3777" w:rsidRDefault="006E3777" w:rsidP="006E3777">
      <w:r>
        <w:t>In the wrestling room, I was surrounded by national champions. In a sport as brutally honest as wrestling, effort alone wasn’t enough. I wasn’t improving fast enough. I was barely scoring points in practice. Maybe not even a single point at first.</w:t>
      </w:r>
    </w:p>
    <w:p w14:paraId="30D20E25" w14:textId="3FD11B21" w:rsidR="006E3777" w:rsidRPr="006E3777" w:rsidRDefault="006E3777" w:rsidP="006E3777">
      <w:r>
        <w:t>Adam Tirapelle, one of the assistant coaches, gave me advice that changed not just my wrestling career, but ultimately my software engineering career, too.</w:t>
      </w:r>
    </w:p>
    <w:p w14:paraId="05756A5A" w14:textId="42DAD735" w:rsidR="006E3777" w:rsidRPr="006E3777" w:rsidRDefault="006E3777" w:rsidP="006E3777">
      <w:proofErr w:type="spellStart"/>
      <w:r>
        <w:t>Tirapelle</w:t>
      </w:r>
      <w:proofErr w:type="spellEnd"/>
      <w:r>
        <w:t xml:space="preserve"> wasn’t just successful; he was relentless. </w:t>
      </w:r>
      <w:proofErr w:type="gramStart"/>
      <w:r>
        <w:t>He’d</w:t>
      </w:r>
      <w:proofErr w:type="gramEnd"/>
      <w:r>
        <w:t xml:space="preserve"> placed third, then second, then won an NCAA championship. Watching him, it was easy to see that his approach was different. Instead of </w:t>
      </w:r>
      <w:proofErr w:type="gramStart"/>
      <w:r>
        <w:t>concerning</w:t>
      </w:r>
      <w:proofErr w:type="gramEnd"/>
      <w:r>
        <w:t xml:space="preserve"> himself with wins and losses, </w:t>
      </w:r>
      <w:proofErr w:type="spellStart"/>
      <w:r>
        <w:t>Tirapelle</w:t>
      </w:r>
      <w:proofErr w:type="spellEnd"/>
      <w:r>
        <w:t xml:space="preserve"> was </w:t>
      </w:r>
      <w:proofErr w:type="gramStart"/>
      <w:r>
        <w:t>obsessing</w:t>
      </w:r>
      <w:proofErr w:type="gramEnd"/>
      <w:r>
        <w:t xml:space="preserve"> over minute adjustments. He would focus on the angle of his elbow in a particular position, the exact timing of a hip movement, the precise adjustment that made a technique work.</w:t>
      </w:r>
    </w:p>
    <w:p w14:paraId="047DA80F" w14:textId="457FC0BF" w:rsidR="006E3777" w:rsidRPr="006E3777" w:rsidRDefault="006E3777" w:rsidP="006E3777">
      <w:r>
        <w:t xml:space="preserve">One day after practice, I sat exhausted on one of the long wooden benches that stretched the wall of our practice room in Huff Hall. </w:t>
      </w:r>
      <w:proofErr w:type="spellStart"/>
      <w:r>
        <w:t>Tirapelle</w:t>
      </w:r>
      <w:proofErr w:type="spellEnd"/>
      <w:r>
        <w:t xml:space="preserve"> sat down next to me and told me something that I still think about. Find one detail to improve each day and write it down.</w:t>
      </w:r>
    </w:p>
    <w:p w14:paraId="4CC2162E" w14:textId="77777777" w:rsidR="006E3777" w:rsidRPr="006E3777" w:rsidRDefault="006E3777" w:rsidP="006E3777">
      <w:r>
        <w:t>I picked one skill: an outside single-leg takedown, a move perfected by another NCAA champion coach in the room, Carl Perry. Every day, I would write down one small detail to focus on:</w:t>
      </w:r>
    </w:p>
    <w:p w14:paraId="4CD9CB16" w14:textId="5D3B9D1B" w:rsidR="006E3777" w:rsidRPr="006E3777" w:rsidRDefault="006E3777" w:rsidP="00434833">
      <w:pPr>
        <w:pStyle w:val="ListParagraph"/>
        <w:numPr>
          <w:ilvl w:val="0"/>
          <w:numId w:val="25"/>
        </w:numPr>
      </w:pPr>
      <w:r>
        <w:t>Move my left foot two inches farther forward</w:t>
      </w:r>
    </w:p>
    <w:p w14:paraId="5A50E5CE" w14:textId="022488DF" w:rsidR="006E3777" w:rsidRPr="006E3777" w:rsidRDefault="006E3777" w:rsidP="00434833">
      <w:pPr>
        <w:pStyle w:val="ListParagraph"/>
        <w:numPr>
          <w:ilvl w:val="0"/>
          <w:numId w:val="25"/>
        </w:numPr>
      </w:pPr>
      <w:r>
        <w:t>Push my elbow slightly more inside</w:t>
      </w:r>
    </w:p>
    <w:p w14:paraId="6C8CEF5E" w14:textId="10B0EA1F" w:rsidR="006E3777" w:rsidRPr="006E3777" w:rsidRDefault="006E3777" w:rsidP="00434833">
      <w:pPr>
        <w:pStyle w:val="ListParagraph"/>
        <w:numPr>
          <w:ilvl w:val="0"/>
          <w:numId w:val="25"/>
        </w:numPr>
      </w:pPr>
      <w:r>
        <w:lastRenderedPageBreak/>
        <w:t>Keep my eyes focused a few inches higher</w:t>
      </w:r>
    </w:p>
    <w:p w14:paraId="75C7D9B0" w14:textId="2113A3C7" w:rsidR="006E3777" w:rsidRPr="006E3777" w:rsidRDefault="006E3777" w:rsidP="006E3777">
      <w:r>
        <w:t>I kept that journal every day for months. Slowly, the takedown that had once felt impossible to score with became automatic. I didn’t win every match, but I reached a point where I could reliably get that takedown on any of my opponents. That level of confidence came from drilling tiny corrections until they lived in my subconscious.</w:t>
      </w:r>
    </w:p>
    <w:p w14:paraId="0EF72E8D" w14:textId="77777777" w:rsidR="006E3777" w:rsidRPr="006E3777" w:rsidRDefault="006E3777" w:rsidP="006E3777">
      <w:r>
        <w:t>Years later, I applied that same process to software engineering.</w:t>
      </w:r>
    </w:p>
    <w:p w14:paraId="3BC18335" w14:textId="77777777" w:rsidR="006E3777" w:rsidRPr="006E3777" w:rsidRDefault="006E3777" w:rsidP="006E3777">
      <w:commentRangeStart w:id="565"/>
      <w:r>
        <w:t>In an industry where people rarely write anything down physically, I had my notepad. Every time I got stuck, I wrote it down:</w:t>
      </w:r>
      <w:commentRangeEnd w:id="565"/>
      <w:r>
        <w:rPr>
          <w:rStyle w:val="CommentReference"/>
          <w:sz w:val="24"/>
          <w:szCs w:val="24"/>
        </w:rPr>
        <w:commentReference w:id="565"/>
      </w:r>
    </w:p>
    <w:p w14:paraId="09D353A3" w14:textId="183EB2DC" w:rsidR="006E3777" w:rsidRPr="006E3777" w:rsidRDefault="006E3777" w:rsidP="00434833">
      <w:pPr>
        <w:pStyle w:val="ListParagraph"/>
        <w:numPr>
          <w:ilvl w:val="0"/>
          <w:numId w:val="25"/>
        </w:numPr>
      </w:pPr>
      <w:r>
        <w:t>When to use public vs. private variables</w:t>
      </w:r>
    </w:p>
    <w:p w14:paraId="0B3C3D5B" w14:textId="56CF6CE9" w:rsidR="006E3777" w:rsidRPr="006E3777" w:rsidRDefault="006E3777" w:rsidP="00434833">
      <w:pPr>
        <w:pStyle w:val="ListParagraph"/>
        <w:numPr>
          <w:ilvl w:val="0"/>
          <w:numId w:val="25"/>
        </w:numPr>
      </w:pPr>
      <w:r>
        <w:t>How to set up dependency injection</w:t>
      </w:r>
    </w:p>
    <w:p w14:paraId="210A74D2" w14:textId="0A344AC0" w:rsidR="006E3777" w:rsidRPr="006E3777" w:rsidRDefault="006E3777" w:rsidP="00434833">
      <w:pPr>
        <w:pStyle w:val="ListParagraph"/>
        <w:numPr>
          <w:ilvl w:val="0"/>
          <w:numId w:val="25"/>
        </w:numPr>
      </w:pPr>
      <w:r>
        <w:t>How to name variables cleanly</w:t>
      </w:r>
    </w:p>
    <w:p w14:paraId="29306EF0" w14:textId="38DF84B0" w:rsidR="006E3777" w:rsidRPr="006E3777" w:rsidRDefault="006E3777" w:rsidP="00434833">
      <w:pPr>
        <w:pStyle w:val="ListParagraph"/>
        <w:numPr>
          <w:ilvl w:val="0"/>
          <w:numId w:val="25"/>
        </w:numPr>
      </w:pPr>
      <w:r>
        <w:t>How to design an interface</w:t>
      </w:r>
    </w:p>
    <w:p w14:paraId="421CAE13" w14:textId="6451D6BE" w:rsidR="006E3777" w:rsidRPr="006E3777" w:rsidRDefault="006E3777" w:rsidP="006E3777">
      <w:r>
        <w:t>Each item became a deliberate practice rep. Over time, the journal became my personal training system, turning information into subconscious understanding.</w:t>
      </w:r>
    </w:p>
    <w:p w14:paraId="614EF447" w14:textId="77777777" w:rsidR="006E3777" w:rsidRPr="006E3777" w:rsidRDefault="006E3777" w:rsidP="000B6764">
      <w:pPr>
        <w:pStyle w:val="Heading3"/>
      </w:pPr>
      <w:bookmarkStart w:id="566" w:name="_Toc223725662"/>
      <w:r>
        <w:t>Building Your Personal Training System</w:t>
      </w:r>
      <w:bookmarkEnd w:id="566"/>
    </w:p>
    <w:p w14:paraId="2F8A830D" w14:textId="77777777" w:rsidR="003717FA" w:rsidRDefault="003717FA" w:rsidP="003717FA">
      <w:r>
        <w:t xml:space="preserve">The power of the training journal lies in writing things down by hand. I know </w:t>
      </w:r>
      <w:proofErr w:type="gramStart"/>
      <w:r>
        <w:t>that</w:t>
      </w:r>
      <w:proofErr w:type="gramEnd"/>
      <w:r>
        <w:t xml:space="preserve"> sounds old-fashioned in an industry built on keyboards and screens. But it works.</w:t>
      </w:r>
    </w:p>
    <w:p w14:paraId="6FD2577F" w14:textId="65F9174F" w:rsidR="003717FA" w:rsidRDefault="003717FA" w:rsidP="003717FA">
      <w:r>
        <w:t>Find a physical notebook. Pick one that feels right to you. This notebook is going to become one of your most important tools, and one that we’ll return to throughout this book.</w:t>
      </w:r>
    </w:p>
    <w:p w14:paraId="737391CE" w14:textId="4CCF1C22" w:rsidR="003717FA" w:rsidRDefault="003717FA" w:rsidP="003717FA">
      <w:r>
        <w:t>Most practice guides will tell you to study algorithms, memorize design patterns, or learn the latest framework. The problem is that if you’re not using those concepts in your daily work, you’ll forget them within weeks. Knowledge without application doesn’t stick.</w:t>
      </w:r>
    </w:p>
    <w:p w14:paraId="33AD709E" w14:textId="08BE6E7E" w:rsidR="003717FA" w:rsidRDefault="003717FA" w:rsidP="003717FA">
      <w:r>
        <w:t>So don’t start there. Start with the code you’re already writing.</w:t>
      </w:r>
    </w:p>
    <w:p w14:paraId="1FC61CB7" w14:textId="241D8AB9" w:rsidR="003717FA" w:rsidRDefault="003717FA" w:rsidP="003717FA">
      <w:r>
        <w:t>Your real work is the best practice material you have. It’s immediately relevant, and you'll naturally reinforce it because you need it. The key is paying attention to what you don't know as you discover it.</w:t>
      </w:r>
    </w:p>
    <w:p w14:paraId="0E485E9E" w14:textId="7AB4ECDF" w:rsidR="003717FA" w:rsidRDefault="009B1B1F" w:rsidP="003717FA">
      <w:pPr>
        <w:pStyle w:val="Heading4"/>
      </w:pPr>
      <w:r>
        <w:br/>
        <w:t>Step One: Capture the Hesitation</w:t>
      </w:r>
    </w:p>
    <w:p w14:paraId="23F41004" w14:textId="0153F6E8" w:rsidR="003717FA" w:rsidRDefault="003717FA" w:rsidP="003717FA">
      <w:r>
        <w:t xml:space="preserve">As you write code or work with your team, notice when you hesitate. </w:t>
      </w:r>
    </w:p>
    <w:p w14:paraId="651721DF" w14:textId="77777777" w:rsidR="003717FA" w:rsidRDefault="003717FA" w:rsidP="003717FA">
      <w:pPr>
        <w:pStyle w:val="ListParagraph"/>
        <w:numPr>
          <w:ilvl w:val="0"/>
          <w:numId w:val="2"/>
        </w:numPr>
      </w:pPr>
      <w:r>
        <w:t>You pause before writing an interface because you're not sure of the right structure</w:t>
      </w:r>
    </w:p>
    <w:p w14:paraId="437B5F99" w14:textId="3292E538" w:rsidR="003717FA" w:rsidRDefault="003717FA" w:rsidP="003717FA">
      <w:pPr>
        <w:pStyle w:val="ListParagraph"/>
        <w:numPr>
          <w:ilvl w:val="0"/>
          <w:numId w:val="2"/>
        </w:numPr>
      </w:pPr>
      <w:r>
        <w:t>You search for something you feel like you should already know</w:t>
      </w:r>
    </w:p>
    <w:p w14:paraId="6F0F4686" w14:textId="25C53006" w:rsidR="003717FA" w:rsidRDefault="003717FA" w:rsidP="003717FA">
      <w:pPr>
        <w:pStyle w:val="ListParagraph"/>
        <w:numPr>
          <w:ilvl w:val="0"/>
          <w:numId w:val="2"/>
        </w:numPr>
      </w:pPr>
      <w:r>
        <w:lastRenderedPageBreak/>
        <w:t>You copy existing code or use AI generated code and hope it works without fully understanding why</w:t>
      </w:r>
    </w:p>
    <w:p w14:paraId="381169A2" w14:textId="77777777" w:rsidR="003717FA" w:rsidRDefault="003717FA" w:rsidP="003717FA">
      <w:pPr>
        <w:pStyle w:val="ListParagraph"/>
        <w:numPr>
          <w:ilvl w:val="0"/>
          <w:numId w:val="2"/>
        </w:numPr>
      </w:pPr>
      <w:r>
        <w:t>You finish a task but you're not confident your approach was right</w:t>
      </w:r>
    </w:p>
    <w:p w14:paraId="2F2784E9" w14:textId="1F46E106" w:rsidR="003717FA" w:rsidRDefault="003717FA" w:rsidP="00434833">
      <w:pPr>
        <w:pStyle w:val="ListParagraph"/>
        <w:numPr>
          <w:ilvl w:val="0"/>
          <w:numId w:val="2"/>
        </w:numPr>
      </w:pPr>
      <w:r>
        <w:t>A teammate asks why you made a choice and you struggle to explain it</w:t>
      </w:r>
    </w:p>
    <w:p w14:paraId="1A229977" w14:textId="44DC0E01" w:rsidR="003717FA" w:rsidRDefault="003717FA" w:rsidP="003717FA">
      <w:r>
        <w:t>When that happens, write it down. Keep it simple. Don't overthink it.</w:t>
      </w:r>
    </w:p>
    <w:p w14:paraId="37EFB380" w14:textId="09BF09A2" w:rsidR="003717FA" w:rsidRDefault="003717FA" w:rsidP="003717FA">
      <w:r>
        <w:t>Here's what my entries looked like early on:</w:t>
      </w:r>
    </w:p>
    <w:p w14:paraId="01C60215" w14:textId="77777777" w:rsidR="003717FA" w:rsidRDefault="003717FA" w:rsidP="003717FA">
      <w:pPr>
        <w:pStyle w:val="ListParagraph"/>
        <w:numPr>
          <w:ilvl w:val="0"/>
          <w:numId w:val="3"/>
        </w:numPr>
      </w:pPr>
      <w:proofErr w:type="gramStart"/>
      <w:r>
        <w:t>Wasn't</w:t>
      </w:r>
      <w:proofErr w:type="gramEnd"/>
      <w:r>
        <w:t xml:space="preserve"> sure how to structure dependency injection for this service</w:t>
      </w:r>
    </w:p>
    <w:p w14:paraId="244A852C" w14:textId="77777777" w:rsidR="003717FA" w:rsidRDefault="003717FA" w:rsidP="003717FA">
      <w:pPr>
        <w:pStyle w:val="ListParagraph"/>
        <w:numPr>
          <w:ilvl w:val="0"/>
          <w:numId w:val="3"/>
        </w:numPr>
      </w:pPr>
      <w:r>
        <w:t>Confused about when to use async/await vs synchronous calls</w:t>
      </w:r>
    </w:p>
    <w:p w14:paraId="0BF9236B" w14:textId="3418D329" w:rsidR="003717FA" w:rsidRDefault="003717FA" w:rsidP="00434833">
      <w:pPr>
        <w:pStyle w:val="ListParagraph"/>
        <w:numPr>
          <w:ilvl w:val="0"/>
          <w:numId w:val="3"/>
        </w:numPr>
      </w:pPr>
      <w:r>
        <w:t>Need to learn how to design APIs that are easier to test</w:t>
      </w:r>
    </w:p>
    <w:p w14:paraId="6FD065B5" w14:textId="77777777" w:rsidR="003717FA" w:rsidRDefault="003717FA" w:rsidP="003717FA">
      <w:r>
        <w:t>That's it. You're building a list of things to practice later. Not writing documentation.</w:t>
      </w:r>
    </w:p>
    <w:p w14:paraId="28DAC68B" w14:textId="22A03FBF" w:rsidR="003717FA" w:rsidRDefault="009B1B1F" w:rsidP="003717FA">
      <w:pPr>
        <w:pStyle w:val="Heading4"/>
      </w:pPr>
      <w:r>
        <w:br/>
        <w:t>Step Two: Group What You Find</w:t>
      </w:r>
    </w:p>
    <w:p w14:paraId="6BFF8AA6" w14:textId="77777777" w:rsidR="003717FA" w:rsidRDefault="003717FA" w:rsidP="003717FA">
      <w:r>
        <w:t>After a few days, you'll notice patterns. The same types of gaps keep showing up. Group them into focus areas.</w:t>
      </w:r>
    </w:p>
    <w:p w14:paraId="01322C5B" w14:textId="2CB948B9" w:rsidR="003717FA" w:rsidRDefault="003717FA" w:rsidP="003717FA">
      <w:r>
        <w:t xml:space="preserve">Mine </w:t>
      </w:r>
      <w:proofErr w:type="gramStart"/>
      <w:r>
        <w:t>looked something</w:t>
      </w:r>
      <w:proofErr w:type="gramEnd"/>
      <w:r>
        <w:t xml:space="preserve"> like this:</w:t>
      </w:r>
    </w:p>
    <w:p w14:paraId="7CDC492A" w14:textId="77777777" w:rsidR="003717FA" w:rsidRDefault="003717FA" w:rsidP="003717FA">
      <w:pPr>
        <w:pStyle w:val="ListParagraph"/>
        <w:numPr>
          <w:ilvl w:val="0"/>
          <w:numId w:val="4"/>
        </w:numPr>
      </w:pPr>
      <w:r>
        <w:t>Dependency Management: Dependency injection, service lifetimes, testing with mocks</w:t>
      </w:r>
    </w:p>
    <w:p w14:paraId="29EFD39C" w14:textId="77777777" w:rsidR="003717FA" w:rsidRDefault="003717FA" w:rsidP="003717FA">
      <w:pPr>
        <w:pStyle w:val="ListParagraph"/>
        <w:numPr>
          <w:ilvl w:val="0"/>
          <w:numId w:val="4"/>
        </w:numPr>
      </w:pPr>
      <w:r>
        <w:t>Async Programming: Task handling, avoiding deadlocks, performance tradeoffs</w:t>
      </w:r>
    </w:p>
    <w:p w14:paraId="7095D6B8" w14:textId="77777777" w:rsidR="003717FA" w:rsidRDefault="003717FA" w:rsidP="003717FA">
      <w:pPr>
        <w:pStyle w:val="ListParagraph"/>
        <w:numPr>
          <w:ilvl w:val="0"/>
          <w:numId w:val="4"/>
        </w:numPr>
      </w:pPr>
      <w:r>
        <w:t>API Design: REST conventions, error handling, input validation</w:t>
      </w:r>
    </w:p>
    <w:p w14:paraId="2B21C3A0" w14:textId="21374272" w:rsidR="003717FA" w:rsidRDefault="003717FA" w:rsidP="003717FA">
      <w:pPr>
        <w:pStyle w:val="ListParagraph"/>
        <w:numPr>
          <w:ilvl w:val="0"/>
          <w:numId w:val="4"/>
        </w:numPr>
      </w:pPr>
      <w:r>
        <w:t>Database Access: Entity Framework patterns, query optimization, migrations</w:t>
      </w:r>
    </w:p>
    <w:p w14:paraId="2E2E8D45" w14:textId="4AEE49E9" w:rsidR="003717FA" w:rsidRDefault="003717FA" w:rsidP="003717FA">
      <w:r>
        <w:t>These focus areas become your personal curriculum. Built from your actual gaps, not a generic tutorial someone else wrote.</w:t>
      </w:r>
    </w:p>
    <w:p w14:paraId="3460CE4B" w14:textId="1443C4B6" w:rsidR="003717FA" w:rsidRDefault="009B1B1F" w:rsidP="003717FA">
      <w:pPr>
        <w:pStyle w:val="Heading4"/>
      </w:pPr>
      <w:r>
        <w:br/>
        <w:t>Step Three: Create Your Own Exercises</w:t>
      </w:r>
    </w:p>
    <w:p w14:paraId="00D6ED2A" w14:textId="71882FBE" w:rsidR="003717FA" w:rsidRDefault="003717FA" w:rsidP="003717FA">
      <w:r>
        <w:t>Pick one focus area, then create exercises that push you slightly past what you're comfortable with.</w:t>
      </w:r>
    </w:p>
    <w:p w14:paraId="6B4E5B09" w14:textId="4B407D14" w:rsidR="003717FA" w:rsidRDefault="003717FA" w:rsidP="003717FA">
      <w:r>
        <w:t xml:space="preserve">When I was learning dependency </w:t>
      </w:r>
      <w:proofErr w:type="gramStart"/>
      <w:r>
        <w:t>injection</w:t>
      </w:r>
      <w:proofErr w:type="gramEnd"/>
      <w:r>
        <w:t>, my exercises looked like this:</w:t>
      </w:r>
    </w:p>
    <w:p w14:paraId="380768B3" w14:textId="77777777" w:rsidR="003717FA" w:rsidRDefault="003717FA" w:rsidP="003717FA">
      <w:pPr>
        <w:pStyle w:val="ListParagraph"/>
        <w:numPr>
          <w:ilvl w:val="0"/>
          <w:numId w:val="5"/>
        </w:numPr>
      </w:pPr>
      <w:r>
        <w:t xml:space="preserve">Refactor an old service to use dependency </w:t>
      </w:r>
      <w:proofErr w:type="gramStart"/>
      <w:r>
        <w:t>injection</w:t>
      </w:r>
      <w:proofErr w:type="gramEnd"/>
    </w:p>
    <w:p w14:paraId="0F485B65" w14:textId="77777777" w:rsidR="003717FA" w:rsidRDefault="003717FA" w:rsidP="003717FA">
      <w:pPr>
        <w:pStyle w:val="ListParagraph"/>
        <w:numPr>
          <w:ilvl w:val="0"/>
          <w:numId w:val="5"/>
        </w:numPr>
      </w:pPr>
      <w:r>
        <w:t>Build a small console app from scratch using DI</w:t>
      </w:r>
    </w:p>
    <w:p w14:paraId="65E6E64A" w14:textId="77777777" w:rsidR="003717FA" w:rsidRDefault="003717FA" w:rsidP="003717FA">
      <w:pPr>
        <w:pStyle w:val="ListParagraph"/>
        <w:numPr>
          <w:ilvl w:val="0"/>
          <w:numId w:val="5"/>
        </w:numPr>
      </w:pPr>
      <w:r>
        <w:t>Do the same thing with a web application</w:t>
      </w:r>
    </w:p>
    <w:p w14:paraId="17846F00" w14:textId="24663B55" w:rsidR="003717FA" w:rsidRDefault="003717FA" w:rsidP="003717FA">
      <w:pPr>
        <w:pStyle w:val="ListParagraph"/>
        <w:numPr>
          <w:ilvl w:val="0"/>
          <w:numId w:val="5"/>
        </w:numPr>
      </w:pPr>
      <w:r>
        <w:t>Write out when to use each scope (transient, scoped, singleton) without looking it up</w:t>
      </w:r>
    </w:p>
    <w:p w14:paraId="4EA3007B" w14:textId="109C73CD" w:rsidR="003717FA" w:rsidRDefault="003717FA" w:rsidP="003717FA">
      <w:r>
        <w:lastRenderedPageBreak/>
        <w:t xml:space="preserve">The goal is to make yourself uncomfortable. If </w:t>
      </w:r>
      <w:proofErr w:type="gramStart"/>
      <w:r>
        <w:t>the exercise</w:t>
      </w:r>
      <w:proofErr w:type="gramEnd"/>
      <w:r>
        <w:t xml:space="preserve"> feels easy, it's not teaching you anything.</w:t>
      </w:r>
    </w:p>
    <w:p w14:paraId="6DE7BDCD" w14:textId="469877B7" w:rsidR="003717FA" w:rsidRDefault="00C83865" w:rsidP="003717FA">
      <w:pPr>
        <w:pStyle w:val="Heading4"/>
      </w:pPr>
      <w:r>
        <w:br/>
      </w:r>
      <w:commentRangeStart w:id="567"/>
      <w:r w:rsidR="003717FA">
        <w:t>Start Your Journal by Scheduling the Time</w:t>
      </w:r>
      <w:commentRangeEnd w:id="567"/>
      <w:r w:rsidR="003717FA">
        <w:rPr>
          <w:rStyle w:val="CommentReference"/>
          <w:sz w:val="24"/>
          <w:szCs w:val="24"/>
        </w:rPr>
        <w:commentReference w:id="567"/>
      </w:r>
    </w:p>
    <w:p w14:paraId="26688CEF" w14:textId="77777777" w:rsidR="00814506" w:rsidRPr="00814506" w:rsidRDefault="00814506" w:rsidP="00814506">
      <w:r>
        <w:t>The notebook I kept during those cloud room days is long gone. Lost somewhere between changing jobs and moving apartments. But the habit stayed.</w:t>
      </w:r>
    </w:p>
    <w:p w14:paraId="13F37533" w14:textId="77777777" w:rsidR="00814506" w:rsidRPr="00814506" w:rsidRDefault="00814506" w:rsidP="00814506">
      <w:r>
        <w:t>I still write things down when I get stuck. Not every single time. But when I notice the same hesitation twice, I know it belongs in a journal.</w:t>
      </w:r>
    </w:p>
    <w:p w14:paraId="7DE3DB96" w14:textId="1AFC0516" w:rsidR="00814506" w:rsidRPr="00814506" w:rsidRDefault="00814506" w:rsidP="00814506">
      <w:r>
        <w:t xml:space="preserve">The takedown I drilled took months before it felt automatic. The software skills I've built were no different. </w:t>
      </w:r>
    </w:p>
    <w:p w14:paraId="0B61A6D7" w14:textId="77777777" w:rsidR="009B1B1F" w:rsidRDefault="00814506" w:rsidP="009B1B1F">
      <w:r>
        <w:t xml:space="preserve">One detail. Written down. Every day. </w:t>
      </w:r>
    </w:p>
    <w:p w14:paraId="631ECAAC" w14:textId="58608F2D" w:rsidR="009B1B1F" w:rsidRDefault="009B1B1F" w:rsidP="009B1B1F">
      <w:r>
        <w:t>Athletes don't just practice when they feel like it. They schedule it.</w:t>
      </w:r>
    </w:p>
    <w:p w14:paraId="2F521847" w14:textId="77777777" w:rsidR="009B1B1F" w:rsidRDefault="009B1B1F" w:rsidP="009B1B1F">
      <w:r>
        <w:t xml:space="preserve">Block 30 to 60 minutes a few times a week. Write it in your calendar. </w:t>
      </w:r>
    </w:p>
    <w:p w14:paraId="7B7A35EE" w14:textId="77777777" w:rsidR="009B1B1F" w:rsidRDefault="009B1B1F" w:rsidP="009B1B1F">
      <w:r>
        <w:t>Even better: find someone else who wants to improve and set up a short weekly check-in. Five minutes is enough. Just knowing someone will ask if you practiced that week creates enough accountability to keep you consistent.</w:t>
      </w:r>
    </w:p>
    <w:p w14:paraId="296BF893" w14:textId="1A73D902" w:rsidR="00814506" w:rsidRPr="00814506" w:rsidRDefault="00814506" w:rsidP="00814506"/>
    <w:p w14:paraId="02487481" w14:textId="00E249C2" w:rsidR="006E3777" w:rsidRDefault="000B6764" w:rsidP="00814506">
      <w:r>
        <w:br w:type="page"/>
      </w:r>
    </w:p>
    <w:p w14:paraId="6D19322B" w14:textId="77777777" w:rsidR="00933C7B" w:rsidRDefault="00933C7B" w:rsidP="00FA36F3">
      <w:pPr>
        <w:pStyle w:val="Heading2"/>
      </w:pPr>
      <w:bookmarkStart w:id="568" w:name="_Toc223725663"/>
      <w:r>
        <w:lastRenderedPageBreak/>
        <w:t>Three</w:t>
      </w:r>
      <w:bookmarkEnd w:id="568"/>
    </w:p>
    <w:p w14:paraId="3E5061F4" w14:textId="68465434" w:rsidR="00716864" w:rsidRDefault="00716864" w:rsidP="00FA36F3">
      <w:pPr>
        <w:pStyle w:val="Heading2"/>
      </w:pPr>
      <w:bookmarkStart w:id="569" w:name="_Toc223725664"/>
      <w:commentRangeStart w:id="570"/>
      <w:commentRangeStart w:id="571"/>
      <w:r>
        <w:t>The Hidden Cost of Starting from Scratch</w:t>
      </w:r>
      <w:commentRangeEnd w:id="570"/>
      <w:r>
        <w:rPr>
          <w:rStyle w:val="CommentReference"/>
          <w:sz w:val="32"/>
          <w:szCs w:val="32"/>
        </w:rPr>
        <w:commentReference w:id="570"/>
      </w:r>
      <w:commentRangeEnd w:id="571"/>
      <w:r>
        <w:rPr>
          <w:rStyle w:val="CommentReference"/>
          <w:sz w:val="32"/>
          <w:szCs w:val="32"/>
        </w:rPr>
        <w:commentReference w:id="571"/>
      </w:r>
      <w:bookmarkEnd w:id="569"/>
    </w:p>
    <w:p w14:paraId="24B6C98C" w14:textId="77777777" w:rsidR="00716864" w:rsidRDefault="00716864" w:rsidP="00716864"/>
    <w:p w14:paraId="746E9032" w14:textId="77777777" w:rsidR="004B77F0" w:rsidRPr="004B77F0" w:rsidRDefault="004B77F0" w:rsidP="004B77F0">
      <w:r w:rsidRPr="004B77F0">
        <w:t xml:space="preserve">Sitting in a small conference room, I listened as a team of top software consultants walked through the remaining work left on a large project. I </w:t>
      </w:r>
      <w:proofErr w:type="gramStart"/>
      <w:r w:rsidRPr="004B77F0">
        <w:t>had</w:t>
      </w:r>
      <w:proofErr w:type="gramEnd"/>
      <w:r w:rsidRPr="004B77F0">
        <w:t xml:space="preserve"> just joined a large publicly traded company. They'd signed a multi-million-dollar statement of work with this firm to deliver a product expected to generate major revenue in its first year.</w:t>
      </w:r>
    </w:p>
    <w:p w14:paraId="509EC885" w14:textId="2747B4D1" w:rsidR="004B77F0" w:rsidRPr="004B77F0" w:rsidRDefault="004B77F0" w:rsidP="004B77F0">
      <w:r w:rsidRPr="004B77F0">
        <w:t>For the first few minutes, it was the usual consultant talk about cutting-edge tech stacks, new frameworks, and ability to scale. The team had chosen Azure Service Fabric even though nobody had built anything with it before. Microsoft was pushing it hard, and the consultants were betting on Microsoft winning the race against Kubernetes. They'd already been working for a couple of months and were confident they could figure it out, but some strange things were happening. Sometimes updates to the database would persist days later</w:t>
      </w:r>
      <w:r>
        <w:t xml:space="preserve">, </w:t>
      </w:r>
      <w:r w:rsidRPr="004B77F0">
        <w:t>something that would be hard to do even intentionally. No one could explain it yet.</w:t>
      </w:r>
    </w:p>
    <w:p w14:paraId="767F87FB" w14:textId="77777777" w:rsidR="004B77F0" w:rsidRPr="004B77F0" w:rsidRDefault="004B77F0" w:rsidP="004B77F0">
      <w:r w:rsidRPr="004B77F0">
        <w:t>Then I heard something that made me sit up straight. When they totaled up all the estimates, the product wouldn't be ready for another ten months. That was a problem. The U.S. Securities and Exchange Commission had regulations taking effect in just six months. If the product wasn't ready, we would lose all the revenue.</w:t>
      </w:r>
    </w:p>
    <w:p w14:paraId="15909715" w14:textId="77777777" w:rsidR="004B77F0" w:rsidRPr="004B77F0" w:rsidRDefault="004B77F0" w:rsidP="004B77F0">
      <w:r w:rsidRPr="004B77F0">
        <w:t xml:space="preserve">As they walked through the timeline, it echoed my experience in the cloud room from years earlier. The ambitious goals were similar. And so were the barriers to success: new technology, too many unknowns, and cost estimates that seemed to be arbitrary. We would later discover that Service Fabric's retry mechanism had an exponential backoff, and because of how noisy the system was designed, sometimes it took over thirty attempts before a save could </w:t>
      </w:r>
      <w:proofErr w:type="gramStart"/>
      <w:r w:rsidRPr="004B77F0">
        <w:t>actually update</w:t>
      </w:r>
      <w:proofErr w:type="gramEnd"/>
      <w:r w:rsidRPr="004B77F0">
        <w:t xml:space="preserve"> the database. The consultants were building on a foundation they didn't understand, and their timeline reflected it.</w:t>
      </w:r>
    </w:p>
    <w:p w14:paraId="6700AD82" w14:textId="77777777" w:rsidR="004B77F0" w:rsidRPr="004B77F0" w:rsidRDefault="004B77F0" w:rsidP="004B77F0">
      <w:r w:rsidRPr="004B77F0">
        <w:t>I left the room with my mind racing. Could we reduce scope? Could we change the approach? I couldn't call the SEC and ask for an extension. I needed a plan, and I needed it fast.</w:t>
      </w:r>
    </w:p>
    <w:p w14:paraId="6916AF3F" w14:textId="77777777" w:rsidR="008B1C5D" w:rsidRDefault="008B1C5D" w:rsidP="00716864"/>
    <w:p w14:paraId="46FFC2D7" w14:textId="6E7D1260" w:rsidR="00AF10A2" w:rsidRDefault="00716864" w:rsidP="00716864">
      <w:r>
        <w:t>I kept coming back to one thing. Most of the</w:t>
      </w:r>
      <w:r w:rsidR="00096C4A">
        <w:t xml:space="preserve"> consultant’s</w:t>
      </w:r>
      <w:r>
        <w:t xml:space="preserve"> time was allocated to researching and testing new ideas. </w:t>
      </w:r>
      <w:r w:rsidR="003515E9" w:rsidRPr="003515E9">
        <w:t xml:space="preserve">What if we stopped learning and started building? </w:t>
      </w:r>
      <w:r w:rsidR="003515E9">
        <w:t xml:space="preserve"> </w:t>
      </w:r>
      <w:r>
        <w:t xml:space="preserve">What if we focused on our strengths and used approaches that we knew would work? </w:t>
      </w:r>
    </w:p>
    <w:p w14:paraId="35A92E28" w14:textId="4F36EFA0" w:rsidR="00716864" w:rsidRPr="00716864" w:rsidRDefault="00397015" w:rsidP="00716864">
      <w:r w:rsidRPr="00397015">
        <w:lastRenderedPageBreak/>
        <w:t xml:space="preserve">I pulled in Richie. He'd been next to me in the cloud room years earlier, and I'd hired him as </w:t>
      </w:r>
      <w:r w:rsidR="00FB711E">
        <w:t>our</w:t>
      </w:r>
      <w:r w:rsidRPr="00397015">
        <w:t xml:space="preserve"> director of engineering when I joined the company. We'd </w:t>
      </w:r>
      <w:r w:rsidR="00716864">
        <w:t>fought through the same challenges with new tech and too many unknowns. We spent the next few hours breaking down the solution into known approaches.</w:t>
      </w:r>
    </w:p>
    <w:p w14:paraId="316EFACE" w14:textId="77777777" w:rsidR="00176DA2" w:rsidRDefault="00716864" w:rsidP="00716864">
      <w:commentRangeStart w:id="572"/>
      <w:r>
        <w:t xml:space="preserve">We ended up with a detailed list of tasks that we were confident could deliver the business value our customers were expecting within six months. </w:t>
      </w:r>
      <w:r w:rsidR="00733A93">
        <w:t xml:space="preserve">We would use Azure Functions and build domain APIs. </w:t>
      </w:r>
      <w:r w:rsidR="005F16DC">
        <w:t>We needed an ingestion engine to map data from various customers</w:t>
      </w:r>
      <w:r w:rsidR="00176DA2">
        <w:t>’</w:t>
      </w:r>
      <w:r w:rsidR="005F16DC">
        <w:t xml:space="preserve"> </w:t>
      </w:r>
      <w:r w:rsidR="00190C0A">
        <w:t xml:space="preserve">reports. Events would trigger validation rules to run anytime data was updated. </w:t>
      </w:r>
      <w:r w:rsidR="00176DA2">
        <w:t>Everything we laid out was something that the team had built before.</w:t>
      </w:r>
    </w:p>
    <w:p w14:paraId="365C8860" w14:textId="2557B95D" w:rsidR="00716864" w:rsidRPr="00716864" w:rsidRDefault="00716864" w:rsidP="00716864">
      <w:r>
        <w:t>Hitting that deadline meant protecting the millions in revenue our company had already committed to investors. Over the next few months, anytime that scope changed, we checked to see if the change added new tasks. If it did, then we knew that we had to find ways to pick up the extra tasks without extending our timeline.</w:t>
      </w:r>
    </w:p>
    <w:p w14:paraId="16E8AE88" w14:textId="77777777" w:rsidR="00716864" w:rsidRPr="00716864" w:rsidRDefault="00716864" w:rsidP="00716864">
      <w:r>
        <w:t>We were successful not because we worked long hours or drastically cut scope. Our success came from limiting unknowns and sticking to a detailed plan everyone understood.</w:t>
      </w:r>
      <w:commentRangeEnd w:id="572"/>
      <w:r>
        <w:rPr>
          <w:rStyle w:val="CommentReference"/>
          <w:sz w:val="24"/>
          <w:szCs w:val="24"/>
        </w:rPr>
        <w:commentReference w:id="572"/>
      </w:r>
    </w:p>
    <w:p w14:paraId="777C6135" w14:textId="651DE914" w:rsidR="00716864" w:rsidRPr="00716864" w:rsidRDefault="00716864" w:rsidP="00716864">
      <w:r>
        <w:t xml:space="preserve">The plan the consultants had created for their own estimates required learning and building simultaneously. We separated those activities. </w:t>
      </w:r>
      <w:commentRangeStart w:id="573"/>
      <w:r>
        <w:t>We learned during planning, then executed during building</w:t>
      </w:r>
      <w:commentRangeEnd w:id="573"/>
      <w:r>
        <w:rPr>
          <w:rStyle w:val="CommentReference"/>
          <w:sz w:val="24"/>
          <w:szCs w:val="24"/>
        </w:rPr>
        <w:commentReference w:id="573"/>
      </w:r>
      <w:r>
        <w:t>.</w:t>
      </w:r>
    </w:p>
    <w:p w14:paraId="09E7892E" w14:textId="6DFA48ED" w:rsidR="000303E6" w:rsidRPr="00716864" w:rsidRDefault="006F450E" w:rsidP="00716864">
      <w:commentRangeStart w:id="574"/>
      <w:r>
        <w:t>I started calling these task templates, pre-built approaches for common problems that eliminate repeated decision-making.</w:t>
      </w:r>
      <w:commentRangeEnd w:id="574"/>
      <w:r>
        <w:rPr>
          <w:rStyle w:val="CommentReference"/>
          <w:sz w:val="24"/>
          <w:szCs w:val="24"/>
        </w:rPr>
        <w:commentReference w:id="574"/>
      </w:r>
      <w:r w:rsidR="00C70F44">
        <w:t xml:space="preserve"> </w:t>
      </w:r>
      <w:r w:rsidR="000303E6">
        <w:t xml:space="preserve">A task template </w:t>
      </w:r>
      <w:r w:rsidR="00F77575">
        <w:t>grouped</w:t>
      </w:r>
      <w:r w:rsidR="00364613">
        <w:t xml:space="preserve"> smaller </w:t>
      </w:r>
      <w:r w:rsidR="00F77575">
        <w:t xml:space="preserve">well-known </w:t>
      </w:r>
      <w:r w:rsidR="00364613">
        <w:t xml:space="preserve">tasks </w:t>
      </w:r>
      <w:r w:rsidR="00F77575">
        <w:t xml:space="preserve">together with </w:t>
      </w:r>
      <w:r w:rsidR="00437F03">
        <w:t xml:space="preserve">interfaces and objects. The team could discuss what API endpoints they </w:t>
      </w:r>
      <w:r w:rsidR="006A1812">
        <w:t>needed</w:t>
      </w:r>
      <w:r w:rsidR="00437F03">
        <w:t xml:space="preserve"> or how to structure objects without getting overwhelmed </w:t>
      </w:r>
      <w:r w:rsidR="006A1812">
        <w:t>by</w:t>
      </w:r>
      <w:r w:rsidR="00437F03">
        <w:t xml:space="preserve"> </w:t>
      </w:r>
      <w:r w:rsidR="000D79D8">
        <w:t>every small detail.</w:t>
      </w:r>
      <w:r w:rsidR="00BA654C">
        <w:t xml:space="preserve"> They function</w:t>
      </w:r>
      <w:r w:rsidR="006A1812">
        <w:t>ed</w:t>
      </w:r>
      <w:r w:rsidR="00BA654C">
        <w:t xml:space="preserve"> like a sort of Mad</w:t>
      </w:r>
      <w:r w:rsidR="006A1812">
        <w:t xml:space="preserve"> </w:t>
      </w:r>
      <w:r w:rsidR="00BA654C">
        <w:t xml:space="preserve">Libs where you </w:t>
      </w:r>
      <w:r w:rsidR="006A1812">
        <w:t>fill</w:t>
      </w:r>
      <w:r w:rsidR="00BA654C">
        <w:t xml:space="preserve"> in domain objects and </w:t>
      </w:r>
      <w:r w:rsidR="00630B69">
        <w:t>interface</w:t>
      </w:r>
      <w:r w:rsidR="00BA654C">
        <w:t xml:space="preserve"> </w:t>
      </w:r>
      <w:proofErr w:type="gramStart"/>
      <w:r w:rsidR="00BA654C">
        <w:t>methods</w:t>
      </w:r>
      <w:proofErr w:type="gramEnd"/>
      <w:r w:rsidR="00BA654C">
        <w:t xml:space="preserve"> and </w:t>
      </w:r>
      <w:r w:rsidR="00630B69">
        <w:t>the rest of the execution remains the same.</w:t>
      </w:r>
    </w:p>
    <w:p w14:paraId="104975BD" w14:textId="7DE839E4" w:rsidR="00716864" w:rsidRPr="00716864" w:rsidRDefault="00716864" w:rsidP="00716864">
      <w:r>
        <w:t>Most teams treat every feature like it’s never been done before</w:t>
      </w:r>
      <w:r w:rsidR="00630B69">
        <w:t xml:space="preserve">. </w:t>
      </w:r>
      <w:r w:rsidR="003F762F">
        <w:t xml:space="preserve">SQL vs Postgres is debated until someone suggests MongoDB or </w:t>
      </w:r>
      <w:proofErr w:type="spellStart"/>
      <w:r w:rsidR="003F762F">
        <w:t>CosmosDB</w:t>
      </w:r>
      <w:proofErr w:type="spellEnd"/>
      <w:r>
        <w:t xml:space="preserve">. </w:t>
      </w:r>
      <w:r w:rsidR="001F3BFF">
        <w:t>The</w:t>
      </w:r>
      <w:r>
        <w:t xml:space="preserve"> same architectural decisions </w:t>
      </w:r>
      <w:r w:rsidR="001F3BFF">
        <w:t>get relitigated</w:t>
      </w:r>
      <w:r>
        <w:t>, the same technology trade-offs</w:t>
      </w:r>
      <w:r w:rsidR="00A42172">
        <w:t xml:space="preserve"> </w:t>
      </w:r>
      <w:r w:rsidR="00F632A2">
        <w:t>get researched</w:t>
      </w:r>
      <w:r>
        <w:t>, and solutions to problems they’ve solved before</w:t>
      </w:r>
      <w:r w:rsidR="00F632A2">
        <w:t xml:space="preserve"> get reinvented from scratch</w:t>
      </w:r>
      <w:r>
        <w:t>.</w:t>
      </w:r>
    </w:p>
    <w:p w14:paraId="6D369E83" w14:textId="68C6F0F3" w:rsidR="00716864" w:rsidRPr="00716864" w:rsidRDefault="00D71506" w:rsidP="00716864">
      <w:commentRangeStart w:id="575"/>
      <w:r>
        <w:t xml:space="preserve">Oftentimes, we know we should stick to well-proven approaches, but the pressure to deliver faster tempts us into trying something new. Software engineers are constantly required to make decisions under pressure with incomplete information. But instead of </w:t>
      </w:r>
      <w:proofErr w:type="gramStart"/>
      <w:r>
        <w:t>treating challenging</w:t>
      </w:r>
      <w:proofErr w:type="gramEnd"/>
      <w:r>
        <w:t xml:space="preserve"> like a new puzzle to solve, great engineers work differently. They turn what has worked in the past into task templates that they can draw on in the future, reducing complex decisions into predictable execution.</w:t>
      </w:r>
      <w:commentRangeEnd w:id="575"/>
      <w:r>
        <w:rPr>
          <w:rStyle w:val="CommentReference"/>
          <w:sz w:val="24"/>
          <w:szCs w:val="24"/>
        </w:rPr>
        <w:commentReference w:id="575"/>
      </w:r>
    </w:p>
    <w:p w14:paraId="636BF309" w14:textId="3E610ACE" w:rsidR="00716864" w:rsidRPr="00716864" w:rsidRDefault="00716864" w:rsidP="00716864">
      <w:r>
        <w:lastRenderedPageBreak/>
        <w:t>A key skill is recognizing patterns. Many features are variations of the same building blocks: reading and writing data, applying business logic, and triggering events. If you have built strong task templates for each, you can use them to deliver countless different features.</w:t>
      </w:r>
    </w:p>
    <w:p w14:paraId="1CB1B64A" w14:textId="77777777" w:rsidR="00716864" w:rsidRPr="00716864" w:rsidRDefault="00716864" w:rsidP="000B6764">
      <w:pPr>
        <w:pStyle w:val="Heading3"/>
      </w:pPr>
      <w:bookmarkStart w:id="576" w:name="_Toc223725665"/>
      <w:r>
        <w:t>Predictable Teams Move Faster</w:t>
      </w:r>
      <w:bookmarkEnd w:id="576"/>
    </w:p>
    <w:p w14:paraId="68AB062E" w14:textId="2CC30D9C" w:rsidR="00716864" w:rsidRPr="00716864" w:rsidRDefault="0005662C" w:rsidP="00716864">
      <w:r>
        <w:t>Consider a field outside of software where predictability can mean the difference between life and death: firefighting.</w:t>
      </w:r>
    </w:p>
    <w:p w14:paraId="0418EFA0" w14:textId="77777777" w:rsidR="00716864" w:rsidRPr="00716864" w:rsidRDefault="00716864" w:rsidP="00716864">
      <w:r>
        <w:t xml:space="preserve">Firefighters operate in extreme conditions where they are unsure how far a fire has spread or what parts of the structure have been compromised. They can’t afford to stop and debate the best approach. They need to act quickly and reliably so that everyone around them can do the same. </w:t>
      </w:r>
    </w:p>
    <w:p w14:paraId="4BAD8997" w14:textId="77777777" w:rsidR="00716864" w:rsidRPr="00716864" w:rsidRDefault="00716864" w:rsidP="00716864">
      <w:r>
        <w:t>The National Institute for Occupational Health and Safety has repeatedly found that when predictability breaks down through unclear roles, inadequate procedures, or poor communication, the results can be fatal.</w:t>
      </w:r>
    </w:p>
    <w:p w14:paraId="5B845619" w14:textId="77777777" w:rsidR="00716864" w:rsidRPr="00716864" w:rsidRDefault="00716864" w:rsidP="00716864">
      <w:r>
        <w:t>That’s why fire departments train relentlessly. They separate practice from execution. In training, they explore new or innovative approaches. On an actual response call, they rely on predefined playbooks. This lets them operate at an extremely high level of efficiency. Training turns their actions into instinct, and since each firefighter acts predictably, their teammates can make fast, confident decisions too.</w:t>
      </w:r>
    </w:p>
    <w:p w14:paraId="7EE7DAAA" w14:textId="77777777" w:rsidR="00716864" w:rsidRPr="00716864" w:rsidRDefault="00716864" w:rsidP="00716864">
      <w:r>
        <w:t xml:space="preserve">When the alarm sounds, everyone knows their role. The first engine company handles initial </w:t>
      </w:r>
      <w:proofErr w:type="gramStart"/>
      <w:r>
        <w:t>attack</w:t>
      </w:r>
      <w:proofErr w:type="gramEnd"/>
      <w:r>
        <w:t xml:space="preserve"> and </w:t>
      </w:r>
      <w:proofErr w:type="gramStart"/>
      <w:r>
        <w:t>rescue</w:t>
      </w:r>
      <w:proofErr w:type="gramEnd"/>
      <w:r>
        <w:t>. The second engine company establishes water supply. The first ladder company handles ventilation and search operations. Predictability is what allows them to coordinate, even when conditions are chaotic and pressure is high.</w:t>
      </w:r>
    </w:p>
    <w:p w14:paraId="235D36B5" w14:textId="108C965B" w:rsidR="00716864" w:rsidRPr="00716864" w:rsidRDefault="008D2D2C" w:rsidP="00C62194">
      <w:r w:rsidRPr="008D2D2C">
        <w:t xml:space="preserve">Software teams operate under less dramatic pressure, but the principle is the same. </w:t>
      </w:r>
      <w:r>
        <w:t xml:space="preserve"> </w:t>
      </w:r>
      <w:r w:rsidR="00716864">
        <w:t xml:space="preserve">When someone working on a backend API can confidently say when it will be ready, someone working on a frontend task can decide whether to mock out objects or wait to integrate. When scope changes, everyone on the team can understand how it will impact their own tasks. </w:t>
      </w:r>
      <w:r w:rsidR="00C62194">
        <w:t xml:space="preserve">Good leaders </w:t>
      </w:r>
      <w:r w:rsidR="00716864">
        <w:t>don’t push for planning to make slide decks look good in board meetings. They do it because the entire company is more successful when all teams know what to expect and can plan accordingly.</w:t>
      </w:r>
    </w:p>
    <w:p w14:paraId="41FDC9D2" w14:textId="06038293" w:rsidR="00716864" w:rsidRPr="00716864" w:rsidRDefault="00716864" w:rsidP="00716864">
      <w:r>
        <w:t>The fire department figured out that even though chaos feels urgent, predictable execution saves lives. Software teams need to apply the same lesson: systematic approaches enable speed under pressure. We know that predictability makes teams move fast, but the biggest obstacle is our temptation to reinvent instead of reusing what already works.</w:t>
      </w:r>
    </w:p>
    <w:p w14:paraId="40344ED0" w14:textId="77777777" w:rsidR="00716864" w:rsidRPr="00716864" w:rsidRDefault="00716864" w:rsidP="000B6764">
      <w:pPr>
        <w:pStyle w:val="Heading3"/>
      </w:pPr>
      <w:bookmarkStart w:id="577" w:name="_Toc223725666"/>
      <w:r>
        <w:lastRenderedPageBreak/>
        <w:t>The Innovation Trap</w:t>
      </w:r>
      <w:bookmarkEnd w:id="577"/>
    </w:p>
    <w:p w14:paraId="5BCC3C48" w14:textId="519F93C1" w:rsidR="0005662C" w:rsidRDefault="0005662C" w:rsidP="00716864">
      <w:r>
        <w:t>Engineers love solving new problems. That's part of what makes the work interesting. This obsession with innovation often backfires. Engineers end up debating architecture for each new product request. Teams spend more time researching and refactoring than building. They abandon working solutions because they think they’re boring, not because they’re broken. The irony is that true engineering value rarely comes from inventing new approaches. It comes from solving real problems with proven patterns.</w:t>
      </w:r>
    </w:p>
    <w:p w14:paraId="6960F0BC" w14:textId="14B0838C" w:rsidR="00716864" w:rsidRPr="00716864" w:rsidRDefault="008C51D1" w:rsidP="00716864">
      <w:r>
        <w:t xml:space="preserve">When I was getting my master’s degree, one of my AI courses had a final </w:t>
      </w:r>
      <w:proofErr w:type="spellStart"/>
      <w:proofErr w:type="gramStart"/>
      <w:r>
        <w:t>project.</w:t>
      </w:r>
      <w:r w:rsidR="00C27B1A">
        <w:t>We</w:t>
      </w:r>
      <w:proofErr w:type="spellEnd"/>
      <w:proofErr w:type="gramEnd"/>
      <w:r w:rsidR="00C27B1A">
        <w:t xml:space="preserve"> needed to </w:t>
      </w:r>
      <w:r w:rsidR="00716864">
        <w:t xml:space="preserve">create a bot that would play [The Prisoner’s </w:t>
      </w:r>
      <w:proofErr w:type="gramStart"/>
      <w:r w:rsidR="00716864">
        <w:t>Dilemma](</w:t>
      </w:r>
      <w:proofErr w:type="gramEnd"/>
      <w:r w:rsidR="00716864">
        <w:rPr>
          <w:u w:val="single"/>
        </w:rPr>
        <w:t>https://en.wikipedia.org/wiki/Prisoner’s dilemma</w:t>
      </w:r>
      <w:r w:rsidR="00716864">
        <w:t>) against our classmates’ bots.</w:t>
      </w:r>
    </w:p>
    <w:p w14:paraId="470055AE" w14:textId="2E05190D" w:rsidR="00716864" w:rsidRPr="00716864" w:rsidRDefault="0005662C" w:rsidP="00716864">
      <w:r>
        <w:t>The rules were simple. Two criminals are arrested and held separately. Each can stay silent or betray the other. If both stay silent, they each get one year. If one confesses and the other doesn't, the one who confesses goes free and the other gets five years. If both confess, they each get three years.</w:t>
      </w:r>
    </w:p>
    <w:p w14:paraId="72E3D7F0" w14:textId="52B35BBD" w:rsidR="00716864" w:rsidRPr="00716864" w:rsidRDefault="00716864" w:rsidP="00716864">
      <w:r>
        <w:t>For our class tournament, bots played 10,000 rounds against each opponent. After each round, your bot learned what the other bot had done. The bot with the lowest total number of years sentenced won. The professor had offered an automatic A for whoever could build the best bot.</w:t>
      </w:r>
    </w:p>
    <w:p w14:paraId="29E00953" w14:textId="77777777" w:rsidR="00716864" w:rsidRPr="00716864" w:rsidRDefault="00716864" w:rsidP="00716864">
      <w:r>
        <w:t xml:space="preserve">The game itself was far from new. Robert Axelrod had started a famous international tournament for the game in 1980. Each year people would submit complex strategies from around the </w:t>
      </w:r>
      <w:proofErr w:type="gramStart"/>
      <w:r>
        <w:t>world</w:t>
      </w:r>
      <w:proofErr w:type="gramEnd"/>
      <w:r>
        <w:t xml:space="preserve"> but the same simple strategy always won. The strategy was called “Tit for Tat” and had just two rules: cooperate on the first move, then copy whatever your opponent did on the previous move. That was it.</w:t>
      </w:r>
    </w:p>
    <w:p w14:paraId="12D287CD" w14:textId="45D33F3F" w:rsidR="00716864" w:rsidRPr="00716864" w:rsidRDefault="006B1A64" w:rsidP="00716864">
      <w:r>
        <w:t xml:space="preserve">I was </w:t>
      </w:r>
      <w:r w:rsidR="00B1263C">
        <w:t xml:space="preserve">working full time for </w:t>
      </w:r>
      <w:proofErr w:type="spellStart"/>
      <w:r w:rsidR="00B1263C">
        <w:t>CADworks</w:t>
      </w:r>
      <w:proofErr w:type="spellEnd"/>
      <w:r w:rsidR="00B1263C">
        <w:t xml:space="preserve"> building the same product from the f</w:t>
      </w:r>
      <w:r w:rsidR="0056224B">
        <w:t xml:space="preserve">irst chapter. I was so focused on launching </w:t>
      </w:r>
      <w:proofErr w:type="spellStart"/>
      <w:proofErr w:type="gramStart"/>
      <w:r w:rsidR="0056224B">
        <w:t>BIMXchange</w:t>
      </w:r>
      <w:proofErr w:type="spellEnd"/>
      <w:r w:rsidR="0056224B">
        <w:t>,</w:t>
      </w:r>
      <w:proofErr w:type="gramEnd"/>
      <w:r w:rsidR="0056224B">
        <w:t xml:space="preserve"> that I </w:t>
      </w:r>
      <w:r w:rsidR="003A4018">
        <w:t>hadn’t even started on the final project</w:t>
      </w:r>
      <w:r w:rsidR="006B639D">
        <w:t xml:space="preserve">. I had </w:t>
      </w:r>
      <w:r w:rsidR="003A4018">
        <w:t xml:space="preserve">about </w:t>
      </w:r>
      <w:r w:rsidR="006B639D">
        <w:t>forty-eight hours until the deadline.</w:t>
      </w:r>
    </w:p>
    <w:p w14:paraId="31B0845D" w14:textId="542E28B4" w:rsidR="00716864" w:rsidRPr="00716864" w:rsidRDefault="00716864" w:rsidP="00716864">
      <w:r>
        <w:t>On the plane ride home</w:t>
      </w:r>
      <w:r w:rsidR="003A4018">
        <w:t xml:space="preserve"> from Las Vegas</w:t>
      </w:r>
      <w:r>
        <w:t>, I started the project</w:t>
      </w:r>
      <w:r w:rsidR="003A4018">
        <w:t>.</w:t>
      </w:r>
      <w:r>
        <w:t xml:space="preserve"> </w:t>
      </w:r>
      <w:r w:rsidR="003A4018">
        <w:t xml:space="preserve"> I </w:t>
      </w:r>
      <w:r>
        <w:t>didn’t have time to develop an elegant strategy. The professor had told us about how the same simple strategy had always won Axelrod’s tournament, but that couldn’t be the answer, could it?</w:t>
      </w:r>
    </w:p>
    <w:p w14:paraId="5BD2A2CC" w14:textId="77777777" w:rsidR="00716864" w:rsidRPr="00716864" w:rsidRDefault="00716864" w:rsidP="00716864">
      <w:r>
        <w:t>Poor time management worked to my advantage. I couldn’t waste time trying to outwit my classmates, so I built a simple bot with one slight adjustment. The professor had shown us four slight variations of the Tit for Tat strategy. I created a bot that would try each of those for 100 rounds each. After 400 rounds, whichever bot had performed the best, I would use for the remaining rounds against that opponent.</w:t>
      </w:r>
    </w:p>
    <w:p w14:paraId="7156C8A0" w14:textId="6546C1EE" w:rsidR="0005662C" w:rsidRDefault="0005662C" w:rsidP="00716864">
      <w:r>
        <w:lastRenderedPageBreak/>
        <w:t>And to my surprise, I won the tournament, by trusting what already worked.</w:t>
      </w:r>
    </w:p>
    <w:p w14:paraId="23F1B3CE" w14:textId="39DC14A9" w:rsidR="00195301" w:rsidRDefault="00195301" w:rsidP="00716864">
      <w:r w:rsidRPr="00195301">
        <w:t xml:space="preserve">The students who had spent weeks crafting elaborate strategies all lost to a </w:t>
      </w:r>
      <w:proofErr w:type="gramStart"/>
      <w:r w:rsidRPr="00195301">
        <w:t>bot</w:t>
      </w:r>
      <w:proofErr w:type="gramEnd"/>
      <w:r w:rsidRPr="00195301">
        <w:t xml:space="preserve"> I built on a plane ride home. They were so focused on outsmarting each other that they overlooked the decades of evidence showing that simplicity wins. It's the same trap software teams fall into every day. The proven approach feels too simple to be the answer, so they reach for something more complex and end up worse off.</w:t>
      </w:r>
    </w:p>
    <w:p w14:paraId="23F07E59" w14:textId="4DEBC4D9" w:rsidR="00550AEA" w:rsidRDefault="008C0497" w:rsidP="00716864">
      <w:r w:rsidRPr="008C0497">
        <w:t>What Task Templates Solve</w:t>
      </w:r>
    </w:p>
    <w:p w14:paraId="1CFEFA60" w14:textId="77777777" w:rsidR="00550AEA" w:rsidRPr="00716864" w:rsidRDefault="00550AEA" w:rsidP="00716864"/>
    <w:p w14:paraId="7DA9BC2A" w14:textId="77777777" w:rsidR="00716864" w:rsidRPr="00716864" w:rsidRDefault="00716864" w:rsidP="000B6764">
      <w:pPr>
        <w:pStyle w:val="Heading3"/>
      </w:pPr>
      <w:bookmarkStart w:id="578" w:name="_Toc223725667"/>
      <w:r>
        <w:t>Building Task Templates</w:t>
      </w:r>
      <w:bookmarkEnd w:id="578"/>
    </w:p>
    <w:p w14:paraId="50E4BFA3" w14:textId="77777777" w:rsidR="0005662C" w:rsidRPr="0005662C" w:rsidRDefault="0005662C" w:rsidP="0005662C">
      <w:r>
        <w:t xml:space="preserve">A good task template captures enough information that anyone reading it knows what to do. The decisions </w:t>
      </w:r>
      <w:proofErr w:type="gramStart"/>
      <w:r>
        <w:t>are</w:t>
      </w:r>
      <w:proofErr w:type="gramEnd"/>
      <w:r>
        <w:t xml:space="preserve"> already made. All that's left is execution.</w:t>
      </w:r>
    </w:p>
    <w:p w14:paraId="72989FDC" w14:textId="3F825427" w:rsidR="0005662C" w:rsidRPr="0005662C" w:rsidRDefault="009C7068" w:rsidP="0005662C">
      <w:r>
        <w:t xml:space="preserve">Think of them as your playbook. Keep them short. Bullet points work well. Store them somewhere your whole team can access, like a wiki or shared doc. </w:t>
      </w:r>
    </w:p>
    <w:p w14:paraId="6439BE58" w14:textId="77777777" w:rsidR="0005662C" w:rsidRPr="0005662C" w:rsidRDefault="0005662C" w:rsidP="000B6764">
      <w:pPr>
        <w:pStyle w:val="Heading3"/>
      </w:pPr>
      <w:bookmarkStart w:id="579" w:name="_Toc223725668"/>
      <w:r>
        <w:t>What a Template Looks Like</w:t>
      </w:r>
      <w:bookmarkEnd w:id="579"/>
    </w:p>
    <w:p w14:paraId="164826E3" w14:textId="77777777" w:rsidR="0005662C" w:rsidRPr="0005662C" w:rsidRDefault="0005662C" w:rsidP="0005662C">
      <w:r>
        <w:t>Here's one I've used for building a standard CRUD API:</w:t>
      </w:r>
    </w:p>
    <w:p w14:paraId="6908A209" w14:textId="77777777" w:rsidR="0005662C" w:rsidRPr="0005662C" w:rsidRDefault="0005662C" w:rsidP="0005662C">
      <w:r>
        <w:rPr>
          <w:b/>
          <w:bCs/>
        </w:rPr>
        <w:t>Template Name:</w:t>
      </w:r>
      <w:r>
        <w:t xml:space="preserve"> Standard CRUD API for DOMAIN_ENTITY with Event Sourcing</w:t>
      </w:r>
    </w:p>
    <w:p w14:paraId="0B3D2FBB" w14:textId="77777777" w:rsidR="0005662C" w:rsidRPr="0005662C" w:rsidRDefault="0005662C" w:rsidP="0005662C">
      <w:r>
        <w:rPr>
          <w:b/>
          <w:bCs/>
        </w:rPr>
        <w:t>Technology Stack:</w:t>
      </w:r>
      <w:r>
        <w:t xml:space="preserve"> ASP.NET Core, </w:t>
      </w:r>
      <w:proofErr w:type="spellStart"/>
      <w:r>
        <w:t>Dapr</w:t>
      </w:r>
      <w:proofErr w:type="spellEnd"/>
      <w:r>
        <w:t xml:space="preserve">, </w:t>
      </w:r>
      <w:proofErr w:type="spellStart"/>
      <w:r>
        <w:t>MediatR</w:t>
      </w:r>
      <w:proofErr w:type="spellEnd"/>
      <w:r>
        <w:t>, Entity Framework</w:t>
      </w:r>
    </w:p>
    <w:p w14:paraId="455CC118" w14:textId="77777777" w:rsidR="0005662C" w:rsidRPr="0005662C" w:rsidRDefault="0005662C" w:rsidP="0005662C">
      <w:r>
        <w:rPr>
          <w:b/>
          <w:bCs/>
        </w:rPr>
        <w:t>Development Tasks:</w:t>
      </w:r>
    </w:p>
    <w:p w14:paraId="12689D59" w14:textId="77777777" w:rsidR="0005662C" w:rsidRPr="0005662C" w:rsidRDefault="0005662C" w:rsidP="0005662C">
      <w:pPr>
        <w:numPr>
          <w:ilvl w:val="0"/>
          <w:numId w:val="6"/>
        </w:numPr>
      </w:pPr>
      <w:r>
        <w:t>Create domain entity classes</w:t>
      </w:r>
    </w:p>
    <w:p w14:paraId="52691AD3" w14:textId="77777777" w:rsidR="0005662C" w:rsidRPr="0005662C" w:rsidRDefault="0005662C" w:rsidP="0005662C">
      <w:pPr>
        <w:numPr>
          <w:ilvl w:val="0"/>
          <w:numId w:val="6"/>
        </w:numPr>
      </w:pPr>
      <w:r>
        <w:t xml:space="preserve">Set up Entity Framework </w:t>
      </w:r>
      <w:proofErr w:type="spellStart"/>
      <w:r>
        <w:t>DbContext</w:t>
      </w:r>
      <w:proofErr w:type="spellEnd"/>
      <w:r>
        <w:t xml:space="preserve"> and configure entity mappings</w:t>
      </w:r>
    </w:p>
    <w:p w14:paraId="2536F309" w14:textId="77777777" w:rsidR="0005662C" w:rsidRPr="0005662C" w:rsidRDefault="0005662C" w:rsidP="0005662C">
      <w:pPr>
        <w:numPr>
          <w:ilvl w:val="0"/>
          <w:numId w:val="6"/>
        </w:numPr>
      </w:pPr>
      <w:r>
        <w:t>Implement command/query handlers</w:t>
      </w:r>
    </w:p>
    <w:p w14:paraId="481666B4" w14:textId="77777777" w:rsidR="0005662C" w:rsidRPr="0005662C" w:rsidRDefault="0005662C" w:rsidP="0005662C">
      <w:pPr>
        <w:numPr>
          <w:ilvl w:val="0"/>
          <w:numId w:val="6"/>
        </w:numPr>
      </w:pPr>
      <w:r>
        <w:t>Create a REST API controller</w:t>
      </w:r>
    </w:p>
    <w:p w14:paraId="1E6ED757" w14:textId="77777777" w:rsidR="0005662C" w:rsidRPr="0005662C" w:rsidRDefault="0005662C" w:rsidP="0005662C">
      <w:pPr>
        <w:numPr>
          <w:ilvl w:val="0"/>
          <w:numId w:val="6"/>
        </w:numPr>
      </w:pPr>
      <w:r>
        <w:t xml:space="preserve">Set up Request/Response DTOs and </w:t>
      </w:r>
      <w:proofErr w:type="spellStart"/>
      <w:r>
        <w:t>AutoMapper</w:t>
      </w:r>
      <w:proofErr w:type="spellEnd"/>
      <w:r>
        <w:t xml:space="preserve"> profiles for data mapping</w:t>
      </w:r>
    </w:p>
    <w:p w14:paraId="1D47F72E" w14:textId="77777777" w:rsidR="0005662C" w:rsidRPr="0005662C" w:rsidRDefault="0005662C" w:rsidP="0005662C">
      <w:pPr>
        <w:numPr>
          <w:ilvl w:val="0"/>
          <w:numId w:val="6"/>
        </w:numPr>
      </w:pPr>
      <w:r>
        <w:t xml:space="preserve">Add </w:t>
      </w:r>
      <w:proofErr w:type="spellStart"/>
      <w:r>
        <w:t>FluentValidation</w:t>
      </w:r>
      <w:proofErr w:type="spellEnd"/>
      <w:r>
        <w:t xml:space="preserve"> rules</w:t>
      </w:r>
    </w:p>
    <w:p w14:paraId="6CE259A1" w14:textId="77777777" w:rsidR="0005662C" w:rsidRPr="0005662C" w:rsidRDefault="0005662C" w:rsidP="0005662C">
      <w:pPr>
        <w:numPr>
          <w:ilvl w:val="0"/>
          <w:numId w:val="6"/>
        </w:numPr>
      </w:pPr>
      <w:r>
        <w:t>Configure JWT Bearer authentication and authorization policies</w:t>
      </w:r>
    </w:p>
    <w:p w14:paraId="42955EFD" w14:textId="77777777" w:rsidR="0005662C" w:rsidRPr="0005662C" w:rsidRDefault="0005662C" w:rsidP="0005662C">
      <w:r>
        <w:t>And here's one for background jobs:</w:t>
      </w:r>
    </w:p>
    <w:p w14:paraId="7769E028" w14:textId="77777777" w:rsidR="0005662C" w:rsidRPr="0005662C" w:rsidRDefault="0005662C" w:rsidP="0005662C">
      <w:r>
        <w:rPr>
          <w:b/>
          <w:bCs/>
        </w:rPr>
        <w:t>Template Name:</w:t>
      </w:r>
      <w:r>
        <w:t xml:space="preserve"> Background Job</w:t>
      </w:r>
    </w:p>
    <w:p w14:paraId="33C94CFA" w14:textId="77777777" w:rsidR="0005662C" w:rsidRPr="0005662C" w:rsidRDefault="0005662C" w:rsidP="0005662C">
      <w:r>
        <w:rPr>
          <w:b/>
          <w:bCs/>
        </w:rPr>
        <w:t>Technology Stack:</w:t>
      </w:r>
      <w:r>
        <w:t xml:space="preserve"> Azure Function, </w:t>
      </w:r>
      <w:proofErr w:type="spellStart"/>
      <w:r>
        <w:t>Dapr</w:t>
      </w:r>
      <w:proofErr w:type="spellEnd"/>
      <w:r>
        <w:t xml:space="preserve">, </w:t>
      </w:r>
      <w:proofErr w:type="spellStart"/>
      <w:r>
        <w:t>MediatR</w:t>
      </w:r>
      <w:proofErr w:type="spellEnd"/>
    </w:p>
    <w:p w14:paraId="4C9AE2C5" w14:textId="77777777" w:rsidR="0005662C" w:rsidRPr="0005662C" w:rsidRDefault="0005662C" w:rsidP="0005662C">
      <w:r>
        <w:rPr>
          <w:b/>
          <w:bCs/>
        </w:rPr>
        <w:lastRenderedPageBreak/>
        <w:t>Development Tasks:</w:t>
      </w:r>
    </w:p>
    <w:p w14:paraId="6CFA7223" w14:textId="77777777" w:rsidR="0005662C" w:rsidRPr="0005662C" w:rsidRDefault="0005662C" w:rsidP="0005662C">
      <w:pPr>
        <w:numPr>
          <w:ilvl w:val="0"/>
          <w:numId w:val="7"/>
        </w:numPr>
      </w:pPr>
      <w:r>
        <w:t>Create .NET Worker Service project with dependency injection configuration</w:t>
      </w:r>
    </w:p>
    <w:p w14:paraId="5EF988FF" w14:textId="77777777" w:rsidR="0005662C" w:rsidRPr="0005662C" w:rsidRDefault="0005662C" w:rsidP="0005662C">
      <w:pPr>
        <w:numPr>
          <w:ilvl w:val="0"/>
          <w:numId w:val="7"/>
        </w:numPr>
      </w:pPr>
      <w:r>
        <w:t>Set up hosted service class</w:t>
      </w:r>
    </w:p>
    <w:p w14:paraId="26098836" w14:textId="77777777" w:rsidR="0005662C" w:rsidRPr="0005662C" w:rsidRDefault="0005662C" w:rsidP="0005662C">
      <w:pPr>
        <w:numPr>
          <w:ilvl w:val="0"/>
          <w:numId w:val="7"/>
        </w:numPr>
      </w:pPr>
      <w:r>
        <w:t>Implement command handlers with business logic and error handling</w:t>
      </w:r>
    </w:p>
    <w:p w14:paraId="56BB56D5" w14:textId="77777777" w:rsidR="0005662C" w:rsidRPr="0005662C" w:rsidRDefault="0005662C" w:rsidP="0005662C">
      <w:pPr>
        <w:numPr>
          <w:ilvl w:val="0"/>
          <w:numId w:val="7"/>
        </w:numPr>
      </w:pPr>
      <w:r>
        <w:t>Configure Polly retry policies and circuit breaker patterns</w:t>
      </w:r>
    </w:p>
    <w:p w14:paraId="6BFF13B3" w14:textId="77777777" w:rsidR="0005662C" w:rsidRPr="0005662C" w:rsidRDefault="0005662C" w:rsidP="0005662C">
      <w:pPr>
        <w:numPr>
          <w:ilvl w:val="0"/>
          <w:numId w:val="7"/>
        </w:numPr>
      </w:pPr>
      <w:r>
        <w:t>Add structured logging with correlation IDs</w:t>
      </w:r>
    </w:p>
    <w:p w14:paraId="33A3B091" w14:textId="77777777" w:rsidR="0005662C" w:rsidRPr="0005662C" w:rsidRDefault="0005662C" w:rsidP="0005662C">
      <w:pPr>
        <w:numPr>
          <w:ilvl w:val="0"/>
          <w:numId w:val="7"/>
        </w:numPr>
      </w:pPr>
      <w:r>
        <w:t>Handle dead letter queue scenarios with retry logic</w:t>
      </w:r>
    </w:p>
    <w:p w14:paraId="29B96BF1" w14:textId="77777777" w:rsidR="0005662C" w:rsidRPr="0005662C" w:rsidRDefault="0005662C" w:rsidP="0005662C">
      <w:r>
        <w:t>Your templates will look different depending on your stack and your team's standards. The specifics matter less than having them written down.</w:t>
      </w:r>
    </w:p>
    <w:p w14:paraId="496EB80B" w14:textId="77777777" w:rsidR="0005662C" w:rsidRPr="0005662C" w:rsidRDefault="0005662C" w:rsidP="000B6764">
      <w:pPr>
        <w:pStyle w:val="Heading4"/>
      </w:pPr>
      <w:r>
        <w:t>Getting Your Team Aligned</w:t>
      </w:r>
    </w:p>
    <w:p w14:paraId="37976061" w14:textId="77777777" w:rsidR="0005662C" w:rsidRPr="0005662C" w:rsidRDefault="0005662C" w:rsidP="0005662C">
      <w:commentRangeStart w:id="580"/>
      <w:r>
        <w:t>When I brought the CRUD API template to my team, the first question was predictable.</w:t>
      </w:r>
    </w:p>
    <w:p w14:paraId="45592FAC" w14:textId="77777777" w:rsidR="0005662C" w:rsidRPr="0005662C" w:rsidRDefault="0005662C" w:rsidP="0005662C">
      <w:r>
        <w:t xml:space="preserve">"Should we use </w:t>
      </w:r>
      <w:proofErr w:type="spellStart"/>
      <w:r>
        <w:t>GraphQL</w:t>
      </w:r>
      <w:proofErr w:type="spellEnd"/>
      <w:r>
        <w:t xml:space="preserve"> instead? It's more flexible."</w:t>
      </w:r>
    </w:p>
    <w:p w14:paraId="0986A970" w14:textId="77777777" w:rsidR="0005662C" w:rsidRPr="0005662C" w:rsidRDefault="0005662C" w:rsidP="0005662C">
      <w:r>
        <w:t>Fair point. But flexibility wasn't our biggest constraint. "What matters most to the business right now?"</w:t>
      </w:r>
    </w:p>
    <w:p w14:paraId="0E1ED9E6" w14:textId="77777777" w:rsidR="0005662C" w:rsidRPr="0005662C" w:rsidRDefault="0005662C" w:rsidP="0005662C">
      <w:r>
        <w:t>"Reliability. We can't afford another outage."</w:t>
      </w:r>
    </w:p>
    <w:p w14:paraId="509A0679" w14:textId="77777777" w:rsidR="0005662C" w:rsidRPr="0005662C" w:rsidRDefault="0005662C" w:rsidP="0005662C">
      <w:r>
        <w:t xml:space="preserve">"Then let's stick with REST. We know it works. We can revisit </w:t>
      </w:r>
      <w:proofErr w:type="spellStart"/>
      <w:r>
        <w:t>GraphQL</w:t>
      </w:r>
      <w:proofErr w:type="spellEnd"/>
      <w:r>
        <w:t xml:space="preserve"> when the need changes."</w:t>
      </w:r>
    </w:p>
    <w:p w14:paraId="3FF73975" w14:textId="77777777" w:rsidR="0005662C" w:rsidRPr="0005662C" w:rsidRDefault="0005662C" w:rsidP="0005662C">
      <w:r>
        <w:t>Someone else jumped in. "Can we add a note about requiring HTTPS?"</w:t>
      </w:r>
    </w:p>
    <w:p w14:paraId="0A640DC1" w14:textId="77777777" w:rsidR="0005662C" w:rsidRPr="0005662C" w:rsidRDefault="0005662C" w:rsidP="0005662C">
      <w:r>
        <w:t>"Good catch. Adding it now."</w:t>
      </w:r>
    </w:p>
    <w:p w14:paraId="3B706D32" w14:textId="77777777" w:rsidR="0005662C" w:rsidRPr="0005662C" w:rsidRDefault="0005662C" w:rsidP="0005662C">
      <w:r>
        <w:t>That's how these conversations should go. Debate the tradeoffs, agree on the approach, document it, move on. The goal is to stop re-debating the same decisions every time a new feature comes up.</w:t>
      </w:r>
      <w:commentRangeEnd w:id="580"/>
      <w:r>
        <w:rPr>
          <w:rStyle w:val="CommentReference"/>
          <w:sz w:val="24"/>
          <w:szCs w:val="24"/>
        </w:rPr>
        <w:commentReference w:id="580"/>
      </w:r>
    </w:p>
    <w:p w14:paraId="6319E6F6" w14:textId="77777777" w:rsidR="0005662C" w:rsidRPr="0005662C" w:rsidRDefault="0005662C" w:rsidP="0005662C">
      <w:r>
        <w:t>One rule we found helpful: don't revisit a template unless new information forces you to. "I've been thinking about it" isn't new information. "We tried it and it broke" is.</w:t>
      </w:r>
    </w:p>
    <w:p w14:paraId="73BE565D" w14:textId="77777777" w:rsidR="0005662C" w:rsidRPr="0005662C" w:rsidRDefault="0005662C" w:rsidP="000B6764">
      <w:pPr>
        <w:pStyle w:val="Heading4"/>
      </w:pPr>
      <w:r>
        <w:t>Measuring Your Baseline</w:t>
      </w:r>
    </w:p>
    <w:p w14:paraId="6804164F" w14:textId="77777777" w:rsidR="0005662C" w:rsidRPr="0005662C" w:rsidRDefault="0005662C" w:rsidP="0005662C">
      <w:commentRangeStart w:id="581"/>
      <w:r>
        <w:t>You can't estimate what you haven't measured.</w:t>
      </w:r>
      <w:commentRangeEnd w:id="581"/>
      <w:r>
        <w:rPr>
          <w:rStyle w:val="CommentReference"/>
          <w:sz w:val="24"/>
          <w:szCs w:val="24"/>
        </w:rPr>
        <w:commentReference w:id="581"/>
      </w:r>
    </w:p>
    <w:p w14:paraId="7FD8BD85" w14:textId="77777777" w:rsidR="0005662C" w:rsidRPr="0005662C" w:rsidRDefault="0005662C" w:rsidP="0005662C">
      <w:r>
        <w:t xml:space="preserve">Once you have a template, run through it a few times and track how long it </w:t>
      </w:r>
      <w:proofErr w:type="gramStart"/>
      <w:r>
        <w:t>actually takes</w:t>
      </w:r>
      <w:proofErr w:type="gramEnd"/>
      <w:r>
        <w:t xml:space="preserve">. Not how long you think it should take. How long </w:t>
      </w:r>
      <w:proofErr w:type="gramStart"/>
      <w:r>
        <w:t>it</w:t>
      </w:r>
      <w:proofErr w:type="gramEnd"/>
      <w:r>
        <w:t xml:space="preserve"> </w:t>
      </w:r>
      <w:proofErr w:type="gramStart"/>
      <w:r>
        <w:t>actually takes</w:t>
      </w:r>
      <w:proofErr w:type="gramEnd"/>
      <w:r>
        <w:t>.</w:t>
      </w:r>
    </w:p>
    <w:p w14:paraId="38EB9BF1" w14:textId="77777777" w:rsidR="0005662C" w:rsidRPr="0005662C" w:rsidRDefault="0005662C" w:rsidP="0005662C">
      <w:r>
        <w:lastRenderedPageBreak/>
        <w:t xml:space="preserve">The first </w:t>
      </w:r>
      <w:proofErr w:type="gramStart"/>
      <w:r>
        <w:t>time through,</w:t>
      </w:r>
      <w:proofErr w:type="gramEnd"/>
      <w:r>
        <w:t xml:space="preserve"> you'll probably hit snags. Tasks you thought were clear turn out to have ambiguity. That's fine. Write those down and add them to your practice notebook.</w:t>
      </w:r>
    </w:p>
    <w:p w14:paraId="41CA3382" w14:textId="77777777" w:rsidR="0005662C" w:rsidRPr="0005662C" w:rsidRDefault="0005662C" w:rsidP="0005662C">
      <w:r>
        <w:t>Here's what my CRUD API timing looked like:</w:t>
      </w:r>
    </w:p>
    <w:p w14:paraId="0526DC98" w14:textId="77777777" w:rsidR="0005662C" w:rsidRPr="0005662C" w:rsidRDefault="0005662C" w:rsidP="0005662C">
      <w:pPr>
        <w:numPr>
          <w:ilvl w:val="0"/>
          <w:numId w:val="8"/>
        </w:numPr>
      </w:pPr>
      <w:r>
        <w:t>Attempt 1: 12 hours</w:t>
      </w:r>
    </w:p>
    <w:p w14:paraId="3EE968F1" w14:textId="77777777" w:rsidR="0005662C" w:rsidRPr="0005662C" w:rsidRDefault="0005662C" w:rsidP="0005662C">
      <w:pPr>
        <w:numPr>
          <w:ilvl w:val="0"/>
          <w:numId w:val="8"/>
        </w:numPr>
      </w:pPr>
      <w:r>
        <w:t>Attempt 2: 8 hours</w:t>
      </w:r>
    </w:p>
    <w:p w14:paraId="1B6BC875" w14:textId="77777777" w:rsidR="0005662C" w:rsidRPr="0005662C" w:rsidRDefault="0005662C" w:rsidP="0005662C">
      <w:pPr>
        <w:numPr>
          <w:ilvl w:val="0"/>
          <w:numId w:val="8"/>
        </w:numPr>
      </w:pPr>
      <w:r>
        <w:t>Attempt 3: 7.5 hours</w:t>
      </w:r>
    </w:p>
    <w:p w14:paraId="10F6015B" w14:textId="77777777" w:rsidR="0005662C" w:rsidRPr="0005662C" w:rsidRDefault="0005662C" w:rsidP="0005662C">
      <w:r>
        <w:t>I use 8 hours for estimates now. Not the best case. Not the worst. The realistic middle.</w:t>
      </w:r>
    </w:p>
    <w:p w14:paraId="489EB329" w14:textId="77777777" w:rsidR="0005662C" w:rsidRPr="0005662C" w:rsidRDefault="0005662C" w:rsidP="000B6764">
      <w:pPr>
        <w:pStyle w:val="Heading4"/>
      </w:pPr>
      <w:r>
        <w:t>When to Break the Template</w:t>
      </w:r>
    </w:p>
    <w:p w14:paraId="0B4C0117" w14:textId="77777777" w:rsidR="0005662C" w:rsidRPr="0005662C" w:rsidRDefault="0005662C" w:rsidP="0005662C">
      <w:r>
        <w:t>There's a temptation to think task templates mean never trying anything new. That's not the point.</w:t>
      </w:r>
    </w:p>
    <w:p w14:paraId="7DD296FC" w14:textId="77777777" w:rsidR="0005662C" w:rsidRPr="0005662C" w:rsidRDefault="0005662C" w:rsidP="0005662C">
      <w:r>
        <w:t>The point is knowing the difference between building and learning. When you're under deadline pressure, use what works. When you have room to experiment, that's when you try something new.</w:t>
      </w:r>
    </w:p>
    <w:p w14:paraId="12F73444" w14:textId="77777777" w:rsidR="0005662C" w:rsidRPr="0005662C" w:rsidRDefault="0005662C" w:rsidP="0005662C">
      <w:commentRangeStart w:id="582"/>
      <w:r>
        <w:t xml:space="preserve">Remember the SEC project? </w:t>
      </w:r>
      <w:commentRangeEnd w:id="582"/>
      <w:r>
        <w:rPr>
          <w:rStyle w:val="CommentReference"/>
          <w:sz w:val="24"/>
          <w:szCs w:val="24"/>
        </w:rPr>
        <w:commentReference w:id="582"/>
      </w:r>
      <w:r>
        <w:t>We hit the deadline because we stopped trying to be clever. We used patterns we'd proven before. The consultants had estimated ten months because their plan required learning and building at the same time.</w:t>
      </w:r>
    </w:p>
    <w:p w14:paraId="309CCBC7" w14:textId="77777777" w:rsidR="0005662C" w:rsidRPr="0005662C" w:rsidRDefault="0005662C" w:rsidP="0005662C">
      <w:r>
        <w:t>We separated those activities. We learned during planning. We executed during building.</w:t>
      </w:r>
    </w:p>
    <w:p w14:paraId="0A42582E" w14:textId="77777777" w:rsidR="0005662C" w:rsidRPr="0005662C" w:rsidRDefault="0005662C" w:rsidP="0005662C">
      <w:r>
        <w:t>A junior engineer knows one way to solve a problem. A mid-level engineer knows many ways. An expert knows which one to use.</w:t>
      </w:r>
    </w:p>
    <w:p w14:paraId="2E3D89BF" w14:textId="77777777" w:rsidR="0005662C" w:rsidRDefault="0005662C" w:rsidP="0005662C">
      <w:r>
        <w:t xml:space="preserve">Task templates don't make you less creative. They free you to be creative when it </w:t>
      </w:r>
      <w:proofErr w:type="gramStart"/>
      <w:r>
        <w:t>actually matters</w:t>
      </w:r>
      <w:proofErr w:type="gramEnd"/>
      <w:r>
        <w:t>.</w:t>
      </w:r>
    </w:p>
    <w:p w14:paraId="3B3EC497" w14:textId="1D5DD15F" w:rsidR="000B6764" w:rsidRPr="0005662C" w:rsidRDefault="000B6764" w:rsidP="0005662C">
      <w:r>
        <w:br w:type="page"/>
      </w:r>
    </w:p>
    <w:p w14:paraId="36DB0EA1" w14:textId="77777777" w:rsidR="00933C7B" w:rsidRDefault="00933C7B" w:rsidP="00FA36F3">
      <w:pPr>
        <w:pStyle w:val="Heading2"/>
      </w:pPr>
      <w:bookmarkStart w:id="583" w:name="_Toc223725669"/>
      <w:r>
        <w:lastRenderedPageBreak/>
        <w:t>Four</w:t>
      </w:r>
      <w:bookmarkEnd w:id="583"/>
    </w:p>
    <w:p w14:paraId="63745179" w14:textId="33DF8306" w:rsidR="00716864" w:rsidRDefault="00B66DA9" w:rsidP="00FA36F3">
      <w:pPr>
        <w:pStyle w:val="Heading2"/>
      </w:pPr>
      <w:bookmarkStart w:id="584" w:name="_Toc223725670"/>
      <w:ins w:id="585" w:author="Joel Karr" w:date="2026-03-05T16:00:00Z">
        <w:r w:rsidRPr="00B66DA9">
          <w:t>Don't Use Your Eyes to See Code</w:t>
        </w:r>
      </w:ins>
      <w:commentRangeStart w:id="586"/>
      <w:del w:id="587" w:author="Joel Karr" w:date="2026-03-05T16:00:00Z" w16du:dateUtc="2026-03-05T22:00:00Z">
        <w:r w:rsidR="00FF5B77" w:rsidDel="00B66DA9">
          <w:delText>Seeing Less to Do More</w:delText>
        </w:r>
        <w:commentRangeEnd w:id="586"/>
        <w:r w:rsidR="00FF5B77" w:rsidDel="00B66DA9">
          <w:rPr>
            <w:rStyle w:val="CommentReference"/>
            <w:sz w:val="32"/>
            <w:szCs w:val="32"/>
          </w:rPr>
          <w:commentReference w:id="586"/>
        </w:r>
      </w:del>
      <w:bookmarkEnd w:id="584"/>
      <w:r w:rsidR="00FF5B77">
        <w:br/>
      </w:r>
    </w:p>
    <w:p w14:paraId="436D0629" w14:textId="77777777" w:rsidR="00FF5B77" w:rsidRPr="00FF5B77" w:rsidRDefault="00FF5B77" w:rsidP="00FF5B77">
      <w:commentRangeStart w:id="588"/>
      <w:r>
        <w:t>Task</w:t>
      </w:r>
      <w:commentRangeEnd w:id="588"/>
      <w:r>
        <w:rPr>
          <w:rStyle w:val="CommentReference"/>
          <w:sz w:val="24"/>
          <w:szCs w:val="24"/>
        </w:rPr>
        <w:commentReference w:id="588"/>
      </w:r>
      <w:r>
        <w:t xml:space="preserve"> templates reduce the number of small decisions that you face when building software. But even with task templates, software engineering is still full of judgement calls. Early in your career, the challenge is finding any possible way to build a feature. As you progress, the challenge shifts to choosing the best approach from multiple viable options.</w:t>
      </w:r>
    </w:p>
    <w:p w14:paraId="48923CC5" w14:textId="0EC01839" w:rsidR="00FF5B77" w:rsidRPr="00FF5B77" w:rsidRDefault="00FF5B77" w:rsidP="00FF5B77">
      <w:r>
        <w:t xml:space="preserve">That’s where mental models come in. </w:t>
      </w:r>
    </w:p>
    <w:p w14:paraId="2D321E4B" w14:textId="77777777" w:rsidR="00FF5B77" w:rsidRPr="00FF5B77" w:rsidRDefault="00FF5B77" w:rsidP="000B6764">
      <w:pPr>
        <w:pStyle w:val="Heading3"/>
      </w:pPr>
      <w:bookmarkStart w:id="589" w:name="_Toc223725671"/>
      <w:r>
        <w:t>Applying Mental Models to Reduce Decisions</w:t>
      </w:r>
      <w:bookmarkEnd w:id="589"/>
    </w:p>
    <w:p w14:paraId="76C0FD15" w14:textId="178ED0A2" w:rsidR="00FF5B77" w:rsidRPr="00FF5B77" w:rsidRDefault="00FF5B77" w:rsidP="00FF5B77">
      <w:r>
        <w:t>One of the most impressive software engineers I have ever worked with was ready to give up. He’d just moved onto a less experienced team working in a codebase that was more than fifteen years old—a real patchwork of different approaches and frameworks. I needed him to deliver quickly, but the sheer size and disorganization of the system made it feel impossible.</w:t>
      </w:r>
    </w:p>
    <w:p w14:paraId="64BA06AA" w14:textId="08AA128A" w:rsidR="00FF5B77" w:rsidRPr="00FF5B77" w:rsidRDefault="00502183" w:rsidP="00FF5B77">
      <w:r>
        <w:t xml:space="preserve">Walking past his desk, I could feel the tension. A small group was huddled around his computer, including our director of software engineering. The whole group was in “violent agreement” that the only option was to rewrite the code from scratch, but there wasn’t enough time. </w:t>
      </w:r>
    </w:p>
    <w:p w14:paraId="4F9E814C" w14:textId="091104FD" w:rsidR="00FF5B77" w:rsidRPr="00FF5B77" w:rsidRDefault="00502183" w:rsidP="00FF5B77">
      <w:r>
        <w:t xml:space="preserve">Everyone knew what the ideal code should look like, but the leap between the current code and where they needed to be was far too large. They were certain that it would be faster to rewrite because it was going to take weeks just to understand the current code base. The conversation quickly turned to how long reading thousands of lines of code would take. </w:t>
      </w:r>
    </w:p>
    <w:p w14:paraId="0ED31CC6" w14:textId="77777777" w:rsidR="00FF5B77" w:rsidRPr="00FF5B77" w:rsidRDefault="00FF5B77" w:rsidP="00FF5B77">
      <w:r>
        <w:t>Without much thought, I said, “Don’t use your eyes to see code.”</w:t>
      </w:r>
    </w:p>
    <w:p w14:paraId="54039B70" w14:textId="2919F97B" w:rsidR="00FF5B77" w:rsidRPr="00FF5B77" w:rsidRDefault="00502183" w:rsidP="00FF5B77">
      <w:r>
        <w:t xml:space="preserve">While it sounded crazy, or maybe like some deep attempt at a mystical tech insight, what I was suggesting was </w:t>
      </w:r>
      <w:proofErr w:type="gramStart"/>
      <w:r>
        <w:t>actually something</w:t>
      </w:r>
      <w:proofErr w:type="gramEnd"/>
      <w:r>
        <w:t xml:space="preserve"> simple. Our experience as software engineers has made most of us incredibly efficient code scanners. We can let our subconscious skim through hundreds of lines of code, only trying to identify patterns. Then we can use those patterns to apply our existing mental models to make decisions. The issue facing this team wasn’t thousands of lines </w:t>
      </w:r>
      <w:proofErr w:type="gramStart"/>
      <w:r>
        <w:t>od</w:t>
      </w:r>
      <w:proofErr w:type="gramEnd"/>
      <w:r>
        <w:t xml:space="preserve"> muddy code. It wasn’t a lack of knowledge, understanding, or experience.  It was that they didn’t know how to make decisions easily, or how to quickly identify the information they needed (and didn’t need) to make those decisions.</w:t>
      </w:r>
    </w:p>
    <w:p w14:paraId="296F0AC7" w14:textId="6E901A4D" w:rsidR="00FF5B77" w:rsidRPr="00FF5B77" w:rsidRDefault="00FF5B77" w:rsidP="00FF5B77">
      <w:r>
        <w:lastRenderedPageBreak/>
        <w:t>The team then started looking through code only for things that didn’t fit the patterns they expected. The code started to tell a story. The different patterns and standards made it clear that parts had been written during different time periods. Some had been partially refactored, while others remained intact from their inclusion period, afloat in the greater stream of code almost like mini time capsules. Having this awareness allowed the team to group areas of the system and understand not only what they did, but how they could be changed.</w:t>
      </w:r>
    </w:p>
    <w:p w14:paraId="23FD4E22" w14:textId="6484B74D" w:rsidR="00FF5B77" w:rsidRPr="00FF5B77" w:rsidRDefault="00FF5B77" w:rsidP="00FF5B77">
      <w:r>
        <w:t>From there, the team looked at the task templates, thinking about how they could deliver the same functionality, but with less modern frameworks. Instead of using Azure Cognitive Search, they could use SQL queries with proper database indexes for performance. They didn’t need to rebuild the entire front end in React; the existing Classic ASP pages could be adjusted. Aligning the code bases with their mental models allowed them to quickly evaluate decisions and focus on what drove business value.</w:t>
      </w:r>
    </w:p>
    <w:p w14:paraId="7A061B8D" w14:textId="77777777" w:rsidR="00FF5B77" w:rsidRPr="00FF5B77" w:rsidRDefault="00FF5B77" w:rsidP="00FF5B77">
      <w:commentRangeStart w:id="590"/>
      <w:r>
        <w:t xml:space="preserve">The shift to pattern recognition gave the team a way forward. But it also highlighted something bigger: software engineering isn't </w:t>
      </w:r>
      <w:proofErr w:type="gramStart"/>
      <w:r>
        <w:t>really about</w:t>
      </w:r>
      <w:proofErr w:type="gramEnd"/>
      <w:r>
        <w:t xml:space="preserve"> writing code. It's about making decisions under uncertainty, </w:t>
      </w:r>
      <w:proofErr w:type="gramStart"/>
      <w:r>
        <w:t>over and over again</w:t>
      </w:r>
      <w:proofErr w:type="gramEnd"/>
      <w:r>
        <w:t>.</w:t>
      </w:r>
    </w:p>
    <w:p w14:paraId="575BFB83" w14:textId="77777777" w:rsidR="00FF5B77" w:rsidRPr="00FF5B77" w:rsidRDefault="00FF5B77" w:rsidP="00FF5B77">
      <w:r>
        <w:t>That same challenge shows up in unexpected places. Like poker.</w:t>
      </w:r>
      <w:commentRangeEnd w:id="590"/>
      <w:r>
        <w:rPr>
          <w:rStyle w:val="CommentReference"/>
          <w:sz w:val="24"/>
          <w:szCs w:val="24"/>
        </w:rPr>
        <w:commentReference w:id="590"/>
      </w:r>
    </w:p>
    <w:p w14:paraId="0FC3FF93" w14:textId="0138A9BD" w:rsidR="00FF5B77" w:rsidRPr="00FF5B77" w:rsidRDefault="00364B74" w:rsidP="000B6764">
      <w:pPr>
        <w:pStyle w:val="Heading3"/>
      </w:pPr>
      <w:bookmarkStart w:id="591" w:name="_Toc223725672"/>
      <w:r>
        <w:t>The PhD Student Turned Poker Player</w:t>
      </w:r>
      <w:bookmarkEnd w:id="591"/>
    </w:p>
    <w:p w14:paraId="6D305243" w14:textId="5278FA16" w:rsidR="00FF5B77" w:rsidRPr="00FF5B77" w:rsidRDefault="00FF5B77" w:rsidP="00FF5B77">
      <w:r>
        <w:t>In the early 2000s, poker exploded in popularity after an amateur player named Chris Moneymaker — yes, that’s his real name — won the World Series of Poker. College dorm rooms everywhere turned into late-night poker parlors. While most players were chasing luck, one professional player named Annie Duke stood out because she was studying the game, not just playing it.</w:t>
      </w:r>
    </w:p>
    <w:p w14:paraId="71D0C674" w14:textId="30B96F28" w:rsidR="00FF5B77" w:rsidRPr="00FF5B77" w:rsidRDefault="00FF5B77" w:rsidP="00FF5B77">
      <w:r>
        <w:t xml:space="preserve">Duke was a PhD student studying cognitive psychology when some early success in poker changed her life. Most players were focused on finding someone’s “tell,” a physical habit or expression that would let them know they were bluffing. The idea was amplified by the movie </w:t>
      </w:r>
      <w:r>
        <w:rPr>
          <w:i/>
          <w:iCs/>
        </w:rPr>
        <w:t>Rounders,</w:t>
      </w:r>
      <w:r>
        <w:t xml:space="preserve"> where Matt Damon plays a law student who outwits his opponent by noticing his habit of twisting open Oreo cookies while playing. The real world is far less obvious. Duke wasn’t searching for some magical tell. She was analyzing how they made decisions.</w:t>
      </w:r>
    </w:p>
    <w:p w14:paraId="6438B114" w14:textId="77777777" w:rsidR="009A43C5" w:rsidRDefault="009A43C5" w:rsidP="00FF5B77">
      <w:r>
        <w:t xml:space="preserve">Poker requires making high-pressure decisions with incomplete information. You can calculate the probability that your opponent has a better hand, but </w:t>
      </w:r>
      <w:proofErr w:type="gramStart"/>
      <w:r>
        <w:t>the math</w:t>
      </w:r>
      <w:proofErr w:type="gramEnd"/>
      <w:r>
        <w:t xml:space="preserve"> only gets you so far. The real skill is removing emotion from the decision and not letting past outcomes distort future choices.</w:t>
      </w:r>
    </w:p>
    <w:p w14:paraId="0CC2EAEA" w14:textId="7AF86141" w:rsidR="00364B74" w:rsidRDefault="00FF5B77" w:rsidP="00FF5B77">
      <w:r>
        <w:lastRenderedPageBreak/>
        <w:t xml:space="preserve">After winning more than $4 million, Duke left poker in 2012 to return to her research on decision making. The strategies she has developed apply extremely well to software engineering. </w:t>
      </w:r>
    </w:p>
    <w:p w14:paraId="7003871C" w14:textId="061EF42A" w:rsidR="00364B74" w:rsidRDefault="00FF5B77" w:rsidP="00FF5B77">
      <w:commentRangeStart w:id="592"/>
      <w:r>
        <w:t xml:space="preserve">One of the core principles she discusses relates to making quick decisions, relying on </w:t>
      </w:r>
      <w:commentRangeEnd w:id="592"/>
      <w:r>
        <w:rPr>
          <w:rStyle w:val="CommentReference"/>
          <w:sz w:val="24"/>
          <w:szCs w:val="24"/>
        </w:rPr>
        <w:commentReference w:id="592"/>
      </w:r>
      <w:r>
        <w:t xml:space="preserve">intuition, the very thing that also helps us reach states of flow. Duke noted that people are often able </w:t>
      </w:r>
      <w:r w:rsidR="009C50F2">
        <w:t>to</w:t>
      </w:r>
      <w:r>
        <w:t xml:space="preserve"> effectively sort potential decisions into ones they think will work and ones they think will not. It’s the next step where they go wrong. </w:t>
      </w:r>
    </w:p>
    <w:p w14:paraId="2EB82983" w14:textId="5D18F442" w:rsidR="00FF5B77" w:rsidRPr="00FF5B77" w:rsidRDefault="00364B74" w:rsidP="00FF5B77">
      <w:r>
        <w:t>When faced with two choices, we want to believe we can pick the better one. We spend hours trying to build some matrix to objectively evaluate our options. But what if the concept of “better” was the very thing standing in our way?</w:t>
      </w:r>
    </w:p>
    <w:p w14:paraId="082DE8B1" w14:textId="6C899E63" w:rsidR="00364B74" w:rsidRDefault="00FF5B77" w:rsidP="00FF5B77">
      <w:r>
        <w:t xml:space="preserve">Duke said we shouldn’t waste time deliberating, instead just picking one option. She called this the “menu strategy.” She related it to when you’ve already done the hard part of picking a </w:t>
      </w:r>
      <w:r w:rsidR="009C50F2">
        <w:t>restaurant but</w:t>
      </w:r>
      <w:r>
        <w:t xml:space="preserve"> then agonize over two options on the menu. Instead, she advocated for just picking one without over thinking it, </w:t>
      </w:r>
      <w:commentRangeStart w:id="593"/>
      <w:r>
        <w:t>arguing that you’d create the experience you want by adapting to the choice you made</w:t>
      </w:r>
      <w:commentRangeEnd w:id="593"/>
      <w:r>
        <w:rPr>
          <w:rStyle w:val="CommentReference"/>
          <w:sz w:val="24"/>
          <w:szCs w:val="24"/>
        </w:rPr>
        <w:commentReference w:id="593"/>
      </w:r>
      <w:r>
        <w:t xml:space="preserve">. </w:t>
      </w:r>
    </w:p>
    <w:p w14:paraId="6A1D5E07" w14:textId="03283B15" w:rsidR="00FF5B77" w:rsidRDefault="00FF5B77" w:rsidP="00FF5B77">
      <w:r>
        <w:t>Duke also focused on how we shouldn’t tie our decisions to results. We should hold ourselves accountable to the decisions we make with the given context, but not the specific result. There are many times that we hesitate to make decisions because we are afraid that someone will blame a negative result on us. What is important is that we make good decisions based on the information we have at the time, and as information changes, we adjust.</w:t>
      </w:r>
    </w:p>
    <w:p w14:paraId="4B7302FA" w14:textId="04420C7A" w:rsidR="009467DA" w:rsidRPr="00FF5B77" w:rsidRDefault="009467DA" w:rsidP="00FF5B77">
      <w:r>
        <w:t>Good decisions are not as dependent on outcomes as we often think. But outcomes are often the very block that prevents us from trusting our intuition and acting.</w:t>
      </w:r>
    </w:p>
    <w:p w14:paraId="265B3CBE" w14:textId="77777777" w:rsidR="00FF5B77" w:rsidRPr="00FF5B77" w:rsidRDefault="00FF5B77" w:rsidP="000B6764">
      <w:pPr>
        <w:pStyle w:val="Heading3"/>
      </w:pPr>
      <w:bookmarkStart w:id="594" w:name="_Toc223725673"/>
      <w:r>
        <w:t>Overcoming Decision Roadblocks</w:t>
      </w:r>
      <w:bookmarkEnd w:id="594"/>
    </w:p>
    <w:p w14:paraId="37B27866" w14:textId="6D53485C" w:rsidR="009467DA" w:rsidRPr="00FF5B77" w:rsidDel="00A36C8C" w:rsidRDefault="009467DA" w:rsidP="009467DA">
      <w:pPr>
        <w:rPr>
          <w:del w:id="595" w:author="Joel Karr" w:date="2026-03-04T13:42:00Z" w16du:dateUtc="2026-03-04T19:42:00Z"/>
        </w:rPr>
      </w:pPr>
      <w:commentRangeStart w:id="596"/>
      <w:del w:id="597" w:author="Joel Karr" w:date="2026-03-04T13:42:00Z" w16du:dateUtc="2026-03-04T19:42:00Z">
        <w:r w:rsidDel="00A36C8C">
          <w:delText xml:space="preserve">As we learned from Annie Duke, we often stall because we fear the outcome of choosing between several options we know might work. It’s not that we don’t how to solve the problem. We’re torn between too many possible paths. </w:delText>
        </w:r>
      </w:del>
    </w:p>
    <w:p w14:paraId="033F9DAD" w14:textId="73AA4AA8" w:rsidR="009467DA" w:rsidDel="00A36C8C" w:rsidRDefault="00FF5B77" w:rsidP="00FF5B77">
      <w:pPr>
        <w:rPr>
          <w:del w:id="598" w:author="Joel Karr" w:date="2026-03-04T13:42:00Z" w16du:dateUtc="2026-03-04T19:42:00Z"/>
        </w:rPr>
      </w:pPr>
      <w:del w:id="599" w:author="Joel Karr" w:date="2026-03-04T13:42:00Z" w16du:dateUtc="2026-03-04T19:42:00Z">
        <w:r w:rsidDel="00A36C8C">
          <w:delText xml:space="preserve">We’ve all been there. </w:delText>
        </w:r>
      </w:del>
    </w:p>
    <w:p w14:paraId="44893007" w14:textId="67D2E9A0" w:rsidR="009467DA" w:rsidDel="00A36C8C" w:rsidRDefault="00FF5B77" w:rsidP="00FF5B77">
      <w:pPr>
        <w:rPr>
          <w:del w:id="600" w:author="Joel Karr" w:date="2026-03-04T13:42:00Z" w16du:dateUtc="2026-03-04T19:42:00Z"/>
        </w:rPr>
      </w:pPr>
      <w:del w:id="601" w:author="Joel Karr" w:date="2026-03-04T13:42:00Z" w16du:dateUtc="2026-03-04T19:42:00Z">
        <w:r w:rsidDel="00A36C8C">
          <w:delText xml:space="preserve">We worry about what our teammates will think about our decisions. We worry that the business leaders will think our estimates take too long. We worry the project requirements are going to change, and we won’t be able to adjust and stay on deadline or cost. </w:delText>
        </w:r>
      </w:del>
    </w:p>
    <w:p w14:paraId="7C3E6A31" w14:textId="04F7A587" w:rsidR="009467DA" w:rsidDel="00A36C8C" w:rsidRDefault="009467DA" w:rsidP="00FF5B77">
      <w:pPr>
        <w:rPr>
          <w:del w:id="602" w:author="Joel Karr" w:date="2026-03-04T13:42:00Z" w16du:dateUtc="2026-03-04T19:42:00Z"/>
        </w:rPr>
      </w:pPr>
      <w:del w:id="603" w:author="Joel Karr" w:date="2026-03-04T13:42:00Z" w16du:dateUtc="2026-03-04T19:42:00Z">
        <w:r w:rsidDel="00A36C8C">
          <w:delText xml:space="preserve">We started out thinking about how to build a solution. Then, all of a sudden, we’re stuck worrying about whether our solution of choice will meet everyone’s expectations. </w:delText>
        </w:r>
      </w:del>
    </w:p>
    <w:p w14:paraId="54C15EB2" w14:textId="6463D82F" w:rsidR="00FF5B77" w:rsidRPr="00FF5B77" w:rsidDel="00A36C8C" w:rsidRDefault="00FF5B77" w:rsidP="00FF5B77">
      <w:pPr>
        <w:rPr>
          <w:del w:id="604" w:author="Joel Karr" w:date="2026-03-04T13:42:00Z" w16du:dateUtc="2026-03-04T19:42:00Z"/>
        </w:rPr>
      </w:pPr>
      <w:del w:id="605" w:author="Joel Karr" w:date="2026-03-04T13:42:00Z" w16du:dateUtc="2026-03-04T19:42:00Z">
        <w:r w:rsidDel="00A36C8C">
          <w:lastRenderedPageBreak/>
          <w:delText xml:space="preserve">A major reason we get stuck is because we don’t trust our subconscious. Analyzing all our options becomes too large a burden for our conscious minds. Our survival instincts are designed to avoid conscious decisions. They’re slow, tedious. We aren’t wired to make deliberate decisions all day long. We are made to identify patterns and react in ways that we’ve done before. Yet we struggle to let go and outsource the work of sorting variables to our subconscious, even though it excels at filling in the correct blanks. </w:delText>
        </w:r>
      </w:del>
    </w:p>
    <w:p w14:paraId="195AA5D6" w14:textId="65697616" w:rsidR="00FF5B77" w:rsidRPr="00FF5B77" w:rsidDel="00A36C8C" w:rsidRDefault="00FF5B77" w:rsidP="00FF5B77">
      <w:pPr>
        <w:rPr>
          <w:del w:id="606" w:author="Joel Karr" w:date="2026-03-04T13:42:00Z" w16du:dateUtc="2026-03-04T19:42:00Z"/>
        </w:rPr>
      </w:pPr>
      <w:del w:id="607" w:author="Joel Karr" w:date="2026-03-04T13:36:00Z" w16du:dateUtc="2026-03-04T19:36:00Z">
        <w:r w:rsidDel="0048628D">
          <w:delText>This is the same mechanism that magicians rely on to fool us. When a magician sets up a trick by repeating the same movements multiple times, it’s hard for us to keep focusing on it. Our subconscious tells us what will happen next so we can use our energy on other things. With the burden of attention shifted from our plate, the trick slips past us, as our subconscious fills in what we think is supposed to happen, not what actually occurred. We don’t notice the trick because we’re careless, not smart enough, or not observant enough. We miss it because our brains are efficient, applying patterns to what they expect will happen.</w:delText>
        </w:r>
      </w:del>
    </w:p>
    <w:p w14:paraId="4598CE0C" w14:textId="0515FBB9" w:rsidR="00FF5B77" w:rsidRPr="00FF5B77" w:rsidDel="00A36C8C" w:rsidRDefault="00FF5B77" w:rsidP="00FF5B77">
      <w:pPr>
        <w:rPr>
          <w:del w:id="608" w:author="Joel Karr" w:date="2026-03-04T13:42:00Z" w16du:dateUtc="2026-03-04T19:42:00Z"/>
        </w:rPr>
      </w:pPr>
      <w:del w:id="609" w:author="Joel Karr" w:date="2026-03-04T13:42:00Z" w16du:dateUtc="2026-03-04T19:42:00Z">
        <w:r w:rsidDel="00A36C8C">
          <w:delText>The true problem here is that we haven’t properly trained our subconscious to make decisions. Often the results of decisions don’t become apparent for weeks or months after you make them. By that time, numerous other variables have distorted the connection between the original decision and the outcome. A feature may not have been successful because the market shifted, or because it didn’t have proper training and change management. We are constantly trying to determine new approaches without ever knowing if we made a good decision previously.</w:delText>
        </w:r>
      </w:del>
    </w:p>
    <w:p w14:paraId="40828013" w14:textId="6B794E0D" w:rsidR="00FF5B77" w:rsidDel="00495110" w:rsidRDefault="00FF5B77" w:rsidP="00FF5B77">
      <w:pPr>
        <w:rPr>
          <w:del w:id="610" w:author="Joel Karr" w:date="2026-03-04T13:42:00Z" w16du:dateUtc="2026-03-04T19:42:00Z"/>
        </w:rPr>
      </w:pPr>
      <w:del w:id="611" w:author="Joel Karr" w:date="2026-03-04T13:42:00Z" w16du:dateUtc="2026-03-04T19:42:00Z">
        <w:r w:rsidDel="00A36C8C">
          <w:delText>To recognize patterns and make solid decisions fast, we need to be proactive. In the previous chapters, we trained our skills and built out task templates to common approaches and reliable estimates. We can also build mental models to train our subconscious to make decisions we can trust.</w:delText>
        </w:r>
      </w:del>
      <w:commentRangeEnd w:id="596"/>
      <w:r w:rsidR="00495110">
        <w:rPr>
          <w:rStyle w:val="CommentReference"/>
        </w:rPr>
        <w:commentReference w:id="596"/>
      </w:r>
    </w:p>
    <w:p w14:paraId="6AB51692" w14:textId="629A8E59" w:rsidR="00C42405" w:rsidRPr="00C42405" w:rsidRDefault="00C42405" w:rsidP="00C42405">
      <w:pPr>
        <w:pStyle w:val="Heading3"/>
        <w:rPr>
          <w:ins w:id="612" w:author="Joel Karr" w:date="2026-03-04T13:45:00Z" w16du:dateUtc="2026-03-04T19:45:00Z"/>
          <w:rFonts w:eastAsiaTheme="minorHAnsi" w:cstheme="minorBidi"/>
          <w:color w:val="auto"/>
          <w:sz w:val="24"/>
          <w:szCs w:val="24"/>
        </w:rPr>
      </w:pPr>
      <w:bookmarkStart w:id="613" w:name="_Toc223725674"/>
      <w:ins w:id="614" w:author="Joel Karr" w:date="2026-03-04T13:45:00Z" w16du:dateUtc="2026-03-04T19:45:00Z">
        <w:r w:rsidRPr="00C42405">
          <w:rPr>
            <w:rFonts w:eastAsiaTheme="minorHAnsi" w:cstheme="minorBidi"/>
            <w:color w:val="auto"/>
            <w:sz w:val="24"/>
            <w:szCs w:val="24"/>
          </w:rPr>
          <w:lastRenderedPageBreak/>
          <w:t>Duke's advice sounds dangerous if you think of intuition as something you're born with. If that were true, "just pick one" would be reckless.</w:t>
        </w:r>
        <w:bookmarkEnd w:id="613"/>
      </w:ins>
    </w:p>
    <w:p w14:paraId="402FD820" w14:textId="77777777" w:rsidR="00C42405" w:rsidRPr="00C42405" w:rsidRDefault="00C42405" w:rsidP="00C42405">
      <w:pPr>
        <w:pStyle w:val="Heading3"/>
        <w:rPr>
          <w:ins w:id="615" w:author="Joel Karr" w:date="2026-03-04T13:45:00Z" w16du:dateUtc="2026-03-04T19:45:00Z"/>
          <w:rFonts w:eastAsiaTheme="minorHAnsi" w:cstheme="minorBidi"/>
          <w:color w:val="auto"/>
          <w:sz w:val="24"/>
          <w:szCs w:val="24"/>
        </w:rPr>
      </w:pPr>
      <w:bookmarkStart w:id="616" w:name="_Toc223725675"/>
      <w:ins w:id="617" w:author="Joel Karr" w:date="2026-03-04T13:45:00Z" w16du:dateUtc="2026-03-04T19:45:00Z">
        <w:r w:rsidRPr="00C42405">
          <w:rPr>
            <w:rFonts w:eastAsiaTheme="minorHAnsi" w:cstheme="minorBidi"/>
            <w:color w:val="auto"/>
            <w:sz w:val="24"/>
            <w:szCs w:val="24"/>
          </w:rPr>
          <w:t>But that's not how intuition works for someone who has been deliberately training.</w:t>
        </w:r>
        <w:bookmarkEnd w:id="616"/>
      </w:ins>
    </w:p>
    <w:p w14:paraId="1E819F01" w14:textId="6FC74ED2" w:rsidR="0017704F" w:rsidRPr="00B3383F" w:rsidRDefault="00C42405" w:rsidP="00B3383F">
      <w:pPr>
        <w:pStyle w:val="Heading3"/>
        <w:rPr>
          <w:ins w:id="618" w:author="Joel Karr" w:date="2026-03-04T13:45:00Z" w16du:dateUtc="2026-03-04T19:45:00Z"/>
          <w:rFonts w:eastAsiaTheme="minorHAnsi" w:cstheme="minorBidi"/>
          <w:color w:val="auto"/>
          <w:sz w:val="24"/>
          <w:szCs w:val="24"/>
          <w:rPrChange w:id="619" w:author="Joel Karr" w:date="2026-03-04T13:54:00Z" w16du:dateUtc="2026-03-04T19:54:00Z">
            <w:rPr>
              <w:ins w:id="620" w:author="Joel Karr" w:date="2026-03-04T13:45:00Z" w16du:dateUtc="2026-03-04T19:45:00Z"/>
            </w:rPr>
          </w:rPrChange>
        </w:rPr>
      </w:pPr>
      <w:bookmarkStart w:id="621" w:name="_Toc223725676"/>
      <w:ins w:id="622" w:author="Joel Karr" w:date="2026-03-04T13:45:00Z" w16du:dateUtc="2026-03-04T19:45:00Z">
        <w:r w:rsidRPr="00C42405">
          <w:rPr>
            <w:rFonts w:eastAsiaTheme="minorHAnsi" w:cstheme="minorBidi"/>
            <w:color w:val="auto"/>
            <w:sz w:val="24"/>
            <w:szCs w:val="24"/>
          </w:rPr>
          <w:t xml:space="preserve">In the cloud room, I didn't wake up one day able </w:t>
        </w:r>
      </w:ins>
      <w:ins w:id="623" w:author="Joel Karr" w:date="2026-03-04T13:46:00Z" w16du:dateUtc="2026-03-04T19:46:00Z">
        <w:r w:rsidR="00454BE9">
          <w:rPr>
            <w:rFonts w:eastAsiaTheme="minorHAnsi" w:cstheme="minorBidi"/>
            <w:color w:val="auto"/>
            <w:sz w:val="24"/>
            <w:szCs w:val="24"/>
          </w:rPr>
          <w:t>to compress</w:t>
        </w:r>
        <w:r w:rsidR="007368B6">
          <w:rPr>
            <w:rFonts w:eastAsiaTheme="minorHAnsi" w:cstheme="minorBidi"/>
            <w:color w:val="auto"/>
            <w:sz w:val="24"/>
            <w:szCs w:val="24"/>
          </w:rPr>
          <w:t xml:space="preserve"> </w:t>
        </w:r>
      </w:ins>
      <w:ins w:id="624" w:author="Joel Karr" w:date="2026-03-04T13:45:00Z" w16du:dateUtc="2026-03-04T19:45:00Z">
        <w:r w:rsidRPr="00C42405">
          <w:rPr>
            <w:rFonts w:eastAsiaTheme="minorHAnsi" w:cstheme="minorBidi"/>
            <w:color w:val="auto"/>
            <w:sz w:val="24"/>
            <w:szCs w:val="24"/>
          </w:rPr>
          <w:t xml:space="preserve">thousands of lines of legacy code </w:t>
        </w:r>
      </w:ins>
      <w:ins w:id="625" w:author="Joel Karr" w:date="2026-03-04T13:46:00Z" w16du:dateUtc="2026-03-04T19:46:00Z">
        <w:r w:rsidR="007368B6">
          <w:rPr>
            <w:rFonts w:eastAsiaTheme="minorHAnsi" w:cstheme="minorBidi"/>
            <w:color w:val="auto"/>
            <w:sz w:val="24"/>
            <w:szCs w:val="24"/>
          </w:rPr>
          <w:t xml:space="preserve">into patterns </w:t>
        </w:r>
        <w:r w:rsidR="00454BE9">
          <w:rPr>
            <w:rFonts w:eastAsiaTheme="minorHAnsi" w:cstheme="minorBidi"/>
            <w:color w:val="auto"/>
            <w:sz w:val="24"/>
            <w:szCs w:val="24"/>
          </w:rPr>
          <w:t>I could store in my head</w:t>
        </w:r>
      </w:ins>
      <w:ins w:id="626" w:author="Joel Karr" w:date="2026-03-04T13:45:00Z" w16du:dateUtc="2026-03-04T19:45:00Z">
        <w:r w:rsidRPr="00C42405">
          <w:rPr>
            <w:rFonts w:eastAsiaTheme="minorHAnsi" w:cstheme="minorBidi"/>
            <w:color w:val="auto"/>
            <w:sz w:val="24"/>
            <w:szCs w:val="24"/>
          </w:rPr>
          <w:t xml:space="preserve">. I built that ability night after night, writing side projects, creating exercises, cataloging every pattern I had to look up. What felt like instinct during that weekend search engine rewrite was </w:t>
        </w:r>
        <w:proofErr w:type="gramStart"/>
        <w:r w:rsidRPr="00C42405">
          <w:rPr>
            <w:rFonts w:eastAsiaTheme="minorHAnsi" w:cstheme="minorBidi"/>
            <w:color w:val="auto"/>
            <w:sz w:val="24"/>
            <w:szCs w:val="24"/>
          </w:rPr>
          <w:t>actually the</w:t>
        </w:r>
        <w:proofErr w:type="gramEnd"/>
        <w:r w:rsidRPr="00C42405">
          <w:rPr>
            <w:rFonts w:eastAsiaTheme="minorHAnsi" w:cstheme="minorBidi"/>
            <w:color w:val="auto"/>
            <w:sz w:val="24"/>
            <w:szCs w:val="24"/>
          </w:rPr>
          <w:t xml:space="preserve"> accumulated result of months of deliberate practice. My subconscious wasn't guessing. It was drawing on a library I had built piece by piece.</w:t>
        </w:r>
        <w:bookmarkEnd w:id="621"/>
      </w:ins>
    </w:p>
    <w:p w14:paraId="6C5C4EF0" w14:textId="4A83EAD4" w:rsidR="00C42405" w:rsidRPr="00C42405" w:rsidRDefault="00C42405" w:rsidP="00C42405">
      <w:pPr>
        <w:pStyle w:val="Heading3"/>
        <w:rPr>
          <w:ins w:id="627" w:author="Joel Karr" w:date="2026-03-04T13:45:00Z" w16du:dateUtc="2026-03-04T19:45:00Z"/>
          <w:rFonts w:eastAsiaTheme="minorHAnsi" w:cstheme="minorBidi"/>
          <w:color w:val="auto"/>
          <w:sz w:val="24"/>
          <w:szCs w:val="24"/>
        </w:rPr>
      </w:pPr>
      <w:bookmarkStart w:id="628" w:name="_Toc223725677"/>
      <w:ins w:id="629" w:author="Joel Karr" w:date="2026-03-04T13:45:00Z" w16du:dateUtc="2026-03-04T19:45:00Z">
        <w:r w:rsidRPr="00C42405">
          <w:rPr>
            <w:rFonts w:eastAsiaTheme="minorHAnsi" w:cstheme="minorBidi"/>
            <w:color w:val="auto"/>
            <w:sz w:val="24"/>
            <w:szCs w:val="24"/>
          </w:rPr>
          <w:t>Task templates work the same way. When Richie and I broke down the SEC project into known approaches, we weren't being lazy or unimaginative. We were relying on patterns we had practiced enough that the decisions were already made. The template</w:t>
        </w:r>
      </w:ins>
      <w:ins w:id="630" w:author="Joel Karr" w:date="2026-03-04T13:57:00Z" w16du:dateUtc="2026-03-04T19:57:00Z">
        <w:r w:rsidR="00E64874">
          <w:rPr>
            <w:rFonts w:eastAsiaTheme="minorHAnsi" w:cstheme="minorBidi"/>
            <w:color w:val="auto"/>
            <w:sz w:val="24"/>
            <w:szCs w:val="24"/>
          </w:rPr>
          <w:t xml:space="preserve">s </w:t>
        </w:r>
      </w:ins>
      <w:ins w:id="631" w:author="Joel Karr" w:date="2026-03-04T13:45:00Z" w16du:dateUtc="2026-03-04T19:45:00Z">
        <w:r w:rsidRPr="00C42405">
          <w:rPr>
            <w:rFonts w:eastAsiaTheme="minorHAnsi" w:cstheme="minorBidi"/>
            <w:color w:val="auto"/>
            <w:sz w:val="24"/>
            <w:szCs w:val="24"/>
          </w:rPr>
          <w:t xml:space="preserve">meant we didn't have to consciously evaluate every choice because we'd already done that work </w:t>
        </w:r>
        <w:proofErr w:type="gramStart"/>
        <w:r w:rsidRPr="00C42405">
          <w:rPr>
            <w:rFonts w:eastAsiaTheme="minorHAnsi" w:cstheme="minorBidi"/>
            <w:color w:val="auto"/>
            <w:sz w:val="24"/>
            <w:szCs w:val="24"/>
          </w:rPr>
          <w:t>in</w:t>
        </w:r>
        <w:proofErr w:type="gramEnd"/>
        <w:r w:rsidRPr="00C42405">
          <w:rPr>
            <w:rFonts w:eastAsiaTheme="minorHAnsi" w:cstheme="minorBidi"/>
            <w:color w:val="auto"/>
            <w:sz w:val="24"/>
            <w:szCs w:val="24"/>
          </w:rPr>
          <w:t xml:space="preserve"> previous projects.</w:t>
        </w:r>
        <w:bookmarkEnd w:id="628"/>
      </w:ins>
    </w:p>
    <w:p w14:paraId="2C4D448D" w14:textId="41284A9B" w:rsidR="00C42405" w:rsidRPr="00C42405" w:rsidRDefault="00C42405" w:rsidP="00C42405">
      <w:pPr>
        <w:pStyle w:val="Heading3"/>
        <w:rPr>
          <w:ins w:id="632" w:author="Joel Karr" w:date="2026-03-04T13:45:00Z" w16du:dateUtc="2026-03-04T19:45:00Z"/>
          <w:rFonts w:eastAsiaTheme="minorHAnsi" w:cstheme="minorBidi"/>
          <w:color w:val="auto"/>
          <w:sz w:val="24"/>
          <w:szCs w:val="24"/>
        </w:rPr>
      </w:pPr>
      <w:bookmarkStart w:id="633" w:name="_Toc223725678"/>
      <w:ins w:id="634" w:author="Joel Karr" w:date="2026-03-04T13:45:00Z" w16du:dateUtc="2026-03-04T19:45:00Z">
        <w:r w:rsidRPr="00C42405">
          <w:rPr>
            <w:rFonts w:eastAsiaTheme="minorHAnsi" w:cstheme="minorBidi"/>
            <w:color w:val="auto"/>
            <w:sz w:val="24"/>
            <w:szCs w:val="24"/>
          </w:rPr>
          <w:t xml:space="preserve">Mental models are the next layer. Deliberate practice </w:t>
        </w:r>
      </w:ins>
      <w:ins w:id="635" w:author="Joel Karr" w:date="2026-03-04T13:57:00Z" w16du:dateUtc="2026-03-04T19:57:00Z">
        <w:r w:rsidR="00E64874">
          <w:rPr>
            <w:rFonts w:eastAsiaTheme="minorHAnsi" w:cstheme="minorBidi"/>
            <w:color w:val="auto"/>
            <w:sz w:val="24"/>
            <w:szCs w:val="24"/>
          </w:rPr>
          <w:t>builds skills</w:t>
        </w:r>
      </w:ins>
      <w:ins w:id="636" w:author="Joel Karr" w:date="2026-03-04T13:45:00Z" w16du:dateUtc="2026-03-04T19:45:00Z">
        <w:r w:rsidRPr="00C42405">
          <w:rPr>
            <w:rFonts w:eastAsiaTheme="minorHAnsi" w:cstheme="minorBidi"/>
            <w:color w:val="auto"/>
            <w:sz w:val="24"/>
            <w:szCs w:val="24"/>
          </w:rPr>
          <w:t xml:space="preserve">. Task templates </w:t>
        </w:r>
      </w:ins>
      <w:ins w:id="637" w:author="Joel Karr" w:date="2026-03-04T13:58:00Z" w16du:dateUtc="2026-03-04T19:58:00Z">
        <w:r w:rsidR="000E2D83">
          <w:rPr>
            <w:rFonts w:eastAsiaTheme="minorHAnsi" w:cstheme="minorBidi"/>
            <w:color w:val="auto"/>
            <w:sz w:val="24"/>
            <w:szCs w:val="24"/>
          </w:rPr>
          <w:t xml:space="preserve">reduce </w:t>
        </w:r>
      </w:ins>
      <w:ins w:id="638" w:author="Joel Karr" w:date="2026-03-05T15:48:00Z" w16du:dateUtc="2026-03-05T21:48:00Z">
        <w:r w:rsidR="00BF0BB5">
          <w:rPr>
            <w:rFonts w:eastAsiaTheme="minorHAnsi" w:cstheme="minorBidi"/>
            <w:color w:val="auto"/>
            <w:sz w:val="24"/>
            <w:szCs w:val="24"/>
          </w:rPr>
          <w:t>what</w:t>
        </w:r>
      </w:ins>
      <w:ins w:id="639" w:author="Joel Karr" w:date="2026-03-04T13:58:00Z" w16du:dateUtc="2026-03-04T19:58:00Z">
        <w:r w:rsidR="00D82353">
          <w:rPr>
            <w:rFonts w:eastAsiaTheme="minorHAnsi" w:cstheme="minorBidi"/>
            <w:color w:val="auto"/>
            <w:sz w:val="24"/>
            <w:szCs w:val="24"/>
          </w:rPr>
          <w:t xml:space="preserve"> you n</w:t>
        </w:r>
      </w:ins>
      <w:ins w:id="640" w:author="Joel Karr" w:date="2026-03-04T13:59:00Z" w16du:dateUtc="2026-03-04T19:59:00Z">
        <w:r w:rsidR="00D82353">
          <w:rPr>
            <w:rFonts w:eastAsiaTheme="minorHAnsi" w:cstheme="minorBidi"/>
            <w:color w:val="auto"/>
            <w:sz w:val="24"/>
            <w:szCs w:val="24"/>
          </w:rPr>
          <w:t>eed to consider</w:t>
        </w:r>
      </w:ins>
      <w:ins w:id="641" w:author="Joel Karr" w:date="2026-03-04T13:45:00Z" w16du:dateUtc="2026-03-04T19:45:00Z">
        <w:r w:rsidRPr="00C42405">
          <w:rPr>
            <w:rFonts w:eastAsiaTheme="minorHAnsi" w:cstheme="minorBidi"/>
            <w:color w:val="auto"/>
            <w:sz w:val="24"/>
            <w:szCs w:val="24"/>
          </w:rPr>
          <w:t xml:space="preserve">. Mental models train your </w:t>
        </w:r>
      </w:ins>
      <w:ins w:id="642" w:author="Joel Karr" w:date="2026-03-04T13:59:00Z" w16du:dateUtc="2026-03-04T19:59:00Z">
        <w:r w:rsidR="00D82353">
          <w:rPr>
            <w:rFonts w:eastAsiaTheme="minorHAnsi" w:cstheme="minorBidi"/>
            <w:color w:val="auto"/>
            <w:sz w:val="24"/>
            <w:szCs w:val="24"/>
          </w:rPr>
          <w:t>decision making</w:t>
        </w:r>
      </w:ins>
      <w:ins w:id="643" w:author="Joel Karr" w:date="2026-03-04T13:45:00Z" w16du:dateUtc="2026-03-04T19:45:00Z">
        <w:r w:rsidRPr="00C42405">
          <w:rPr>
            <w:rFonts w:eastAsiaTheme="minorHAnsi" w:cstheme="minorBidi"/>
            <w:color w:val="auto"/>
            <w:sz w:val="24"/>
            <w:szCs w:val="24"/>
          </w:rPr>
          <w:t>. But the mechanism is the same. You're building something in your subconscious through repetition, so that when a decision shows up under pressure, your brain already knows the answer.</w:t>
        </w:r>
        <w:bookmarkEnd w:id="633"/>
      </w:ins>
    </w:p>
    <w:p w14:paraId="2B4B9656" w14:textId="17DACE9D" w:rsidR="00C42405" w:rsidRPr="00C42405" w:rsidRDefault="00C42405" w:rsidP="00C42405">
      <w:pPr>
        <w:pStyle w:val="Heading3"/>
        <w:rPr>
          <w:ins w:id="644" w:author="Joel Karr" w:date="2026-03-04T13:45:00Z" w16du:dateUtc="2026-03-04T19:45:00Z"/>
          <w:rFonts w:eastAsiaTheme="minorHAnsi" w:cstheme="minorBidi"/>
          <w:color w:val="auto"/>
          <w:sz w:val="24"/>
          <w:szCs w:val="24"/>
        </w:rPr>
      </w:pPr>
      <w:bookmarkStart w:id="645" w:name="_Toc223725679"/>
      <w:ins w:id="646" w:author="Joel Karr" w:date="2026-03-04T13:45:00Z" w16du:dateUtc="2026-03-04T19:45:00Z">
        <w:r w:rsidRPr="00C42405">
          <w:rPr>
            <w:rFonts w:eastAsiaTheme="minorHAnsi" w:cstheme="minorBidi"/>
            <w:color w:val="auto"/>
            <w:sz w:val="24"/>
            <w:szCs w:val="24"/>
          </w:rPr>
          <w:t xml:space="preserve">The engineer staring at that fifteen-year-old codebase didn't need more time to analyze it. He needed to stop analyzing and start recognizing. Once he trusted the patterns his experience had already built, once he stopped using his eyes to see code, the path forward </w:t>
        </w:r>
      </w:ins>
      <w:ins w:id="647" w:author="Joel Karr" w:date="2026-03-05T15:48:00Z" w16du:dateUtc="2026-03-05T21:48:00Z">
        <w:r w:rsidR="00682ECC">
          <w:rPr>
            <w:rFonts w:eastAsiaTheme="minorHAnsi" w:cstheme="minorBidi"/>
            <w:color w:val="auto"/>
            <w:sz w:val="24"/>
            <w:szCs w:val="24"/>
          </w:rPr>
          <w:t>was clear</w:t>
        </w:r>
      </w:ins>
      <w:ins w:id="648" w:author="Joel Karr" w:date="2026-03-04T13:45:00Z" w16du:dateUtc="2026-03-04T19:45:00Z">
        <w:r w:rsidRPr="00C42405">
          <w:rPr>
            <w:rFonts w:eastAsiaTheme="minorHAnsi" w:cstheme="minorBidi"/>
            <w:color w:val="auto"/>
            <w:sz w:val="24"/>
            <w:szCs w:val="24"/>
          </w:rPr>
          <w:t>.</w:t>
        </w:r>
        <w:bookmarkEnd w:id="645"/>
      </w:ins>
    </w:p>
    <w:p w14:paraId="0DD3352A" w14:textId="77777777" w:rsidR="00C42405" w:rsidRPr="00C42405" w:rsidRDefault="00C42405" w:rsidP="00C42405">
      <w:pPr>
        <w:pStyle w:val="Heading3"/>
        <w:rPr>
          <w:ins w:id="649" w:author="Joel Karr" w:date="2026-03-04T13:45:00Z" w16du:dateUtc="2026-03-04T19:45:00Z"/>
          <w:rFonts w:eastAsiaTheme="minorHAnsi" w:cstheme="minorBidi"/>
          <w:color w:val="auto"/>
          <w:sz w:val="24"/>
          <w:szCs w:val="24"/>
        </w:rPr>
      </w:pPr>
      <w:bookmarkStart w:id="650" w:name="_Toc223725680"/>
      <w:ins w:id="651" w:author="Joel Karr" w:date="2026-03-04T13:45:00Z" w16du:dateUtc="2026-03-04T19:45:00Z">
        <w:r w:rsidRPr="00C42405">
          <w:rPr>
            <w:rFonts w:eastAsiaTheme="minorHAnsi" w:cstheme="minorBidi"/>
            <w:color w:val="auto"/>
            <w:sz w:val="24"/>
            <w:szCs w:val="24"/>
          </w:rPr>
          <w:t xml:space="preserve">The reason Duke's "menu strategy" works isn't that the choice doesn't matter. It's that by the time you've narrowed it down to two viable options, your trained subconscious has already done the hard work. </w:t>
        </w:r>
        <w:proofErr w:type="gramStart"/>
        <w:r w:rsidRPr="00C42405">
          <w:rPr>
            <w:rFonts w:eastAsiaTheme="minorHAnsi" w:cstheme="minorBidi"/>
            <w:color w:val="auto"/>
            <w:sz w:val="24"/>
            <w:szCs w:val="24"/>
          </w:rPr>
          <w:t>The deliberation</w:t>
        </w:r>
        <w:proofErr w:type="gramEnd"/>
        <w:r w:rsidRPr="00C42405">
          <w:rPr>
            <w:rFonts w:eastAsiaTheme="minorHAnsi" w:cstheme="minorBidi"/>
            <w:color w:val="auto"/>
            <w:sz w:val="24"/>
            <w:szCs w:val="24"/>
          </w:rPr>
          <w:t xml:space="preserve"> is </w:t>
        </w:r>
        <w:proofErr w:type="gramStart"/>
        <w:r w:rsidRPr="00C42405">
          <w:rPr>
            <w:rFonts w:eastAsiaTheme="minorHAnsi" w:cstheme="minorBidi"/>
            <w:color w:val="auto"/>
            <w:sz w:val="24"/>
            <w:szCs w:val="24"/>
          </w:rPr>
          <w:t>the</w:t>
        </w:r>
        <w:proofErr w:type="gramEnd"/>
        <w:r w:rsidRPr="00C42405">
          <w:rPr>
            <w:rFonts w:eastAsiaTheme="minorHAnsi" w:cstheme="minorBidi"/>
            <w:color w:val="auto"/>
            <w:sz w:val="24"/>
            <w:szCs w:val="24"/>
          </w:rPr>
          <w:t xml:space="preserve"> illusion. The decision was made before you realized you were thinking.</w:t>
        </w:r>
        <w:bookmarkEnd w:id="650"/>
      </w:ins>
    </w:p>
    <w:p w14:paraId="26DD82A8" w14:textId="4B76CFA2" w:rsidR="00B3383F" w:rsidRDefault="00C42405" w:rsidP="00C42405">
      <w:pPr>
        <w:pStyle w:val="Heading3"/>
        <w:rPr>
          <w:ins w:id="652" w:author="Joel Karr" w:date="2026-03-04T13:54:00Z" w16du:dateUtc="2026-03-04T19:54:00Z"/>
          <w:rFonts w:eastAsiaTheme="minorHAnsi" w:cstheme="minorBidi"/>
          <w:color w:val="auto"/>
          <w:sz w:val="24"/>
          <w:szCs w:val="24"/>
        </w:rPr>
      </w:pPr>
      <w:bookmarkStart w:id="653" w:name="_Toc223725681"/>
      <w:ins w:id="654" w:author="Joel Karr" w:date="2026-03-04T13:45:00Z" w16du:dateUtc="2026-03-04T19:45:00Z">
        <w:r w:rsidRPr="00C42405">
          <w:rPr>
            <w:rFonts w:eastAsiaTheme="minorHAnsi" w:cstheme="minorBidi"/>
            <w:color w:val="auto"/>
            <w:sz w:val="24"/>
            <w:szCs w:val="24"/>
          </w:rPr>
          <w:t xml:space="preserve">But trusting your subconscious only works if you keep training it. </w:t>
        </w:r>
      </w:ins>
      <w:ins w:id="655" w:author="Joel Karr" w:date="2026-03-05T15:49:00Z" w16du:dateUtc="2026-03-05T21:49:00Z">
        <w:r w:rsidR="00682ECC">
          <w:rPr>
            <w:rFonts w:eastAsiaTheme="minorHAnsi" w:cstheme="minorBidi"/>
            <w:color w:val="auto"/>
            <w:sz w:val="24"/>
            <w:szCs w:val="24"/>
          </w:rPr>
          <w:t>If you s</w:t>
        </w:r>
      </w:ins>
      <w:ins w:id="656" w:author="Joel Karr" w:date="2026-03-04T13:45:00Z" w16du:dateUtc="2026-03-04T19:45:00Z">
        <w:r w:rsidRPr="00C42405">
          <w:rPr>
            <w:rFonts w:eastAsiaTheme="minorHAnsi" w:cstheme="minorBidi"/>
            <w:color w:val="auto"/>
            <w:sz w:val="24"/>
            <w:szCs w:val="24"/>
          </w:rPr>
          <w:t xml:space="preserve">top practicing, and your pattern recognition gets stale. The industry changes, your tools change, and the instincts you built three years ago start producing outdated answers. This is why the exercises that follow aren't </w:t>
        </w:r>
      </w:ins>
      <w:ins w:id="657" w:author="Joel Karr" w:date="2026-03-05T15:49:00Z" w16du:dateUtc="2026-03-05T21:49:00Z">
        <w:r w:rsidR="00682ECC">
          <w:rPr>
            <w:rFonts w:eastAsiaTheme="minorHAnsi" w:cstheme="minorBidi"/>
            <w:color w:val="auto"/>
            <w:sz w:val="24"/>
            <w:szCs w:val="24"/>
          </w:rPr>
          <w:t>critical</w:t>
        </w:r>
      </w:ins>
      <w:ins w:id="658" w:author="Joel Karr" w:date="2026-03-04T13:45:00Z" w16du:dateUtc="2026-03-04T19:45:00Z">
        <w:r w:rsidRPr="00C42405">
          <w:rPr>
            <w:rFonts w:eastAsiaTheme="minorHAnsi" w:cstheme="minorBidi"/>
            <w:color w:val="auto"/>
            <w:sz w:val="24"/>
            <w:szCs w:val="24"/>
          </w:rPr>
          <w:t>. They're maintenance for the system you've been building since Chapter 2.</w:t>
        </w:r>
      </w:ins>
      <w:bookmarkEnd w:id="653"/>
    </w:p>
    <w:p w14:paraId="7506C239" w14:textId="77777777" w:rsidR="00B3383F" w:rsidRDefault="00B3383F" w:rsidP="00C42405">
      <w:pPr>
        <w:pStyle w:val="Heading3"/>
        <w:rPr>
          <w:ins w:id="659" w:author="Joel Karr" w:date="2026-03-04T13:54:00Z" w16du:dateUtc="2026-03-04T19:54:00Z"/>
          <w:rFonts w:eastAsiaTheme="minorHAnsi" w:cstheme="minorBidi"/>
          <w:color w:val="auto"/>
          <w:sz w:val="24"/>
          <w:szCs w:val="24"/>
        </w:rPr>
      </w:pPr>
    </w:p>
    <w:p w14:paraId="421D21C2" w14:textId="0935EE61" w:rsidR="00FF5B77" w:rsidRPr="00FF5B77" w:rsidRDefault="00FF5B77" w:rsidP="00C42405">
      <w:pPr>
        <w:pStyle w:val="Heading3"/>
      </w:pPr>
      <w:bookmarkStart w:id="660" w:name="_Toc223725682"/>
      <w:commentRangeStart w:id="661"/>
      <w:r>
        <w:t>Building Your Mental Models</w:t>
      </w:r>
      <w:commentRangeEnd w:id="661"/>
      <w:r>
        <w:rPr>
          <w:rStyle w:val="CommentReference"/>
          <w:sz w:val="28"/>
          <w:szCs w:val="28"/>
        </w:rPr>
        <w:commentReference w:id="661"/>
      </w:r>
      <w:bookmarkEnd w:id="660"/>
    </w:p>
    <w:p w14:paraId="31D83091" w14:textId="5AE5592E" w:rsidR="009A43C5" w:rsidRDefault="009A43C5" w:rsidP="00FF5B77">
      <w:r>
        <w:lastRenderedPageBreak/>
        <w:t>Training your subconscious to make decisions feels exhausting at first. But it works best If you start small.</w:t>
      </w:r>
    </w:p>
    <w:p w14:paraId="3AA904D5" w14:textId="1FEC0C89" w:rsidR="00FF5B77" w:rsidRPr="00FF5B77" w:rsidRDefault="009A43C5" w:rsidP="000B6764">
      <w:pPr>
        <w:pStyle w:val="Heading4"/>
      </w:pPr>
      <w:r>
        <w:t>The Decision Journal</w:t>
      </w:r>
    </w:p>
    <w:p w14:paraId="012B35A0" w14:textId="77777777" w:rsidR="00FF5B77" w:rsidRPr="00FF5B77" w:rsidRDefault="00FF5B77" w:rsidP="00FF5B77">
      <w:r>
        <w:t>Add a section to your notebook for decisions. When you find yourself making a technical choice, write it down. Include any information that influenced your decision. Don’t overthink it. We will come back to these later.</w:t>
      </w:r>
    </w:p>
    <w:p w14:paraId="003A48AD" w14:textId="77777777" w:rsidR="009A43C5" w:rsidRPr="009A43C5" w:rsidRDefault="009A43C5" w:rsidP="009A43C5">
      <w:r>
        <w:t>Here's what my entries looked like:</w:t>
      </w:r>
    </w:p>
    <w:p w14:paraId="5702C9BF" w14:textId="77777777" w:rsidR="009A43C5" w:rsidRPr="009A43C5" w:rsidRDefault="009A43C5" w:rsidP="009A43C5">
      <w:r>
        <w:rPr>
          <w:b/>
          <w:bCs/>
        </w:rPr>
        <w:t>Decision:</w:t>
      </w:r>
      <w:r>
        <w:t xml:space="preserve"> Should I add this endpoint to an existing API or create a new one?</w:t>
      </w:r>
    </w:p>
    <w:p w14:paraId="2102875F" w14:textId="77777777" w:rsidR="009A43C5" w:rsidRPr="009A43C5" w:rsidRDefault="009A43C5" w:rsidP="009A43C5">
      <w:r>
        <w:rPr>
          <w:b/>
          <w:bCs/>
        </w:rPr>
        <w:t>Context:</w:t>
      </w:r>
      <w:r>
        <w:t xml:space="preserve"> Existing system uses domain-driven design. This endpoint will have much higher traffic than the others. It's part of a business-critical workflow.</w:t>
      </w:r>
    </w:p>
    <w:p w14:paraId="76F6D83D" w14:textId="4BD39117" w:rsidR="009A43C5" w:rsidRPr="009A43C5" w:rsidRDefault="009A43C5" w:rsidP="009A43C5">
      <w:r>
        <w:rPr>
          <w:b/>
          <w:bCs/>
        </w:rPr>
        <w:t>Choice:</w:t>
      </w:r>
      <w:r>
        <w:t xml:space="preserve"> Create a new API.</w:t>
      </w:r>
    </w:p>
    <w:p w14:paraId="76D2A68D" w14:textId="77777777" w:rsidR="009A43C5" w:rsidRPr="009A43C5" w:rsidRDefault="009A43C5" w:rsidP="009A43C5">
      <w:r>
        <w:rPr>
          <w:b/>
          <w:bCs/>
        </w:rPr>
        <w:t>Decision:</w:t>
      </w:r>
      <w:r>
        <w:t xml:space="preserve"> SQL or a document database like Cosmos?</w:t>
      </w:r>
    </w:p>
    <w:p w14:paraId="0A4C5BF2" w14:textId="77777777" w:rsidR="009A43C5" w:rsidRPr="009A43C5" w:rsidRDefault="009A43C5" w:rsidP="009A43C5">
      <w:r>
        <w:rPr>
          <w:b/>
          <w:bCs/>
        </w:rPr>
        <w:t>Context:</w:t>
      </w:r>
      <w:r>
        <w:t xml:space="preserve"> Data will only be accessed by ID. There's nested optional data. Deadline is tight.</w:t>
      </w:r>
    </w:p>
    <w:p w14:paraId="2E701BF8" w14:textId="77777777" w:rsidR="009A43C5" w:rsidRPr="009A43C5" w:rsidRDefault="009A43C5" w:rsidP="009A43C5">
      <w:r>
        <w:rPr>
          <w:b/>
          <w:bCs/>
        </w:rPr>
        <w:t>Choice:</w:t>
      </w:r>
      <w:r>
        <w:t xml:space="preserve"> Cosmos.</w:t>
      </w:r>
    </w:p>
    <w:p w14:paraId="1DEDD6C2" w14:textId="77777777" w:rsidR="009A43C5" w:rsidRPr="009A43C5" w:rsidRDefault="009A43C5" w:rsidP="009A43C5">
      <w:r>
        <w:t>That's it. Quick captures. You'll come back to them later.</w:t>
      </w:r>
    </w:p>
    <w:p w14:paraId="485485E6" w14:textId="77777777" w:rsidR="009A43C5" w:rsidRPr="009A43C5" w:rsidRDefault="009A43C5" w:rsidP="000B6764">
      <w:pPr>
        <w:pStyle w:val="Heading4"/>
      </w:pPr>
      <w:r>
        <w:t>Reviewing What You Decided</w:t>
      </w:r>
    </w:p>
    <w:p w14:paraId="6DA1B5F3" w14:textId="77777777" w:rsidR="009A43C5" w:rsidRPr="009A43C5" w:rsidRDefault="009A43C5" w:rsidP="009A43C5">
      <w:r>
        <w:t>Set aside time away from deadline pressure to review your decisions. Pick one and start with the context.</w:t>
      </w:r>
    </w:p>
    <w:p w14:paraId="6FCE0C9B" w14:textId="2B9B2742" w:rsidR="009A43C5" w:rsidRPr="009A43C5" w:rsidRDefault="009A43C5" w:rsidP="009A43C5">
      <w:r>
        <w:t xml:space="preserve">What information did you have? What didn't you write down that </w:t>
      </w:r>
      <w:proofErr w:type="gramStart"/>
      <w:r>
        <w:t>actually influenced</w:t>
      </w:r>
      <w:proofErr w:type="gramEnd"/>
      <w:r>
        <w:t xml:space="preserve"> you? Did someone else speak first? Did you follow their lead? How much uncertainty were you carrying?</w:t>
      </w:r>
    </w:p>
    <w:p w14:paraId="4EC694B6" w14:textId="2AC66123" w:rsidR="009A43C5" w:rsidRPr="009A43C5" w:rsidRDefault="009A43C5" w:rsidP="009A43C5">
      <w:r>
        <w:t xml:space="preserve">Here's the key: don't focus on whether the outcome </w:t>
      </w:r>
      <w:proofErr w:type="gramStart"/>
      <w:r>
        <w:t>was</w:t>
      </w:r>
      <w:proofErr w:type="gramEnd"/>
      <w:r>
        <w:t xml:space="preserve"> good. Focus on whether the decision was good given what you knew at the time. If it was, note what made it good. If it wasn't, note what you'd now do differently.</w:t>
      </w:r>
    </w:p>
    <w:p w14:paraId="3343F471" w14:textId="77777777" w:rsidR="009A43C5" w:rsidRPr="009A43C5" w:rsidRDefault="009A43C5" w:rsidP="000B6764">
      <w:pPr>
        <w:pStyle w:val="Heading4"/>
      </w:pPr>
      <w:r>
        <w:t>Getting Outside Perspective</w:t>
      </w:r>
    </w:p>
    <w:p w14:paraId="51056339" w14:textId="7A3DD7E1" w:rsidR="009A43C5" w:rsidRPr="009A43C5" w:rsidRDefault="009A43C5" w:rsidP="009A43C5">
      <w:r>
        <w:t>Once you can articulate the context and your reasoning, find a peer or mentor and walk through it with. They might have made a different choice for reasons you hadn't considered. Or they might have reached the same conclusion through different reasoning.</w:t>
      </w:r>
    </w:p>
    <w:p w14:paraId="56BC692F" w14:textId="77777777" w:rsidR="009A43C5" w:rsidRPr="009A43C5" w:rsidRDefault="009A43C5" w:rsidP="009A43C5">
      <w:r>
        <w:t>The goal isn't to be right. It's to understand how you think about decisions and whether there are better frameworks you could be using.</w:t>
      </w:r>
    </w:p>
    <w:p w14:paraId="151C03FF" w14:textId="77777777" w:rsidR="009A43C5" w:rsidRPr="009A43C5" w:rsidRDefault="009A43C5" w:rsidP="000B6764">
      <w:pPr>
        <w:pStyle w:val="Heading4"/>
      </w:pPr>
      <w:r>
        <w:lastRenderedPageBreak/>
        <w:t>Building Your Rules</w:t>
      </w:r>
    </w:p>
    <w:p w14:paraId="6ED211E5" w14:textId="77777777" w:rsidR="009A43C5" w:rsidRPr="009A43C5" w:rsidRDefault="009A43C5" w:rsidP="009A43C5">
      <w:r>
        <w:t>Over time, patterns emerge. Certain contexts reliably lead to certain decisions. When you notice this, write it down as a rule.</w:t>
      </w:r>
    </w:p>
    <w:p w14:paraId="0C056A3E" w14:textId="77777777" w:rsidR="009A43C5" w:rsidRPr="009A43C5" w:rsidRDefault="009A43C5" w:rsidP="009A43C5">
      <w:r>
        <w:rPr>
          <w:b/>
          <w:bCs/>
        </w:rPr>
        <w:t>Question:</w:t>
      </w:r>
      <w:r>
        <w:t xml:space="preserve"> New API or add to existing?</w:t>
      </w:r>
    </w:p>
    <w:p w14:paraId="46C97D4D" w14:textId="77777777" w:rsidR="009A43C5" w:rsidRPr="009A43C5" w:rsidRDefault="009A43C5" w:rsidP="009A43C5">
      <w:r>
        <w:rPr>
          <w:b/>
          <w:bCs/>
        </w:rPr>
        <w:t>Rule:</w:t>
      </w:r>
      <w:r>
        <w:t xml:space="preserve"> If the endpoint </w:t>
      </w:r>
      <w:proofErr w:type="gramStart"/>
      <w:r>
        <w:t>will have</w:t>
      </w:r>
      <w:proofErr w:type="gramEnd"/>
      <w:r>
        <w:t xml:space="preserve"> significantly different traffic than existing endpoints, make it a new API.</w:t>
      </w:r>
    </w:p>
    <w:p w14:paraId="2BA328D0" w14:textId="452CC7F1" w:rsidR="009A43C5" w:rsidRPr="009A43C5" w:rsidRDefault="009A43C5" w:rsidP="009A43C5">
      <w:r>
        <w:rPr>
          <w:b/>
          <w:bCs/>
        </w:rPr>
        <w:t>Rule:</w:t>
      </w:r>
      <w:r>
        <w:t xml:space="preserve"> </w:t>
      </w:r>
      <w:proofErr w:type="gramStart"/>
      <w:r>
        <w:t>If using</w:t>
      </w:r>
      <w:proofErr w:type="gramEnd"/>
      <w:r>
        <w:t xml:space="preserve"> domain-driven design, find the closest related domain objects and add the endpoint there.</w:t>
      </w:r>
    </w:p>
    <w:p w14:paraId="2D61744D" w14:textId="77777777" w:rsidR="009A43C5" w:rsidRPr="009A43C5" w:rsidRDefault="009A43C5" w:rsidP="009A43C5">
      <w:r>
        <w:rPr>
          <w:b/>
          <w:bCs/>
        </w:rPr>
        <w:t>Question:</w:t>
      </w:r>
      <w:r>
        <w:t xml:space="preserve"> SQL or document database?</w:t>
      </w:r>
    </w:p>
    <w:p w14:paraId="0EB7856B" w14:textId="77777777" w:rsidR="009A43C5" w:rsidRPr="009A43C5" w:rsidRDefault="009A43C5" w:rsidP="009A43C5">
      <w:r>
        <w:rPr>
          <w:b/>
          <w:bCs/>
        </w:rPr>
        <w:t>Rule:</w:t>
      </w:r>
      <w:r>
        <w:t xml:space="preserve"> If you're only accessing by ID, use a document database.</w:t>
      </w:r>
    </w:p>
    <w:p w14:paraId="31860C60" w14:textId="77777777" w:rsidR="009A43C5" w:rsidRPr="009A43C5" w:rsidRDefault="009A43C5" w:rsidP="009A43C5">
      <w:r>
        <w:rPr>
          <w:b/>
          <w:bCs/>
        </w:rPr>
        <w:t>Rule:</w:t>
      </w:r>
      <w:r>
        <w:t xml:space="preserve"> If you need counts, aggregates, or complex queries, use SQL.</w:t>
      </w:r>
    </w:p>
    <w:p w14:paraId="7E9582AE" w14:textId="77777777" w:rsidR="009A43C5" w:rsidRPr="009A43C5" w:rsidRDefault="009A43C5" w:rsidP="009A43C5">
      <w:r>
        <w:t>These rules become your decision shortcuts. Your cheat sheet for your subconscious.</w:t>
      </w:r>
    </w:p>
    <w:p w14:paraId="48C35C2D" w14:textId="77777777" w:rsidR="009A43C5" w:rsidRPr="009A43C5" w:rsidRDefault="009A43C5" w:rsidP="000B6764">
      <w:pPr>
        <w:pStyle w:val="Heading4"/>
      </w:pPr>
      <w:r>
        <w:t>Practicing Pattern Recognition</w:t>
      </w:r>
    </w:p>
    <w:p w14:paraId="09B3F3B5" w14:textId="77777777" w:rsidR="009A43C5" w:rsidRPr="009A43C5" w:rsidRDefault="009A43C5" w:rsidP="009A43C5">
      <w:r>
        <w:t>As you build these frameworks, start looking for patterns that help you identify context quickly.</w:t>
      </w:r>
    </w:p>
    <w:p w14:paraId="5799138F" w14:textId="77777777" w:rsidR="009A43C5" w:rsidRPr="009A43C5" w:rsidRDefault="009A43C5" w:rsidP="009A43C5">
      <w:r>
        <w:t>Skim unfamiliar code without trying to understand every line. What patterns do you see? What looks out of place? What can you categorize?</w:t>
      </w:r>
    </w:p>
    <w:p w14:paraId="2690469E" w14:textId="019D25AA" w:rsidR="009A43C5" w:rsidRPr="009A43C5" w:rsidRDefault="009A43C5" w:rsidP="009A43C5">
      <w:r>
        <w:t>Look for patterns outside the code, too. Are certain types of requests always under time pressure? Which stakeholders care most about reliability versus speed?</w:t>
      </w:r>
    </w:p>
    <w:p w14:paraId="07F1E3EF" w14:textId="77777777" w:rsidR="009A43C5" w:rsidRPr="009A43C5" w:rsidRDefault="009A43C5" w:rsidP="009A43C5">
      <w:r>
        <w:t>The goal is to map these patterns to your decision rules so fast that you're deciding before you realize you're thinking.</w:t>
      </w:r>
    </w:p>
    <w:p w14:paraId="65C1F4B4" w14:textId="77777777" w:rsidR="009A43C5" w:rsidRPr="009A43C5" w:rsidRDefault="009A43C5" w:rsidP="000B6764">
      <w:pPr>
        <w:pStyle w:val="Heading4"/>
      </w:pPr>
      <w:r>
        <w:t>Refining Over Time</w:t>
      </w:r>
    </w:p>
    <w:p w14:paraId="5CD59606" w14:textId="77777777" w:rsidR="009A43C5" w:rsidRPr="009A43C5" w:rsidRDefault="009A43C5" w:rsidP="009A43C5">
      <w:r>
        <w:t>Apply your frameworks when decision points come up. If the framework gives you a viable answer, go with it. Don't second-guess.</w:t>
      </w:r>
    </w:p>
    <w:p w14:paraId="08E94EF5" w14:textId="77777777" w:rsidR="009A43C5" w:rsidRPr="009A43C5" w:rsidRDefault="009A43C5" w:rsidP="009A43C5">
      <w:r>
        <w:t>After a few weeks, review how your rules performed. Would you make the same decision again given the same information? If not, adjust the rule. But be careful not to overcomplicate things. If you're adding too many exceptions, step back and simplify.</w:t>
      </w:r>
    </w:p>
    <w:p w14:paraId="079AE736" w14:textId="75D3CAB8" w:rsidR="009A43C5" w:rsidRPr="009A43C5" w:rsidRDefault="009A43C5" w:rsidP="000B6764">
      <w:pPr>
        <w:pStyle w:val="Heading3"/>
      </w:pPr>
      <w:bookmarkStart w:id="662" w:name="_Toc223725683"/>
      <w:del w:id="663" w:author="Joel Karr" w:date="2026-03-05T16:00:00Z" w16du:dateUtc="2026-03-05T22:00:00Z">
        <w:r w:rsidDel="00372924">
          <w:delText>Don't Use Your Eyes</w:delText>
        </w:r>
      </w:del>
      <w:ins w:id="664" w:author="Joel Karr" w:date="2026-03-05T16:00:00Z" w16du:dateUtc="2026-03-05T22:00:00Z">
        <w:r w:rsidR="00372924">
          <w:t>The Path Forward</w:t>
        </w:r>
      </w:ins>
      <w:bookmarkEnd w:id="662"/>
    </w:p>
    <w:p w14:paraId="5CA4C17B" w14:textId="318FC8D4" w:rsidR="009A43C5" w:rsidRPr="009A43C5" w:rsidRDefault="003413FF" w:rsidP="009A43C5">
      <w:proofErr w:type="gramStart"/>
      <w:r>
        <w:t>Remember that</w:t>
      </w:r>
      <w:proofErr w:type="gramEnd"/>
      <w:r>
        <w:t xml:space="preserve"> that engineer I mentioned at the beginning of the chapter? He didn't rewrite the codebase. None of us did.</w:t>
      </w:r>
    </w:p>
    <w:p w14:paraId="379F74BC" w14:textId="367AE1BF" w:rsidR="009A43C5" w:rsidRPr="009A43C5" w:rsidRDefault="009A43C5" w:rsidP="009A43C5">
      <w:r>
        <w:lastRenderedPageBreak/>
        <w:t xml:space="preserve">Once the team stopped trying to consciously understand every line and started looking for patterns, the path forward became obvious. The system wasn't one monolithic problem. </w:t>
      </w:r>
      <w:proofErr w:type="gramStart"/>
      <w:r>
        <w:t>It was</w:t>
      </w:r>
      <w:proofErr w:type="gramEnd"/>
      <w:r>
        <w:t xml:space="preserve"> dozens of smaller problems, most of which we'd solved before in different contexts. </w:t>
      </w:r>
    </w:p>
    <w:p w14:paraId="7B4E1D18" w14:textId="77777777" w:rsidR="009A43C5" w:rsidRPr="009A43C5" w:rsidRDefault="009A43C5" w:rsidP="009A43C5">
      <w:r>
        <w:t xml:space="preserve">The leap from the current code to the ideal code </w:t>
      </w:r>
      <w:proofErr w:type="gramStart"/>
      <w:r>
        <w:t>had felt</w:t>
      </w:r>
      <w:proofErr w:type="gramEnd"/>
      <w:r>
        <w:t xml:space="preserve"> impossible. But once we saw the system as layers written by different people at different times, we could work with it instead of against it.</w:t>
      </w:r>
    </w:p>
    <w:p w14:paraId="7EBF28E3" w14:textId="0138E714" w:rsidR="009A43C5" w:rsidRPr="009A43C5" w:rsidRDefault="00C213BF" w:rsidP="009A43C5">
      <w:ins w:id="665" w:author="Joel Karr" w:date="2026-03-05T15:54:00Z">
        <w:r w:rsidRPr="00C213BF">
          <w:t>Nobody was going to write a white paper about what we built. But we focused on solving the business problem and chose what we knew would work. We delivered on time.</w:t>
        </w:r>
      </w:ins>
      <w:ins w:id="666" w:author="Joel Karr" w:date="2026-03-05T15:54:00Z" w16du:dateUtc="2026-03-05T21:54:00Z">
        <w:r>
          <w:t xml:space="preserve"> </w:t>
        </w:r>
      </w:ins>
      <w:commentRangeStart w:id="667"/>
      <w:r w:rsidR="009A43C5">
        <w:t>We delivered on time.</w:t>
      </w:r>
      <w:commentRangeEnd w:id="667"/>
      <w:r w:rsidR="009A43C5">
        <w:rPr>
          <w:rStyle w:val="CommentReference"/>
          <w:sz w:val="24"/>
          <w:szCs w:val="24"/>
        </w:rPr>
        <w:commentReference w:id="667"/>
      </w:r>
    </w:p>
    <w:p w14:paraId="0480217A" w14:textId="162D5716" w:rsidR="00FF5B77" w:rsidRDefault="000B6764" w:rsidP="009A43C5">
      <w:r>
        <w:br w:type="page"/>
      </w:r>
    </w:p>
    <w:p w14:paraId="42E146BA" w14:textId="77777777" w:rsidR="00933C7B" w:rsidRDefault="00933C7B" w:rsidP="00FA36F3">
      <w:pPr>
        <w:pStyle w:val="Heading2"/>
      </w:pPr>
      <w:bookmarkStart w:id="668" w:name="_Toc223725684"/>
      <w:commentRangeStart w:id="669"/>
      <w:r>
        <w:lastRenderedPageBreak/>
        <w:t>Five</w:t>
      </w:r>
      <w:bookmarkEnd w:id="668"/>
    </w:p>
    <w:p w14:paraId="0E1068B3" w14:textId="1181FD5B" w:rsidR="00C305E0" w:rsidRDefault="00C305E0" w:rsidP="00FA36F3">
      <w:pPr>
        <w:pStyle w:val="Heading2"/>
      </w:pPr>
      <w:bookmarkStart w:id="670" w:name="_Toc223725685"/>
      <w:r>
        <w:t>The Question Behind the Ask</w:t>
      </w:r>
      <w:commentRangeEnd w:id="669"/>
      <w:r>
        <w:rPr>
          <w:rStyle w:val="CommentReference"/>
          <w:sz w:val="32"/>
          <w:szCs w:val="32"/>
        </w:rPr>
        <w:commentReference w:id="669"/>
      </w:r>
      <w:bookmarkEnd w:id="670"/>
    </w:p>
    <w:p w14:paraId="157F82BF" w14:textId="77777777" w:rsidR="00C305E0" w:rsidRDefault="00C305E0" w:rsidP="009A43C5"/>
    <w:p w14:paraId="7D2F67FA" w14:textId="1C87214B" w:rsidR="00C305E0" w:rsidRPr="00C305E0" w:rsidDel="00AC6809" w:rsidRDefault="00F870DB" w:rsidP="00C305E0">
      <w:pPr>
        <w:rPr>
          <w:del w:id="671" w:author="Joel Karr" w:date="2026-03-05T19:13:00Z" w16du:dateUtc="2026-03-06T01:13:00Z"/>
        </w:rPr>
      </w:pPr>
      <w:del w:id="672" w:author="Joel Karr" w:date="2026-03-05T19:13:00Z" w16du:dateUtc="2026-03-06T01:13:00Z">
        <w:r w:rsidDel="00AC6809">
          <w:delText>“But every game you play costs thirty cents,” he said, and silence followed.</w:delText>
        </w:r>
      </w:del>
    </w:p>
    <w:p w14:paraId="1E488264" w14:textId="0519FFD0" w:rsidR="00C305E0" w:rsidDel="00AC6809" w:rsidRDefault="00E27115" w:rsidP="009A43C5">
      <w:pPr>
        <w:rPr>
          <w:del w:id="673" w:author="Joel Karr" w:date="2026-03-05T19:13:00Z" w16du:dateUtc="2026-03-06T01:13:00Z"/>
        </w:rPr>
      </w:pPr>
      <w:commentRangeStart w:id="674"/>
      <w:del w:id="675" w:author="Joel Karr" w:date="2026-03-05T19:13:00Z" w16du:dateUtc="2026-03-06T01:13:00Z">
        <w:r w:rsidDel="00AC6809">
          <w:delText xml:space="preserve">Gathered </w:delText>
        </w:r>
      </w:del>
      <w:del w:id="676" w:author="Joel Karr" w:date="2026-03-05T19:10:00Z" w16du:dateUtc="2026-03-06T01:10:00Z">
        <w:r w:rsidDel="000857C6">
          <w:delText>in a conference room</w:delText>
        </w:r>
        <w:commentRangeEnd w:id="674"/>
        <w:r w:rsidDel="000857C6">
          <w:rPr>
            <w:rStyle w:val="CommentReference"/>
            <w:sz w:val="24"/>
            <w:szCs w:val="24"/>
          </w:rPr>
          <w:commentReference w:id="674"/>
        </w:r>
      </w:del>
      <w:del w:id="677" w:author="Joel Karr" w:date="2026-03-05T19:13:00Z" w16du:dateUtc="2026-03-06T01:13:00Z">
        <w:r w:rsidDel="00AC6809">
          <w:delText xml:space="preserve">, the </w:delText>
        </w:r>
      </w:del>
      <w:del w:id="678" w:author="Joel Karr" w:date="2026-03-05T19:11:00Z" w16du:dateUtc="2026-03-06T01:11:00Z">
        <w:r w:rsidDel="00D17A91">
          <w:delText>product team and the software</w:delText>
        </w:r>
      </w:del>
      <w:del w:id="679" w:author="Joel Karr" w:date="2026-03-05T19:13:00Z" w16du:dateUtc="2026-03-06T01:13:00Z">
        <w:r w:rsidDel="00AC6809">
          <w:delText xml:space="preserve"> team had been discussing a new feature for our checkout flow as if it was a basketball game. Everyone was actively engaged and excited—until a software engineer responsible for credit card </w:delText>
        </w:r>
        <w:commentRangeStart w:id="680"/>
        <w:commentRangeStart w:id="681"/>
        <w:r w:rsidDel="00AC6809">
          <w:delText>processing dropped that line, and everyone froze.</w:delText>
        </w:r>
      </w:del>
    </w:p>
    <w:p w14:paraId="78CDA2E3" w14:textId="73E42E30" w:rsidR="008B4D4D" w:rsidDel="00AC6809" w:rsidRDefault="008B4D4D" w:rsidP="009A43C5">
      <w:pPr>
        <w:rPr>
          <w:del w:id="682" w:author="Joel Karr" w:date="2026-03-05T19:13:00Z" w16du:dateUtc="2026-03-06T01:13:00Z"/>
        </w:rPr>
      </w:pPr>
      <w:del w:id="683" w:author="Joel Karr" w:date="2026-03-05T19:13:00Z" w16du:dateUtc="2026-03-06T01:13:00Z">
        <w:r w:rsidDel="00AC6809">
          <w:delText>At Restaurant.com,</w:delText>
        </w:r>
        <w:commentRangeEnd w:id="680"/>
        <w:r w:rsidDel="00AC6809">
          <w:rPr>
            <w:rStyle w:val="CommentReference"/>
            <w:sz w:val="24"/>
            <w:szCs w:val="24"/>
          </w:rPr>
          <w:commentReference w:id="680"/>
        </w:r>
      </w:del>
      <w:commentRangeEnd w:id="681"/>
      <w:r w:rsidR="003D118C">
        <w:rPr>
          <w:rStyle w:val="CommentReference"/>
        </w:rPr>
        <w:commentReference w:id="681"/>
      </w:r>
      <w:del w:id="684" w:author="Joel Karr" w:date="2026-03-05T19:13:00Z" w16du:dateUtc="2026-03-06T01:13:00Z">
        <w:r w:rsidDel="00AC6809">
          <w:delText xml:space="preserve"> </w:delText>
        </w:r>
      </w:del>
      <w:del w:id="685" w:author="Joel Karr" w:date="2026-03-05T19:11:00Z" w16du:dateUtc="2026-03-06T01:11:00Z">
        <w:r w:rsidDel="00D17A91">
          <w:delText xml:space="preserve">my friend </w:delText>
        </w:r>
      </w:del>
      <w:del w:id="686" w:author="Joel Karr" w:date="2026-03-05T19:13:00Z" w16du:dateUtc="2026-03-06T01:13:00Z">
        <w:r w:rsidDel="00AC6809">
          <w:delText>Richie and I had a game we played during planning sessions where we would try and discuss new features in the most obscure analogy possible. The weirder the better.</w:delText>
        </w:r>
      </w:del>
    </w:p>
    <w:p w14:paraId="524577A4" w14:textId="34A06A31" w:rsidR="008B4D4D" w:rsidDel="00AC6809" w:rsidRDefault="008B4D4D" w:rsidP="009A43C5">
      <w:pPr>
        <w:rPr>
          <w:del w:id="687" w:author="Joel Karr" w:date="2026-03-05T19:13:00Z" w16du:dateUtc="2026-03-06T01:13:00Z"/>
        </w:rPr>
      </w:pPr>
      <w:del w:id="688" w:author="Joel Karr" w:date="2026-03-05T19:13:00Z" w16du:dateUtc="2026-03-06T01:13:00Z">
        <w:r w:rsidDel="00AC6809">
          <w:delText>It sounds like a distraction, but it forced us to describe the problem in a different language that didn’t come with all the preconceptions with our standard software terms. It pushed us from different perspectives and often resulted in finding holes in our understanding.</w:delText>
        </w:r>
      </w:del>
    </w:p>
    <w:p w14:paraId="404D53C9" w14:textId="385F69EA" w:rsidR="008B4D4D" w:rsidDel="00AC6809" w:rsidRDefault="008B4D4D" w:rsidP="009A43C5">
      <w:pPr>
        <w:rPr>
          <w:del w:id="689" w:author="Joel Karr" w:date="2026-03-05T19:13:00Z" w16du:dateUtc="2026-03-06T01:13:00Z"/>
        </w:rPr>
      </w:pPr>
      <w:commentRangeStart w:id="690"/>
      <w:del w:id="691" w:author="Joel Karr" w:date="2026-03-05T19:13:00Z" w16du:dateUtc="2026-03-06T01:13:00Z">
        <w:r w:rsidDel="00AC6809">
          <w:delText>This</w:delText>
        </w:r>
        <w:commentRangeEnd w:id="690"/>
        <w:r w:rsidDel="00AC6809">
          <w:rPr>
            <w:rStyle w:val="CommentReference"/>
            <w:sz w:val="24"/>
            <w:szCs w:val="24"/>
          </w:rPr>
          <w:commentReference w:id="690"/>
        </w:r>
        <w:r w:rsidDel="00AC6809">
          <w:delText xml:space="preserve"> discussion had started around a new feature request for EZ Checkout. The idea was to let users click “EZ Checkout” on the listing page, confirm, and automatically charge the credit card on file without going through all the steps of our standard shopping cart.</w:delText>
        </w:r>
      </w:del>
    </w:p>
    <w:p w14:paraId="60EC9A10" w14:textId="22107165" w:rsidR="008B4D4D" w:rsidDel="00AC6809" w:rsidRDefault="008B4D4D" w:rsidP="009A43C5">
      <w:pPr>
        <w:rPr>
          <w:del w:id="692" w:author="Joel Karr" w:date="2026-03-05T19:13:00Z" w16du:dateUtc="2026-03-06T01:13:00Z"/>
        </w:rPr>
      </w:pPr>
      <w:del w:id="693" w:author="Joel Karr" w:date="2026-03-05T19:13:00Z" w16du:dateUtc="2026-03-06T01:13:00Z">
        <w:r w:rsidDel="00AC6809">
          <w:delText>The software team jumped into solutioning and determined that it was a straightforward ask that would only be a couple weeks. We already had a cart processing function, so all we needed to do was to create a shopping cart object with the single item and send it to the cart processor. Some additional validation around if they had a saved credit card on file and we were done.</w:delText>
        </w:r>
      </w:del>
    </w:p>
    <w:p w14:paraId="51218824" w14:textId="44F3EB7A" w:rsidR="008B4D4D" w:rsidDel="00AC6809" w:rsidRDefault="008B4D4D" w:rsidP="009A43C5">
      <w:pPr>
        <w:rPr>
          <w:del w:id="694" w:author="Joel Karr" w:date="2026-03-05T19:13:00Z" w16du:dateUtc="2026-03-06T01:13:00Z"/>
        </w:rPr>
      </w:pPr>
      <w:del w:id="695" w:author="Joel Karr" w:date="2026-03-05T19:13:00Z" w16du:dateUtc="2026-03-06T01:13:00Z">
        <w:r w:rsidDel="00AC6809">
          <w:delText xml:space="preserve">Richie jumped in and said, “If our standard shopping cart is a full basketball game, then EZ Checkout is pop-a-shot.” We had one of the arcade-style games in our break room that would give the person sixty seconds to make as many shots as possible. It didn’t have all the structure of a normal basketball game that had more players and rules. It was a perfect analogy. </w:delText>
        </w:r>
      </w:del>
    </w:p>
    <w:p w14:paraId="551DC331" w14:textId="22008D1A" w:rsidR="00D836BB" w:rsidDel="00AC6809" w:rsidRDefault="00D836BB" w:rsidP="009A43C5">
      <w:pPr>
        <w:rPr>
          <w:del w:id="696" w:author="Joel Karr" w:date="2026-03-05T19:13:00Z" w16du:dateUtc="2026-03-06T01:13:00Z"/>
        </w:rPr>
      </w:pPr>
      <w:del w:id="697" w:author="Joel Karr" w:date="2026-03-05T19:13:00Z" w16du:dateUtc="2026-03-06T01:13:00Z">
        <w:r w:rsidDel="00AC6809">
          <w:delText>That’s when one of the software engineers who had been working on the credit card processor spoke up. “But every credit card payment we process costs a min of thirty cents, if every pop-a-shot game cost us thirty cents our profit margins would be much lower to sell the same amount of basketball playing time as a standard basketball game.”</w:delText>
        </w:r>
      </w:del>
    </w:p>
    <w:p w14:paraId="45A4432C" w14:textId="37DB738A" w:rsidR="00844A97" w:rsidDel="00AC6809" w:rsidRDefault="00AB14D5" w:rsidP="009A43C5">
      <w:pPr>
        <w:rPr>
          <w:del w:id="698" w:author="Joel Karr" w:date="2026-03-05T19:13:00Z" w16du:dateUtc="2026-03-06T01:13:00Z"/>
        </w:rPr>
      </w:pPr>
      <w:del w:id="699" w:author="Joel Karr" w:date="2026-03-05T19:13:00Z" w16du:dateUtc="2026-03-06T01:13:00Z">
        <w:r w:rsidDel="00AC6809">
          <w:lastRenderedPageBreak/>
          <w:delText>He was right, if a customer bought five certificates in a single standard checkout process we would only be charged the thirty cent fee once. If they bought the exact same five certificates using EZ checkout it would cost us one dollar and fifty cents.</w:delText>
        </w:r>
      </w:del>
    </w:p>
    <w:p w14:paraId="1E4A32E9" w14:textId="1CDDB549" w:rsidR="00B46307" w:rsidDel="00AC6809" w:rsidRDefault="0009078A" w:rsidP="009A43C5">
      <w:pPr>
        <w:rPr>
          <w:del w:id="700" w:author="Joel Karr" w:date="2026-03-05T19:13:00Z" w16du:dateUtc="2026-03-06T01:13:00Z"/>
        </w:rPr>
      </w:pPr>
      <w:del w:id="701" w:author="Joel Karr" w:date="2026-03-05T19:13:00Z" w16du:dateUtc="2026-03-06T01:13:00Z">
        <w:r w:rsidDel="00AC6809">
          <w:delText>The feature that seemed simple ten minutes ago now had a fundamental problem we hadn’t seen.</w:delText>
        </w:r>
      </w:del>
    </w:p>
    <w:p w14:paraId="230E4B41" w14:textId="5C4732EC" w:rsidR="00C25199" w:rsidDel="00AC6809" w:rsidRDefault="00C25199" w:rsidP="009A43C5">
      <w:pPr>
        <w:rPr>
          <w:del w:id="702" w:author="Joel Karr" w:date="2026-03-05T19:13:00Z" w16du:dateUtc="2026-03-06T01:13:00Z"/>
        </w:rPr>
      </w:pPr>
      <w:del w:id="703" w:author="Joel Karr" w:date="2026-03-05T19:13:00Z" w16du:dateUtc="2026-03-06T01:13:00Z">
        <w:r w:rsidDel="00AC6809">
          <w:delText>We kept going with the analogy. What if there was a different way we charged for a pop-a-shot game? We could sell a membership where someone could play up to ten times within an hour. They may not know up front how many times they would play, so we wouldn’t charge them until they stopped playing for a while.</w:delText>
        </w:r>
      </w:del>
    </w:p>
    <w:p w14:paraId="0D9E5396" w14:textId="7927B8ED" w:rsidR="004C057E" w:rsidDel="00AC6809" w:rsidRDefault="004C057E" w:rsidP="009A43C5">
      <w:pPr>
        <w:rPr>
          <w:del w:id="704" w:author="Joel Karr" w:date="2026-03-05T19:13:00Z" w16du:dateUtc="2026-03-06T01:13:00Z"/>
        </w:rPr>
      </w:pPr>
      <w:del w:id="705" w:author="Joel Karr" w:date="2026-03-05T19:13:00Z" w16du:dateUtc="2026-03-06T01:13:00Z">
        <w:r w:rsidDel="00AC6809">
          <w:delText>That seemed to solve the immediate challenge. Instead of charging each time, we would wait and batch the EZ Checkout orders into a single combined credit card payment.</w:delText>
        </w:r>
      </w:del>
    </w:p>
    <w:p w14:paraId="4CA7B0C0" w14:textId="0973359A" w:rsidR="006531AB" w:rsidDel="00AC6809" w:rsidRDefault="006531AB" w:rsidP="009A43C5">
      <w:pPr>
        <w:rPr>
          <w:del w:id="706" w:author="Joel Karr" w:date="2026-03-05T19:13:00Z" w16du:dateUtc="2026-03-06T01:13:00Z"/>
        </w:rPr>
      </w:pPr>
      <w:del w:id="707" w:author="Joel Karr" w:date="2026-03-05T19:13:00Z" w16du:dateUtc="2026-03-06T01:13:00Z">
        <w:r w:rsidDel="00AC6809">
          <w:delText>Except what happens if someone won tickets by playing pop-a-shot and tried to redeem those tickets for a prize before we had charged them? Simple solution, when someone goes to the prize counter to pick out their prize, we go ahead and charge them for whatever games they have already played. This translated well to our real world challenge because we had a restaurant account page where someone needed to go in order to see their past purchases and use a gift card. We could charge their credit card with any outstanding purchases when they navigated to that page.</w:delText>
        </w:r>
      </w:del>
    </w:p>
    <w:p w14:paraId="45B18C94" w14:textId="4AE5ACC9" w:rsidR="000829AF" w:rsidDel="00AC6809" w:rsidRDefault="000829AF" w:rsidP="009A43C5">
      <w:pPr>
        <w:rPr>
          <w:del w:id="708" w:author="Joel Karr" w:date="2026-03-05T19:13:00Z" w16du:dateUtc="2026-03-06T01:13:00Z"/>
        </w:rPr>
      </w:pPr>
      <w:del w:id="709" w:author="Joel Karr" w:date="2026-03-05T19:13:00Z" w16du:dateUtc="2026-03-06T01:13:00Z">
        <w:r w:rsidDel="00AC6809">
          <w:delText xml:space="preserve">The analogy game forced us to describe the problem in terms that exposed our assumptions. The thirty-cent fee was well known by many in the discussion but it wasn’t surfaced until a software engineer started thinking how a basketball game related to our checkout process. </w:delText>
        </w:r>
      </w:del>
    </w:p>
    <w:p w14:paraId="10749C94" w14:textId="4FAB39CC" w:rsidR="00BE5D69" w:rsidRPr="00434833" w:rsidDel="00AC6809" w:rsidRDefault="00822FB6" w:rsidP="00BE5D69">
      <w:pPr>
        <w:pStyle w:val="NormalWeb"/>
        <w:rPr>
          <w:del w:id="710" w:author="Joel Karr" w:date="2026-03-05T19:13:00Z" w16du:dateUtc="2026-03-06T01:13:00Z"/>
          <w:rFonts w:asciiTheme="minorHAnsi" w:hAnsiTheme="minorHAnsi"/>
          <w:b/>
          <w:bCs/>
        </w:rPr>
      </w:pPr>
      <w:del w:id="711" w:author="Joel Karr" w:date="2026-03-05T19:13:00Z" w16du:dateUtc="2026-03-06T01:13:00Z">
        <w:r w:rsidDel="00AC6809">
          <w:delText>-----need a transition here-----</w:delText>
        </w:r>
        <w:r w:rsidDel="00AC6809">
          <w:br/>
        </w:r>
        <w:r w:rsidDel="00AC6809">
          <w:br/>
        </w:r>
        <w:r w:rsidRPr="00434833" w:rsidDel="00AC6809">
          <w:rPr>
            <w:rFonts w:asciiTheme="minorHAnsi" w:hAnsiTheme="minorHAnsi"/>
            <w:b/>
            <w:bCs/>
          </w:rPr>
          <w:delText>REVISED OPENING SECTION</w:delText>
        </w:r>
      </w:del>
    </w:p>
    <w:p w14:paraId="4545DC93" w14:textId="1CE82232" w:rsidR="00BE5D69" w:rsidRPr="00434833" w:rsidRDefault="00BE5D69" w:rsidP="00BE5D69">
      <w:pPr>
        <w:pStyle w:val="NormalWeb"/>
        <w:rPr>
          <w:rFonts w:asciiTheme="minorHAnsi" w:hAnsiTheme="minorHAnsi"/>
        </w:rPr>
      </w:pPr>
      <w:r w:rsidRPr="00434833">
        <w:rPr>
          <w:rFonts w:asciiTheme="minorHAnsi" w:hAnsiTheme="minorHAnsi"/>
        </w:rPr>
        <w:t>“But every game you play costs thirty cents,” he said.</w:t>
      </w:r>
    </w:p>
    <w:p w14:paraId="242BD2CA" w14:textId="77777777" w:rsidR="00BE5D69" w:rsidRPr="00434833" w:rsidRDefault="00BE5D69" w:rsidP="00BE5D69">
      <w:pPr>
        <w:pStyle w:val="NormalWeb"/>
        <w:rPr>
          <w:rFonts w:asciiTheme="minorHAnsi" w:hAnsiTheme="minorHAnsi"/>
        </w:rPr>
      </w:pPr>
      <w:r w:rsidRPr="00434833">
        <w:rPr>
          <w:rFonts w:asciiTheme="minorHAnsi" w:hAnsiTheme="minorHAnsi"/>
        </w:rPr>
        <w:t>Silence followed.</w:t>
      </w:r>
    </w:p>
    <w:p w14:paraId="40424BA0" w14:textId="0C943ECE" w:rsidR="00BE5D69" w:rsidRPr="00434833" w:rsidRDefault="00BE5D69" w:rsidP="00BE5D69">
      <w:pPr>
        <w:pStyle w:val="NormalWeb"/>
        <w:rPr>
          <w:rFonts w:asciiTheme="minorHAnsi" w:hAnsiTheme="minorHAnsi"/>
        </w:rPr>
      </w:pPr>
      <w:r w:rsidRPr="00434833">
        <w:rPr>
          <w:rFonts w:asciiTheme="minorHAnsi" w:hAnsiTheme="minorHAnsi"/>
        </w:rPr>
        <w:t>We were gathered in a conference room</w:t>
      </w:r>
      <w:ins w:id="712" w:author="Joel Karr" w:date="2026-03-05T19:22:00Z" w16du:dateUtc="2026-03-06T01:22:00Z">
        <w:r w:rsidR="009D1C51">
          <w:rPr>
            <w:rFonts w:asciiTheme="minorHAnsi" w:hAnsiTheme="minorHAnsi"/>
          </w:rPr>
          <w:t xml:space="preserve"> at Restaurant.com</w:t>
        </w:r>
      </w:ins>
      <w:r w:rsidRPr="00434833">
        <w:rPr>
          <w:rFonts w:asciiTheme="minorHAnsi" w:hAnsiTheme="minorHAnsi"/>
        </w:rPr>
        <w:t>, the product team and the software team debating a new feature for our checkout flow as if it were a basketball game. Everyone had been engaged and excited. Until the software engineer responsible for credit card processing dropped that line. The room froze.</w:t>
      </w:r>
    </w:p>
    <w:p w14:paraId="4A5C1476" w14:textId="65C65928" w:rsidR="00BE5D69" w:rsidRPr="00434833" w:rsidRDefault="00BE5D69" w:rsidP="00BE5D69">
      <w:pPr>
        <w:pStyle w:val="NormalWeb"/>
        <w:rPr>
          <w:rFonts w:asciiTheme="minorHAnsi" w:hAnsiTheme="minorHAnsi"/>
        </w:rPr>
      </w:pPr>
      <w:del w:id="713" w:author="Joel Karr" w:date="2026-03-05T19:22:00Z" w16du:dateUtc="2026-03-06T01:22:00Z">
        <w:r w:rsidRPr="00434833" w:rsidDel="009D1C51">
          <w:rPr>
            <w:rFonts w:asciiTheme="minorHAnsi" w:hAnsiTheme="minorHAnsi"/>
          </w:rPr>
          <w:delText xml:space="preserve">At Restaurant.com, </w:delText>
        </w:r>
      </w:del>
      <w:del w:id="714" w:author="Joel Karr" w:date="2026-03-05T19:13:00Z" w16du:dateUtc="2026-03-06T01:13:00Z">
        <w:r w:rsidRPr="00434833" w:rsidDel="00946936">
          <w:rPr>
            <w:rFonts w:asciiTheme="minorHAnsi" w:hAnsiTheme="minorHAnsi"/>
          </w:rPr>
          <w:delText xml:space="preserve">my friend </w:delText>
        </w:r>
      </w:del>
      <w:ins w:id="715" w:author="Joel Karr" w:date="2026-03-05T19:22:00Z">
        <w:r w:rsidR="009D1C51" w:rsidRPr="009D1C51">
          <w:rPr>
            <w:rFonts w:asciiTheme="minorHAnsi" w:hAnsiTheme="minorHAnsi"/>
          </w:rPr>
          <w:t>Richie and I had been working together since the cloud room days. By now we</w:t>
        </w:r>
      </w:ins>
      <w:ins w:id="716" w:author="Joel Karr" w:date="2026-03-05T19:22:00Z" w16du:dateUtc="2026-03-06T01:22:00Z">
        <w:r w:rsidR="00591C88">
          <w:rPr>
            <w:rFonts w:asciiTheme="minorHAnsi" w:hAnsiTheme="minorHAnsi"/>
          </w:rPr>
          <w:t xml:space="preserve"> </w:t>
        </w:r>
      </w:ins>
      <w:ins w:id="717" w:author="Joel Karr" w:date="2026-03-05T19:22:00Z">
        <w:r w:rsidR="009D1C51" w:rsidRPr="009D1C51">
          <w:rPr>
            <w:rFonts w:asciiTheme="minorHAnsi" w:hAnsiTheme="minorHAnsi"/>
          </w:rPr>
          <w:t xml:space="preserve"> </w:t>
        </w:r>
      </w:ins>
      <w:del w:id="718" w:author="Joel Karr" w:date="2026-03-05T19:22:00Z" w16du:dateUtc="2026-03-06T01:22:00Z">
        <w:r w:rsidRPr="00434833" w:rsidDel="009D1C51">
          <w:rPr>
            <w:rFonts w:asciiTheme="minorHAnsi" w:hAnsiTheme="minorHAnsi"/>
          </w:rPr>
          <w:delText xml:space="preserve">Richie and I </w:delText>
        </w:r>
      </w:del>
      <w:r w:rsidRPr="00434833">
        <w:rPr>
          <w:rFonts w:asciiTheme="minorHAnsi" w:hAnsiTheme="minorHAnsi"/>
        </w:rPr>
        <w:t xml:space="preserve">had a habit during planning sessions: we would try to </w:t>
      </w:r>
      <w:r w:rsidRPr="00434833">
        <w:rPr>
          <w:rFonts w:asciiTheme="minorHAnsi" w:hAnsiTheme="minorHAnsi"/>
        </w:rPr>
        <w:lastRenderedPageBreak/>
        <w:t>describe new features using the most obscure analogy possible. The weirder, the better. Richie was in the room that day, and this meeting had followed our usual pattern.</w:t>
      </w:r>
    </w:p>
    <w:p w14:paraId="4989DCD1" w14:textId="1A4EA7CE" w:rsidR="00BE5D69" w:rsidRPr="00434833" w:rsidRDefault="00BE5D69" w:rsidP="00BE5D69">
      <w:pPr>
        <w:pStyle w:val="NormalWeb"/>
        <w:rPr>
          <w:rFonts w:asciiTheme="minorHAnsi" w:hAnsiTheme="minorHAnsi"/>
        </w:rPr>
      </w:pPr>
      <w:r w:rsidRPr="00434833">
        <w:rPr>
          <w:rFonts w:asciiTheme="minorHAnsi" w:hAnsiTheme="minorHAnsi"/>
        </w:rPr>
        <w:t xml:space="preserve">It sounds like a distraction, but the exercise forced us to describe the problem in a different </w:t>
      </w:r>
      <w:proofErr w:type="spellStart"/>
      <w:r w:rsidRPr="00434833">
        <w:rPr>
          <w:rFonts w:asciiTheme="minorHAnsi" w:hAnsiTheme="minorHAnsi"/>
        </w:rPr>
        <w:t>language</w:t>
      </w:r>
      <w:ins w:id="719" w:author="Joel Karr" w:date="2026-03-05T19:24:00Z" w16du:dateUtc="2026-03-06T01:24:00Z">
        <w:r w:rsidR="006B60EF">
          <w:rPr>
            <w:rFonts w:asciiTheme="minorHAnsi" w:hAnsiTheme="minorHAnsi"/>
          </w:rPr>
          <w:t>,</w:t>
        </w:r>
      </w:ins>
      <w:del w:id="720" w:author="Joel Karr" w:date="2026-03-05T19:24:00Z" w16du:dateUtc="2026-03-06T01:24:00Z">
        <w:r w:rsidRPr="00434833" w:rsidDel="006B60EF">
          <w:rPr>
            <w:rFonts w:asciiTheme="minorHAnsi" w:hAnsiTheme="minorHAnsi"/>
          </w:rPr>
          <w:delText>—</w:delText>
        </w:r>
      </w:del>
      <w:r w:rsidRPr="00434833">
        <w:rPr>
          <w:rFonts w:asciiTheme="minorHAnsi" w:hAnsiTheme="minorHAnsi"/>
        </w:rPr>
        <w:t>one</w:t>
      </w:r>
      <w:proofErr w:type="spellEnd"/>
      <w:r w:rsidRPr="00434833">
        <w:rPr>
          <w:rFonts w:asciiTheme="minorHAnsi" w:hAnsiTheme="minorHAnsi"/>
        </w:rPr>
        <w:t xml:space="preserve"> that didn’t come with all the preconceptions baked into standard software terms. It pushed us into different perspectives and often exposed holes in our understanding.</w:t>
      </w:r>
    </w:p>
    <w:p w14:paraId="48E9119F" w14:textId="77777777" w:rsidR="00BE5D69" w:rsidRPr="00434833" w:rsidRDefault="00BE5D69" w:rsidP="00BE5D69">
      <w:pPr>
        <w:pStyle w:val="NormalWeb"/>
        <w:rPr>
          <w:rFonts w:asciiTheme="minorHAnsi" w:hAnsiTheme="minorHAnsi"/>
        </w:rPr>
      </w:pPr>
      <w:r w:rsidRPr="00434833">
        <w:rPr>
          <w:rFonts w:asciiTheme="minorHAnsi" w:hAnsiTheme="minorHAnsi"/>
        </w:rPr>
        <w:t xml:space="preserve">This </w:t>
      </w:r>
      <w:proofErr w:type="gramStart"/>
      <w:r w:rsidRPr="00434833">
        <w:rPr>
          <w:rFonts w:asciiTheme="minorHAnsi" w:hAnsiTheme="minorHAnsi"/>
        </w:rPr>
        <w:t>particular discussion</w:t>
      </w:r>
      <w:proofErr w:type="gramEnd"/>
      <w:r w:rsidRPr="00434833">
        <w:rPr>
          <w:rFonts w:asciiTheme="minorHAnsi" w:hAnsiTheme="minorHAnsi"/>
        </w:rPr>
        <w:t xml:space="preserve"> </w:t>
      </w:r>
      <w:proofErr w:type="gramStart"/>
      <w:r w:rsidRPr="00434833">
        <w:rPr>
          <w:rFonts w:asciiTheme="minorHAnsi" w:hAnsiTheme="minorHAnsi"/>
        </w:rPr>
        <w:t>had started</w:t>
      </w:r>
      <w:proofErr w:type="gramEnd"/>
      <w:r w:rsidRPr="00434833">
        <w:rPr>
          <w:rFonts w:asciiTheme="minorHAnsi" w:hAnsiTheme="minorHAnsi"/>
        </w:rPr>
        <w:t xml:space="preserve"> with a new feature request for EZ Checkout. The idea was simple: let users click “EZ Checkout” on the listing page, confirm, and automatically charge the credit card on file without walking through the full shopping cart flow.</w:t>
      </w:r>
    </w:p>
    <w:p w14:paraId="3055D67B" w14:textId="77777777" w:rsidR="00BE5D69" w:rsidRPr="00434833" w:rsidRDefault="00BE5D69" w:rsidP="00BE5D69">
      <w:pPr>
        <w:pStyle w:val="NormalWeb"/>
        <w:rPr>
          <w:rFonts w:asciiTheme="minorHAnsi" w:hAnsiTheme="minorHAnsi"/>
        </w:rPr>
      </w:pPr>
      <w:r w:rsidRPr="00434833">
        <w:rPr>
          <w:rFonts w:asciiTheme="minorHAnsi" w:hAnsiTheme="minorHAnsi"/>
        </w:rPr>
        <w:t xml:space="preserve">The software team jumped into solutioning and quickly concluded it was straightforward. It would only take a couple of weeks of work. We already had a cart processing function. All we needed to do was create a shopping </w:t>
      </w:r>
      <w:proofErr w:type="gramStart"/>
      <w:r w:rsidRPr="00434833">
        <w:rPr>
          <w:rFonts w:asciiTheme="minorHAnsi" w:hAnsiTheme="minorHAnsi"/>
        </w:rPr>
        <w:t>cart object</w:t>
      </w:r>
      <w:proofErr w:type="gramEnd"/>
      <w:r w:rsidRPr="00434833">
        <w:rPr>
          <w:rFonts w:asciiTheme="minorHAnsi" w:hAnsiTheme="minorHAnsi"/>
        </w:rPr>
        <w:t xml:space="preserve"> with a single item and send it to the existing cart processor. Add some validation to confirm </w:t>
      </w:r>
      <w:proofErr w:type="gramStart"/>
      <w:r w:rsidRPr="00434833">
        <w:rPr>
          <w:rFonts w:asciiTheme="minorHAnsi" w:hAnsiTheme="minorHAnsi"/>
        </w:rPr>
        <w:t>a saved</w:t>
      </w:r>
      <w:proofErr w:type="gramEnd"/>
      <w:r w:rsidRPr="00434833">
        <w:rPr>
          <w:rFonts w:asciiTheme="minorHAnsi" w:hAnsiTheme="minorHAnsi"/>
        </w:rPr>
        <w:t xml:space="preserve"> credit card was on file, and we were done.</w:t>
      </w:r>
    </w:p>
    <w:p w14:paraId="6811FEBA" w14:textId="77777777" w:rsidR="00BE5D69" w:rsidRPr="00434833" w:rsidRDefault="00BE5D69" w:rsidP="00BE5D69">
      <w:pPr>
        <w:pStyle w:val="NormalWeb"/>
        <w:rPr>
          <w:rFonts w:asciiTheme="minorHAnsi" w:hAnsiTheme="minorHAnsi"/>
        </w:rPr>
      </w:pPr>
      <w:r w:rsidRPr="00434833">
        <w:rPr>
          <w:rFonts w:asciiTheme="minorHAnsi" w:hAnsiTheme="minorHAnsi"/>
        </w:rPr>
        <w:t>Richie leaned back and translated it into our shared language.</w:t>
      </w:r>
    </w:p>
    <w:p w14:paraId="156621CE" w14:textId="77777777" w:rsidR="00BE5D69" w:rsidRPr="00434833" w:rsidRDefault="00BE5D69" w:rsidP="00BE5D69">
      <w:pPr>
        <w:pStyle w:val="NormalWeb"/>
        <w:rPr>
          <w:rFonts w:asciiTheme="minorHAnsi" w:hAnsiTheme="minorHAnsi"/>
        </w:rPr>
      </w:pPr>
      <w:r w:rsidRPr="00434833">
        <w:rPr>
          <w:rFonts w:asciiTheme="minorHAnsi" w:hAnsiTheme="minorHAnsi"/>
        </w:rPr>
        <w:t>“If our standard shopping cart is a full basketball game,” he said, “then EZ Checkout is pop-a-shot.”</w:t>
      </w:r>
    </w:p>
    <w:p w14:paraId="0A2B9576" w14:textId="18CA10D9" w:rsidR="00BE5D69" w:rsidRPr="00434833" w:rsidRDefault="00BE5D69" w:rsidP="00BE5D69">
      <w:pPr>
        <w:pStyle w:val="NormalWeb"/>
        <w:rPr>
          <w:rFonts w:asciiTheme="minorHAnsi" w:hAnsiTheme="minorHAnsi"/>
        </w:rPr>
      </w:pPr>
      <w:r w:rsidRPr="00434833">
        <w:rPr>
          <w:rFonts w:asciiTheme="minorHAnsi" w:hAnsiTheme="minorHAnsi"/>
        </w:rPr>
        <w:t>We even had one of the arcade-style, pop-a-shot machines in our break room. You got sixty seconds to make as many baskets as possible. It didn’t have all the structure of a real game</w:t>
      </w:r>
      <w:ins w:id="721" w:author="Joel Karr" w:date="2026-03-05T19:25:00Z" w16du:dateUtc="2026-03-06T01:25:00Z">
        <w:r w:rsidR="00242954">
          <w:rPr>
            <w:rFonts w:asciiTheme="minorHAnsi" w:hAnsiTheme="minorHAnsi"/>
          </w:rPr>
          <w:t>.</w:t>
        </w:r>
      </w:ins>
      <w:del w:id="722" w:author="Joel Karr" w:date="2026-03-05T19:25:00Z" w16du:dateUtc="2026-03-06T01:25:00Z">
        <w:r w:rsidRPr="00434833" w:rsidDel="00242954">
          <w:rPr>
            <w:rFonts w:asciiTheme="minorHAnsi" w:hAnsiTheme="minorHAnsi"/>
          </w:rPr>
          <w:delText xml:space="preserve"> — </w:delText>
        </w:r>
      </w:del>
      <w:ins w:id="723" w:author="Joel Karr" w:date="2026-03-05T19:25:00Z" w16du:dateUtc="2026-03-06T01:25:00Z">
        <w:r w:rsidR="00242954">
          <w:rPr>
            <w:rFonts w:asciiTheme="minorHAnsi" w:hAnsiTheme="minorHAnsi"/>
          </w:rPr>
          <w:t xml:space="preserve"> F</w:t>
        </w:r>
      </w:ins>
      <w:del w:id="724" w:author="Joel Karr" w:date="2026-03-05T19:25:00Z" w16du:dateUtc="2026-03-06T01:25:00Z">
        <w:r w:rsidRPr="00434833" w:rsidDel="00242954">
          <w:rPr>
            <w:rFonts w:asciiTheme="minorHAnsi" w:hAnsiTheme="minorHAnsi"/>
          </w:rPr>
          <w:delText>f</w:delText>
        </w:r>
      </w:del>
      <w:r w:rsidRPr="00434833">
        <w:rPr>
          <w:rFonts w:asciiTheme="minorHAnsi" w:hAnsiTheme="minorHAnsi"/>
        </w:rPr>
        <w:t>ewer rules, fewer players, no running clock. It was faster. Cleaner. A perfect analogy.</w:t>
      </w:r>
    </w:p>
    <w:p w14:paraId="45117721" w14:textId="088224A0" w:rsidR="00BE5D69" w:rsidRPr="00434833" w:rsidRDefault="00BE5D69" w:rsidP="00BE5D69">
      <w:pPr>
        <w:pStyle w:val="NormalWeb"/>
        <w:rPr>
          <w:rFonts w:asciiTheme="minorHAnsi" w:hAnsiTheme="minorHAnsi"/>
        </w:rPr>
      </w:pPr>
      <w:r w:rsidRPr="00434833">
        <w:rPr>
          <w:rFonts w:asciiTheme="minorHAnsi" w:hAnsiTheme="minorHAnsi"/>
        </w:rPr>
        <w:t xml:space="preserve">That’s when the credit card </w:t>
      </w:r>
      <w:proofErr w:type="spellStart"/>
      <w:r w:rsidRPr="00434833">
        <w:rPr>
          <w:rFonts w:asciiTheme="minorHAnsi" w:hAnsiTheme="minorHAnsi"/>
        </w:rPr>
        <w:t>engineer</w:t>
      </w:r>
      <w:ins w:id="725" w:author="Joel Karr" w:date="2026-03-05T19:25:00Z" w16du:dateUtc="2026-03-06T01:25:00Z">
        <w:r w:rsidR="007C33DB">
          <w:rPr>
            <w:rFonts w:asciiTheme="minorHAnsi" w:hAnsiTheme="minorHAnsi"/>
          </w:rPr>
          <w:t>,</w:t>
        </w:r>
      </w:ins>
      <w:del w:id="726" w:author="Joel Karr" w:date="2026-03-05T19:25:00Z" w16du:dateUtc="2026-03-06T01:25:00Z">
        <w:r w:rsidRPr="00434833" w:rsidDel="007C33DB">
          <w:rPr>
            <w:rFonts w:asciiTheme="minorHAnsi" w:hAnsiTheme="minorHAnsi"/>
          </w:rPr>
          <w:delText>—</w:delText>
        </w:r>
      </w:del>
      <w:r w:rsidRPr="00434833">
        <w:rPr>
          <w:rFonts w:asciiTheme="minorHAnsi" w:hAnsiTheme="minorHAnsi"/>
        </w:rPr>
        <w:t>the</w:t>
      </w:r>
      <w:proofErr w:type="spellEnd"/>
      <w:r w:rsidRPr="00434833">
        <w:rPr>
          <w:rFonts w:asciiTheme="minorHAnsi" w:hAnsiTheme="minorHAnsi"/>
        </w:rPr>
        <w:t xml:space="preserve"> same one who had opened with the thirty-cent </w:t>
      </w:r>
      <w:proofErr w:type="spellStart"/>
      <w:r w:rsidRPr="00434833">
        <w:rPr>
          <w:rFonts w:asciiTheme="minorHAnsi" w:hAnsiTheme="minorHAnsi"/>
        </w:rPr>
        <w:t>comment</w:t>
      </w:r>
      <w:ins w:id="727" w:author="Joel Karr" w:date="2026-03-05T19:26:00Z" w16du:dateUtc="2026-03-06T01:26:00Z">
        <w:r w:rsidR="007C33DB">
          <w:rPr>
            <w:rFonts w:asciiTheme="minorHAnsi" w:hAnsiTheme="minorHAnsi"/>
          </w:rPr>
          <w:t>,</w:t>
        </w:r>
      </w:ins>
      <w:del w:id="728" w:author="Joel Karr" w:date="2026-03-05T19:25:00Z" w16du:dateUtc="2026-03-06T01:25:00Z">
        <w:r w:rsidRPr="00434833" w:rsidDel="007C33DB">
          <w:rPr>
            <w:rFonts w:asciiTheme="minorHAnsi" w:hAnsiTheme="minorHAnsi"/>
          </w:rPr>
          <w:delText>—</w:delText>
        </w:r>
      </w:del>
      <w:r w:rsidRPr="00434833">
        <w:rPr>
          <w:rFonts w:asciiTheme="minorHAnsi" w:hAnsiTheme="minorHAnsi"/>
        </w:rPr>
        <w:t>spoke</w:t>
      </w:r>
      <w:proofErr w:type="spellEnd"/>
      <w:r w:rsidRPr="00434833">
        <w:rPr>
          <w:rFonts w:asciiTheme="minorHAnsi" w:hAnsiTheme="minorHAnsi"/>
        </w:rPr>
        <w:t xml:space="preserve"> up again.</w:t>
      </w:r>
    </w:p>
    <w:p w14:paraId="4A140DB8" w14:textId="77777777" w:rsidR="00BE5D69" w:rsidRPr="00434833" w:rsidRDefault="00BE5D69" w:rsidP="00BE5D69">
      <w:pPr>
        <w:pStyle w:val="NormalWeb"/>
        <w:rPr>
          <w:rFonts w:asciiTheme="minorHAnsi" w:hAnsiTheme="minorHAnsi"/>
        </w:rPr>
      </w:pPr>
      <w:r w:rsidRPr="00434833">
        <w:rPr>
          <w:rFonts w:asciiTheme="minorHAnsi" w:hAnsiTheme="minorHAnsi"/>
        </w:rPr>
        <w:t>“But every credit card payment we process costs a minimum of thirty cents,” he said. “If every pop-a-shot game cost us thirty cents, our profit margins would be much lower to sell the same amount of basketball playing time as a standard game.”</w:t>
      </w:r>
    </w:p>
    <w:p w14:paraId="7E5F38C9" w14:textId="77777777" w:rsidR="00BE5D69" w:rsidRPr="00434833" w:rsidRDefault="00BE5D69" w:rsidP="00BE5D69">
      <w:pPr>
        <w:pStyle w:val="NormalWeb"/>
        <w:rPr>
          <w:rFonts w:asciiTheme="minorHAnsi" w:hAnsiTheme="minorHAnsi"/>
        </w:rPr>
      </w:pPr>
      <w:r w:rsidRPr="00434833">
        <w:rPr>
          <w:rFonts w:asciiTheme="minorHAnsi" w:hAnsiTheme="minorHAnsi"/>
        </w:rPr>
        <w:t>He was right.</w:t>
      </w:r>
    </w:p>
    <w:p w14:paraId="26127B45" w14:textId="3E243755" w:rsidR="00BE5D69" w:rsidRPr="00434833" w:rsidRDefault="00BE5D69" w:rsidP="00BE5D69">
      <w:pPr>
        <w:pStyle w:val="NormalWeb"/>
        <w:rPr>
          <w:rFonts w:asciiTheme="minorHAnsi" w:hAnsiTheme="minorHAnsi"/>
        </w:rPr>
      </w:pPr>
      <w:r w:rsidRPr="00434833">
        <w:rPr>
          <w:rFonts w:asciiTheme="minorHAnsi" w:hAnsiTheme="minorHAnsi"/>
        </w:rPr>
        <w:t xml:space="preserve">If a customer bought five certificates in a single standard checkout process, we would pay the thirty-cent processing fee once. If they bought those same five certificates using EZ Checkout five separate times, it would cost us </w:t>
      </w:r>
      <w:del w:id="729" w:author="Joel Karr" w:date="2026-03-05T19:26:00Z" w16du:dateUtc="2026-03-06T01:26:00Z">
        <w:r w:rsidRPr="00434833" w:rsidDel="008E233E">
          <w:rPr>
            <w:rFonts w:asciiTheme="minorHAnsi" w:hAnsiTheme="minorHAnsi"/>
          </w:rPr>
          <w:delText xml:space="preserve">one </w:delText>
        </w:r>
      </w:del>
      <w:ins w:id="730" w:author="Joel Karr" w:date="2026-03-05T19:26:00Z" w16du:dateUtc="2026-03-06T01:26:00Z">
        <w:r w:rsidR="008E233E">
          <w:rPr>
            <w:rFonts w:asciiTheme="minorHAnsi" w:hAnsiTheme="minorHAnsi"/>
          </w:rPr>
          <w:t>a</w:t>
        </w:r>
        <w:r w:rsidR="008E233E" w:rsidRPr="00434833">
          <w:rPr>
            <w:rFonts w:asciiTheme="minorHAnsi" w:hAnsiTheme="minorHAnsi"/>
          </w:rPr>
          <w:t xml:space="preserve"> </w:t>
        </w:r>
      </w:ins>
      <w:r w:rsidRPr="00434833">
        <w:rPr>
          <w:rFonts w:asciiTheme="minorHAnsi" w:hAnsiTheme="minorHAnsi"/>
        </w:rPr>
        <w:t xml:space="preserve">dollar </w:t>
      </w:r>
      <w:del w:id="731" w:author="Joel Karr" w:date="2026-03-05T19:26:00Z" w16du:dateUtc="2026-03-06T01:26:00Z">
        <w:r w:rsidRPr="00434833" w:rsidDel="008E233E">
          <w:rPr>
            <w:rFonts w:asciiTheme="minorHAnsi" w:hAnsiTheme="minorHAnsi"/>
          </w:rPr>
          <w:delText xml:space="preserve">and </w:delText>
        </w:r>
      </w:del>
      <w:r w:rsidRPr="00434833">
        <w:rPr>
          <w:rFonts w:asciiTheme="minorHAnsi" w:hAnsiTheme="minorHAnsi"/>
        </w:rPr>
        <w:t>fifty</w:t>
      </w:r>
      <w:del w:id="732" w:author="Joel Karr" w:date="2026-03-05T19:26:00Z" w16du:dateUtc="2026-03-06T01:26:00Z">
        <w:r w:rsidRPr="00434833" w:rsidDel="008E233E">
          <w:rPr>
            <w:rFonts w:asciiTheme="minorHAnsi" w:hAnsiTheme="minorHAnsi"/>
          </w:rPr>
          <w:delText xml:space="preserve"> cents</w:delText>
        </w:r>
      </w:del>
      <w:r w:rsidRPr="00434833">
        <w:rPr>
          <w:rFonts w:asciiTheme="minorHAnsi" w:hAnsiTheme="minorHAnsi"/>
        </w:rPr>
        <w:t>.</w:t>
      </w:r>
    </w:p>
    <w:p w14:paraId="2E0FD079" w14:textId="77777777" w:rsidR="00BE5D69" w:rsidRPr="00434833" w:rsidRDefault="00BE5D69" w:rsidP="00BE5D69">
      <w:pPr>
        <w:pStyle w:val="NormalWeb"/>
        <w:rPr>
          <w:rFonts w:asciiTheme="minorHAnsi" w:hAnsiTheme="minorHAnsi"/>
        </w:rPr>
      </w:pPr>
      <w:r w:rsidRPr="00434833">
        <w:rPr>
          <w:rFonts w:asciiTheme="minorHAnsi" w:hAnsiTheme="minorHAnsi"/>
        </w:rPr>
        <w:t xml:space="preserve">The feature that had seemed simple ten minutes </w:t>
      </w:r>
      <w:proofErr w:type="gramStart"/>
      <w:r w:rsidRPr="00434833">
        <w:rPr>
          <w:rFonts w:asciiTheme="minorHAnsi" w:hAnsiTheme="minorHAnsi"/>
        </w:rPr>
        <w:t>earlier now</w:t>
      </w:r>
      <w:proofErr w:type="gramEnd"/>
      <w:r w:rsidRPr="00434833">
        <w:rPr>
          <w:rFonts w:asciiTheme="minorHAnsi" w:hAnsiTheme="minorHAnsi"/>
        </w:rPr>
        <w:t xml:space="preserve"> had a fundamental flaw we hadn’t seen.</w:t>
      </w:r>
    </w:p>
    <w:p w14:paraId="2FBD7398" w14:textId="77777777" w:rsidR="00BE5D69" w:rsidRPr="00434833" w:rsidRDefault="00BE5D69" w:rsidP="00BE5D69">
      <w:pPr>
        <w:pStyle w:val="NormalWeb"/>
        <w:rPr>
          <w:rFonts w:asciiTheme="minorHAnsi" w:hAnsiTheme="minorHAnsi"/>
        </w:rPr>
      </w:pPr>
      <w:proofErr w:type="gramStart"/>
      <w:r w:rsidRPr="00434833">
        <w:rPr>
          <w:rFonts w:asciiTheme="minorHAnsi" w:hAnsiTheme="minorHAnsi"/>
        </w:rPr>
        <w:lastRenderedPageBreak/>
        <w:t>So</w:t>
      </w:r>
      <w:proofErr w:type="gramEnd"/>
      <w:r w:rsidRPr="00434833">
        <w:rPr>
          <w:rFonts w:asciiTheme="minorHAnsi" w:hAnsiTheme="minorHAnsi"/>
        </w:rPr>
        <w:t xml:space="preserve"> we stayed inside the analogy.</w:t>
      </w:r>
    </w:p>
    <w:p w14:paraId="12086C8E" w14:textId="66A058FE" w:rsidR="00BE5D69" w:rsidRPr="00434833" w:rsidRDefault="00BE5D69" w:rsidP="00BE5D69">
      <w:pPr>
        <w:pStyle w:val="NormalWeb"/>
        <w:rPr>
          <w:rFonts w:asciiTheme="minorHAnsi" w:hAnsiTheme="minorHAnsi"/>
        </w:rPr>
      </w:pPr>
      <w:r w:rsidRPr="00434833">
        <w:rPr>
          <w:rFonts w:asciiTheme="minorHAnsi" w:hAnsiTheme="minorHAnsi"/>
        </w:rPr>
        <w:t xml:space="preserve">What if we didn’t </w:t>
      </w:r>
      <w:proofErr w:type="gramStart"/>
      <w:r w:rsidRPr="00434833">
        <w:rPr>
          <w:rFonts w:asciiTheme="minorHAnsi" w:hAnsiTheme="minorHAnsi"/>
        </w:rPr>
        <w:t>charge for</w:t>
      </w:r>
      <w:proofErr w:type="gramEnd"/>
      <w:r w:rsidRPr="00434833">
        <w:rPr>
          <w:rFonts w:asciiTheme="minorHAnsi" w:hAnsiTheme="minorHAnsi"/>
        </w:rPr>
        <w:t xml:space="preserve"> each pop-a-shot game individually? What if we sold a membership instead</w:t>
      </w:r>
      <w:ins w:id="733" w:author="Joel Karr" w:date="2026-03-05T19:27:00Z" w16du:dateUtc="2026-03-06T01:27:00Z">
        <w:r w:rsidR="000230BB">
          <w:rPr>
            <w:rFonts w:asciiTheme="minorHAnsi" w:hAnsiTheme="minorHAnsi"/>
          </w:rPr>
          <w:t xml:space="preserve">, </w:t>
        </w:r>
      </w:ins>
      <w:del w:id="734" w:author="Joel Karr" w:date="2026-03-05T19:26:00Z" w16du:dateUtc="2026-03-06T01:26:00Z">
        <w:r w:rsidRPr="00434833" w:rsidDel="000230BB">
          <w:rPr>
            <w:rFonts w:asciiTheme="minorHAnsi" w:hAnsiTheme="minorHAnsi"/>
          </w:rPr>
          <w:delText>—</w:delText>
        </w:r>
      </w:del>
      <w:r w:rsidRPr="00434833">
        <w:rPr>
          <w:rFonts w:asciiTheme="minorHAnsi" w:hAnsiTheme="minorHAnsi"/>
        </w:rPr>
        <w:t>access to play up to ten times within an hour? The player might not know upfront how many rounds they would take, so we wouldn’t charge them until they stopped playing for a while.</w:t>
      </w:r>
    </w:p>
    <w:p w14:paraId="6839515C" w14:textId="77777777" w:rsidR="00BE5D69" w:rsidRPr="00434833" w:rsidRDefault="00BE5D69" w:rsidP="00BE5D69">
      <w:pPr>
        <w:spacing w:before="100" w:beforeAutospacing="1" w:after="100" w:afterAutospacing="1" w:line="240" w:lineRule="auto"/>
        <w:rPr>
          <w:rFonts w:eastAsia="Times New Roman" w:cs="Times New Roman"/>
          <w:kern w:val="0"/>
          <w14:ligatures w14:val="none"/>
        </w:rPr>
      </w:pPr>
      <w:r w:rsidRPr="00434833">
        <w:rPr>
          <w:rFonts w:eastAsia="Times New Roman" w:cs="Times New Roman"/>
          <w:kern w:val="0"/>
          <w14:ligatures w14:val="none"/>
        </w:rPr>
        <w:t xml:space="preserve">That seemed to solve the immediate challenge. Instead of </w:t>
      </w:r>
      <w:proofErr w:type="gramStart"/>
      <w:r w:rsidRPr="00434833">
        <w:rPr>
          <w:rFonts w:eastAsia="Times New Roman" w:cs="Times New Roman"/>
          <w:kern w:val="0"/>
          <w14:ligatures w14:val="none"/>
        </w:rPr>
        <w:t>charging for</w:t>
      </w:r>
      <w:proofErr w:type="gramEnd"/>
      <w:r w:rsidRPr="00434833">
        <w:rPr>
          <w:rFonts w:eastAsia="Times New Roman" w:cs="Times New Roman"/>
          <w:kern w:val="0"/>
          <w14:ligatures w14:val="none"/>
        </w:rPr>
        <w:t xml:space="preserve"> each EZ Checkout purchase individually, we would wait and batch the orders into a single combined credit card payment. Except what would happen if someone won tickets playing pop-a-shot and tried to redeem those tickets for a prize before </w:t>
      </w:r>
      <w:proofErr w:type="gramStart"/>
      <w:r w:rsidRPr="00434833">
        <w:rPr>
          <w:rFonts w:eastAsia="Times New Roman" w:cs="Times New Roman"/>
          <w:kern w:val="0"/>
          <w14:ligatures w14:val="none"/>
        </w:rPr>
        <w:t>we’d</w:t>
      </w:r>
      <w:proofErr w:type="gramEnd"/>
      <w:r w:rsidRPr="00434833">
        <w:rPr>
          <w:rFonts w:eastAsia="Times New Roman" w:cs="Times New Roman"/>
          <w:kern w:val="0"/>
          <w14:ligatures w14:val="none"/>
        </w:rPr>
        <w:t xml:space="preserve"> charged them?</w:t>
      </w:r>
    </w:p>
    <w:p w14:paraId="79F32516" w14:textId="77777777" w:rsidR="00BE5D69" w:rsidRPr="00434833" w:rsidRDefault="00BE5D69" w:rsidP="00BE5D69">
      <w:pPr>
        <w:spacing w:before="100" w:beforeAutospacing="1" w:after="100" w:afterAutospacing="1" w:line="240" w:lineRule="auto"/>
        <w:rPr>
          <w:rFonts w:eastAsia="Times New Roman" w:cs="Times New Roman"/>
          <w:kern w:val="0"/>
          <w14:ligatures w14:val="none"/>
        </w:rPr>
      </w:pPr>
      <w:r w:rsidRPr="00434833">
        <w:rPr>
          <w:rFonts w:eastAsia="Times New Roman" w:cs="Times New Roman"/>
          <w:kern w:val="0"/>
          <w14:ligatures w14:val="none"/>
        </w:rPr>
        <w:t>The analogy made the flaw obvious.</w:t>
      </w:r>
    </w:p>
    <w:p w14:paraId="7FE2C80E" w14:textId="77777777" w:rsidR="00BE5D69" w:rsidRPr="00434833" w:rsidRDefault="00BE5D69" w:rsidP="00BE5D69">
      <w:pPr>
        <w:spacing w:before="100" w:beforeAutospacing="1" w:after="100" w:afterAutospacing="1" w:line="240" w:lineRule="auto"/>
        <w:rPr>
          <w:rFonts w:eastAsia="Times New Roman" w:cs="Times New Roman"/>
          <w:kern w:val="0"/>
          <w14:ligatures w14:val="none"/>
        </w:rPr>
      </w:pPr>
      <w:r w:rsidRPr="00434833">
        <w:rPr>
          <w:rFonts w:eastAsia="Times New Roman" w:cs="Times New Roman"/>
          <w:kern w:val="0"/>
          <w14:ligatures w14:val="none"/>
        </w:rPr>
        <w:t>Shortly after, a simple solution became just as obvious. When someone walked up to the prize counter to redeem their tickets, we’d charge them for whatever games they’d already played.</w:t>
      </w:r>
    </w:p>
    <w:p w14:paraId="3A21C616" w14:textId="5F6B68CE" w:rsidR="00BE5D69" w:rsidRPr="00434833" w:rsidRDefault="00BE5D69" w:rsidP="00BE5D69">
      <w:pPr>
        <w:spacing w:before="100" w:beforeAutospacing="1" w:after="100" w:afterAutospacing="1" w:line="240" w:lineRule="auto"/>
        <w:rPr>
          <w:rFonts w:eastAsia="Times New Roman" w:cs="Times New Roman"/>
          <w:kern w:val="0"/>
          <w14:ligatures w14:val="none"/>
        </w:rPr>
      </w:pPr>
      <w:r w:rsidRPr="00434833">
        <w:rPr>
          <w:rFonts w:eastAsia="Times New Roman" w:cs="Times New Roman"/>
          <w:kern w:val="0"/>
          <w14:ligatures w14:val="none"/>
        </w:rPr>
        <w:t xml:space="preserve">That translated cleanly to our real-world challenge. We had a restaurant account page that customers had to visit </w:t>
      </w:r>
      <w:proofErr w:type="gramStart"/>
      <w:r w:rsidRPr="00434833">
        <w:rPr>
          <w:rFonts w:eastAsia="Times New Roman" w:cs="Times New Roman"/>
          <w:kern w:val="0"/>
          <w14:ligatures w14:val="none"/>
        </w:rPr>
        <w:t>in order to</w:t>
      </w:r>
      <w:proofErr w:type="gramEnd"/>
      <w:r w:rsidRPr="00434833">
        <w:rPr>
          <w:rFonts w:eastAsia="Times New Roman" w:cs="Times New Roman"/>
          <w:kern w:val="0"/>
          <w14:ligatures w14:val="none"/>
        </w:rPr>
        <w:t xml:space="preserve"> see past purchases or use a gift card. When they navigated there, we could charge their credit card for any outstanding EZ Checkout orders.</w:t>
      </w:r>
    </w:p>
    <w:p w14:paraId="3CB8FD5A" w14:textId="43927F53" w:rsidR="00BE5D69" w:rsidRPr="00434833" w:rsidDel="00150BF9" w:rsidRDefault="00BE5D69" w:rsidP="00BE5D69">
      <w:pPr>
        <w:spacing w:before="100" w:beforeAutospacing="1" w:after="100" w:afterAutospacing="1" w:line="240" w:lineRule="auto"/>
        <w:rPr>
          <w:del w:id="735" w:author="Joel Karr" w:date="2026-03-05T19:27:00Z" w16du:dateUtc="2026-03-06T01:27:00Z"/>
          <w:rFonts w:eastAsia="Times New Roman" w:cs="Times New Roman"/>
          <w:kern w:val="0"/>
          <w14:ligatures w14:val="none"/>
        </w:rPr>
      </w:pPr>
      <w:r w:rsidRPr="00434833">
        <w:rPr>
          <w:rFonts w:eastAsia="Times New Roman" w:cs="Times New Roman"/>
          <w:kern w:val="0"/>
          <w14:ligatures w14:val="none"/>
        </w:rPr>
        <w:t>The analogy game forced us to describe the problem in language that exposed hidden assumptions. The thirty-cent processing fee was not new information — many people in the room already knew it existed. But it hadn’t surfaced in the conversation until a software engineer reframed the checkout flow as a basketball game.</w:t>
      </w:r>
      <w:ins w:id="736" w:author="Joel Karr" w:date="2026-03-05T19:27:00Z" w16du:dateUtc="2026-03-06T01:27:00Z">
        <w:r w:rsidR="00150BF9">
          <w:rPr>
            <w:rFonts w:eastAsia="Times New Roman" w:cs="Times New Roman"/>
            <w:kern w:val="0"/>
            <w14:ligatures w14:val="none"/>
          </w:rPr>
          <w:t xml:space="preserve"> </w:t>
        </w:r>
      </w:ins>
    </w:p>
    <w:p w14:paraId="574CFC31" w14:textId="73E9096F" w:rsidR="00822FB6" w:rsidRPr="00434833" w:rsidDel="00150BF9" w:rsidRDefault="00BE5D69" w:rsidP="00434833">
      <w:pPr>
        <w:spacing w:before="100" w:beforeAutospacing="1" w:after="100" w:afterAutospacing="1" w:line="240" w:lineRule="auto"/>
        <w:rPr>
          <w:del w:id="737" w:author="Joel Karr" w:date="2026-03-05T19:27:00Z" w16du:dateUtc="2026-03-06T01:27:00Z"/>
          <w:rFonts w:eastAsia="Times New Roman" w:cs="Times New Roman"/>
          <w:kern w:val="0"/>
          <w14:ligatures w14:val="none"/>
        </w:rPr>
      </w:pPr>
      <w:del w:id="738" w:author="Joel Karr" w:date="2026-03-05T19:27:00Z" w16du:dateUtc="2026-03-06T01:27:00Z">
        <w:r w:rsidRPr="00434833" w:rsidDel="00150BF9">
          <w:rPr>
            <w:rFonts w:eastAsia="Times New Roman" w:cs="Times New Roman"/>
            <w:kern w:val="0"/>
            <w14:ligatures w14:val="none"/>
          </w:rPr>
          <w:delText>It was in that reframe that we asked the unexpected question that led to the real lesson and saw that the problem wasn’t complexity—it was ambiguity.</w:delText>
        </w:r>
      </w:del>
    </w:p>
    <w:p w14:paraId="2C6C7D4F" w14:textId="7B508B96" w:rsidR="00822FB6" w:rsidRDefault="00822FB6" w:rsidP="00822FB6">
      <w:pPr>
        <w:pStyle w:val="Heading3"/>
      </w:pPr>
      <w:bookmarkStart w:id="739" w:name="_Toc223725686"/>
      <w:r>
        <w:t>The Cost of Ambiguity</w:t>
      </w:r>
      <w:bookmarkEnd w:id="739"/>
    </w:p>
    <w:p w14:paraId="521741B1" w14:textId="0E79ABA6" w:rsidR="00822FB6" w:rsidDel="00150BF9" w:rsidRDefault="009D2AAD" w:rsidP="00822FB6">
      <w:pPr>
        <w:rPr>
          <w:del w:id="740" w:author="Joel Karr" w:date="2026-03-05T19:28:00Z" w16du:dateUtc="2026-03-06T01:28:00Z"/>
        </w:rPr>
      </w:pPr>
      <w:del w:id="741" w:author="Joel Karr" w:date="2026-03-05T19:28:00Z" w16du:dateUtc="2026-03-06T01:28:00Z">
        <w:r w:rsidDel="00150BF9">
          <w:delText xml:space="preserve">This is why great engineers slow down before </w:delText>
        </w:r>
      </w:del>
      <w:del w:id="742" w:author="Joel Karr" w:date="2026-03-05T19:15:00Z" w16du:dateUtc="2026-03-06T01:15:00Z">
        <w:r w:rsidDel="00CE2B63">
          <w:delText>estimating</w:delText>
        </w:r>
      </w:del>
      <w:del w:id="743" w:author="Joel Karr" w:date="2026-03-05T19:28:00Z" w16du:dateUtc="2026-03-06T01:28:00Z">
        <w:r w:rsidDel="00150BF9">
          <w:delText>. They know how easy it is to set out on a path that feels comfortable but is not solving the right thing.</w:delText>
        </w:r>
      </w:del>
    </w:p>
    <w:p w14:paraId="710F239B" w14:textId="3A926C4C" w:rsidR="00150BF9" w:rsidRDefault="00150BF9" w:rsidP="00822FB6">
      <w:pPr>
        <w:rPr>
          <w:ins w:id="744" w:author="Joel Karr" w:date="2026-03-05T19:28:00Z" w16du:dateUtc="2026-03-06T01:28:00Z"/>
        </w:rPr>
      </w:pPr>
      <w:ins w:id="745" w:author="Joel Karr" w:date="2026-03-05T19:28:00Z">
        <w:r w:rsidRPr="00150BF9">
          <w:t>The EZ Checkout discussion could have gone very differently. The team had already agreed it was straightforward. Two weeks of work. If someone hadn't reframed the problem, we would have built the feature, shipped it, and only discovered the margin problem after real money was lost.</w:t>
        </w:r>
      </w:ins>
    </w:p>
    <w:p w14:paraId="7BCF84EC" w14:textId="25C6EE1D" w:rsidR="00C92CDF" w:rsidRDefault="002937E8" w:rsidP="00822FB6">
      <w:r>
        <w:t xml:space="preserve">Barry Boehm spent decades studying this exact dynamic. He began his career working on some of the largest and most complex software systems in the mid-twentieth century for the Department of Defense and the aerospace industry, places where the smallest mistake could be catastrophic. </w:t>
      </w:r>
    </w:p>
    <w:p w14:paraId="570BE176" w14:textId="2CE26FBD" w:rsidR="002937E8" w:rsidRDefault="00C92CDF" w:rsidP="00822FB6">
      <w:r>
        <w:lastRenderedPageBreak/>
        <w:t>This was long before agile or iterative development was popular. Boehm and his colleagues had long planning sessions for any project, and the requirements rarely changed once they were set. While they had very capable engineers and were well funded, Boehm saw the same frustrating pattern repeat each time. Costs escalated. Timelines slipped. Large portions of the system were reworked.</w:t>
      </w:r>
    </w:p>
    <w:p w14:paraId="671ECB35" w14:textId="4BF535BD" w:rsidR="007A5D41" w:rsidRDefault="007A5D41" w:rsidP="00822FB6">
      <w:r>
        <w:t xml:space="preserve">Managers would aim to add extra time to estimates or find </w:t>
      </w:r>
      <w:proofErr w:type="gramStart"/>
      <w:r>
        <w:t>higher</w:t>
      </w:r>
      <w:proofErr w:type="gramEnd"/>
      <w:r>
        <w:t xml:space="preserve"> skilled people, but these solutions didn’t seem to impact the results. Most projects succeeded. But the ones that didn’t? In those cases, the failures were rarely caused by incompetence or lack of effort. </w:t>
      </w:r>
    </w:p>
    <w:p w14:paraId="38F3CD26" w14:textId="6F6A846A" w:rsidR="00AF0169" w:rsidRDefault="00EF3D3B" w:rsidP="00822FB6">
      <w:r>
        <w:t xml:space="preserve">So, why were managers consistently trying to </w:t>
      </w:r>
      <w:proofErr w:type="gramStart"/>
      <w:r>
        <w:t>solve for</w:t>
      </w:r>
      <w:proofErr w:type="gramEnd"/>
      <w:r>
        <w:t xml:space="preserve"> the wrong problems? Instead of focusing on productivity or execution speed, Boehm began studying when teams discovered they had misunderstood what they were building.</w:t>
      </w:r>
    </w:p>
    <w:p w14:paraId="08DF23A2" w14:textId="35649562" w:rsidR="00AF0169" w:rsidRDefault="00AF0169" w:rsidP="00822FB6">
      <w:r>
        <w:t xml:space="preserve">When misunderstandings were discovered early, the cost to correct them was small. A design change or a shift in approach could be made to correct </w:t>
      </w:r>
      <w:proofErr w:type="gramStart"/>
      <w:r>
        <w:t>course</w:t>
      </w:r>
      <w:proofErr w:type="gramEnd"/>
      <w:r>
        <w:t>. But when the same misunderstanding surfaced later, after code had been written and tested, the cost increased dramatically.</w:t>
      </w:r>
    </w:p>
    <w:p w14:paraId="5B9F04E3" w14:textId="7CF34FD3" w:rsidR="002218A5" w:rsidRDefault="00EF3D3B" w:rsidP="00822FB6">
      <w:del w:id="746" w:author="Joel Karr" w:date="2026-03-05T19:29:00Z" w16du:dateUtc="2026-03-06T01:29:00Z">
        <w:r w:rsidDel="007C2CF9">
          <w:delText xml:space="preserve">The formula was simple and consistent: </w:delText>
        </w:r>
      </w:del>
      <w:r>
        <w:t xml:space="preserve">The later the discovery, the more expensive it was to correct. Boehm captured this relationship in what became known as the cost-of-change curve. </w:t>
      </w:r>
    </w:p>
    <w:p w14:paraId="775D5E89" w14:textId="323D98CD" w:rsidR="00F8659A" w:rsidRDefault="00F8659A" w:rsidP="00822FB6">
      <w:r>
        <w:t xml:space="preserve">Estimation meetings sit at the very beginning of this curve. When someone in management asks for a timeline, the design team feels pressure to provide an answer, even when they haven’t yet walked through assumptions. </w:t>
      </w:r>
      <w:commentRangeStart w:id="747"/>
      <w:r>
        <w:t>As soon as a date gets offered, it</w:t>
      </w:r>
      <w:ins w:id="748" w:author="Joel Karr" w:date="2026-03-05T19:19:00Z" w16du:dateUtc="2026-03-06T01:19:00Z">
        <w:r w:rsidR="00C54F04">
          <w:t xml:space="preserve"> instantly </w:t>
        </w:r>
      </w:ins>
      <w:ins w:id="749" w:author="Joel Karr" w:date="2026-03-05T19:29:00Z" w16du:dateUtc="2026-03-06T01:29:00Z">
        <w:r w:rsidR="001128DE">
          <w:t>be</w:t>
        </w:r>
      </w:ins>
      <w:ins w:id="750" w:author="Joel Karr" w:date="2026-03-05T19:30:00Z" w16du:dateUtc="2026-03-06T01:30:00Z">
        <w:r w:rsidR="001128DE">
          <w:t>comes</w:t>
        </w:r>
      </w:ins>
      <w:ins w:id="751" w:author="Joel Karr" w:date="2026-03-05T19:19:00Z" w16du:dateUtc="2026-03-06T01:19:00Z">
        <w:r w:rsidR="00C54F04">
          <w:t xml:space="preserve"> </w:t>
        </w:r>
      </w:ins>
      <w:del w:id="752" w:author="Joel Karr" w:date="2026-03-05T19:19:00Z" w16du:dateUtc="2026-03-06T01:19:00Z">
        <w:r w:rsidDel="00C54F04">
          <w:delText xml:space="preserve"> </w:delText>
        </w:r>
        <w:r w:rsidDel="004E0A46">
          <w:delText xml:space="preserve">before </w:delText>
        </w:r>
      </w:del>
      <w:r>
        <w:t>a commitment</w:t>
      </w:r>
      <w:ins w:id="753" w:author="Joel Karr" w:date="2026-03-05T19:30:00Z" w16du:dateUtc="2026-03-06T01:30:00Z">
        <w:r w:rsidR="001128DE">
          <w:t>.</w:t>
        </w:r>
      </w:ins>
      <w:r>
        <w:t xml:space="preserve"> </w:t>
      </w:r>
      <w:del w:id="754" w:author="Joel Karr" w:date="2026-03-05T19:30:00Z" w16du:dateUtc="2026-03-06T01:30:00Z">
        <w:r w:rsidDel="001128DE">
          <w:delText>and o</w:delText>
        </w:r>
      </w:del>
      <w:ins w:id="755" w:author="Joel Karr" w:date="2026-03-05T19:30:00Z" w16du:dateUtc="2026-03-06T01:30:00Z">
        <w:r w:rsidR="001128DE">
          <w:t>O</w:t>
        </w:r>
      </w:ins>
      <w:r>
        <w:t xml:space="preserve">ther teams outside of tech start planning </w:t>
      </w:r>
      <w:del w:id="756" w:author="Joel Karr" w:date="2026-03-05T19:30:00Z" w16du:dateUtc="2026-03-06T01:30:00Z">
        <w:r w:rsidDel="001128DE">
          <w:delText>their</w:delText>
        </w:r>
      </w:del>
      <w:ins w:id="757" w:author="Joel Karr" w:date="2026-03-05T19:30:00Z" w16du:dateUtc="2026-03-06T01:30:00Z">
        <w:r w:rsidR="001128DE">
          <w:t>around it.</w:t>
        </w:r>
      </w:ins>
      <w:del w:id="758" w:author="Joel Karr" w:date="2026-03-05T19:30:00Z" w16du:dateUtc="2026-03-06T01:30:00Z">
        <w:r w:rsidDel="001128DE">
          <w:delText xml:space="preserve"> adoption.</w:delText>
        </w:r>
      </w:del>
      <w:ins w:id="759" w:author="Joel Karr" w:date="2026-03-05T19:30:00Z" w16du:dateUtc="2026-03-06T01:30:00Z">
        <w:r w:rsidR="001128DE" w:rsidDel="001128DE">
          <w:t xml:space="preserve"> </w:t>
        </w:r>
      </w:ins>
      <w:del w:id="760" w:author="Joel Karr" w:date="2026-03-05T19:30:00Z" w16du:dateUtc="2026-03-06T01:30:00Z">
        <w:r w:rsidDel="001128DE">
          <w:delText xml:space="preserve"> </w:delText>
        </w:r>
        <w:commentRangeEnd w:id="747"/>
        <w:r w:rsidDel="001128DE">
          <w:rPr>
            <w:rStyle w:val="CommentReference"/>
            <w:sz w:val="24"/>
            <w:szCs w:val="24"/>
          </w:rPr>
          <w:commentReference w:id="747"/>
        </w:r>
      </w:del>
    </w:p>
    <w:p w14:paraId="28C944FA" w14:textId="2B51BC0E" w:rsidR="00AB54F8" w:rsidRDefault="00DF391C" w:rsidP="00822FB6">
      <w:r>
        <w:t xml:space="preserve">Only later do teams uncover </w:t>
      </w:r>
      <w:proofErr w:type="gramStart"/>
      <w:r>
        <w:t>edge</w:t>
      </w:r>
      <w:proofErr w:type="gramEnd"/>
      <w:r>
        <w:t xml:space="preserve"> cases or constraints that were never discussed. Boehm’s research showed that teams consistently underestimate how expensive assumptions become once the momentum of building takes control. </w:t>
      </w:r>
    </w:p>
    <w:p w14:paraId="51E641AF" w14:textId="1E924A42" w:rsidR="00741E3E" w:rsidRDefault="00582832" w:rsidP="00822FB6">
      <w:r>
        <w:t xml:space="preserve">With EZ Checkout, the basketball game analogy helped us quickly identify some unspoken constraints before we started writing code, placing us well on the right side of the cost-of-change curve. We still made unexpected discoveries along the way, but we </w:t>
      </w:r>
      <w:del w:id="761" w:author="Joel Karr" w:date="2026-03-05T19:30:00Z" w16du:dateUtc="2026-03-06T01:30:00Z">
        <w:r w:rsidDel="0013683E">
          <w:delText xml:space="preserve">were able to pull forward and address some of the largest impacting changes right from the outset. </w:delText>
        </w:r>
      </w:del>
      <w:ins w:id="762" w:author="Joel Karr" w:date="2026-03-05T19:30:00Z" w16du:dateUtc="2026-03-06T01:30:00Z">
        <w:r w:rsidR="0013683E">
          <w:t>caught the most expensive ones early, when fix</w:t>
        </w:r>
      </w:ins>
      <w:ins w:id="763" w:author="Joel Karr" w:date="2026-03-05T19:31:00Z" w16du:dateUtc="2026-03-06T01:31:00Z">
        <w:r w:rsidR="0013683E">
          <w:t>ing them was a conversation rather than a rewrite.</w:t>
        </w:r>
      </w:ins>
    </w:p>
    <w:p w14:paraId="67A6BEE9" w14:textId="76A2EB3C" w:rsidR="00AF0169" w:rsidRDefault="004264CF" w:rsidP="004264CF">
      <w:pPr>
        <w:pStyle w:val="Heading3"/>
      </w:pPr>
      <w:bookmarkStart w:id="764" w:name="_Toc223725687"/>
      <w:r>
        <w:t>The Weight of the Question</w:t>
      </w:r>
      <w:bookmarkEnd w:id="764"/>
    </w:p>
    <w:p w14:paraId="2FDBA613" w14:textId="77777777" w:rsidR="00EF3D3B" w:rsidRDefault="00EF3D3B" w:rsidP="004264CF">
      <w:r>
        <w:t>How long?</w:t>
      </w:r>
    </w:p>
    <w:p w14:paraId="00F58436" w14:textId="5754F4EB" w:rsidR="004264CF" w:rsidRDefault="004264CF" w:rsidP="004264CF">
      <w:r>
        <w:lastRenderedPageBreak/>
        <w:t xml:space="preserve">Every software engineer has the weight of that question. You’re in a conference room with the product manager sitting across the table. The team has been discussing a new feature, and the challenge of coding it makes sense, though the details of execution aren’t completely clear yet. </w:t>
      </w:r>
    </w:p>
    <w:p w14:paraId="3056E61D" w14:textId="0B71434A" w:rsidR="0079325D" w:rsidRDefault="0079325D" w:rsidP="004264CF">
      <w:r>
        <w:t>Then the product manager asks the question everyone knows is coming.</w:t>
      </w:r>
    </w:p>
    <w:p w14:paraId="153BD446" w14:textId="2BDDD3F9" w:rsidR="0079325D" w:rsidRDefault="0079325D" w:rsidP="004264CF">
      <w:r>
        <w:t>“How long will this take to build?”</w:t>
      </w:r>
    </w:p>
    <w:p w14:paraId="0DB0AE20" w14:textId="1CAC35AE" w:rsidR="0079325D" w:rsidRDefault="0079325D" w:rsidP="004264CF">
      <w:r>
        <w:t>The product manager doesn’t enjoy asking it. They know that is will instantly make everyone in the room uncomfortable. Someone will start listing the caveats about why they can’t possibly know how long this will take.</w:t>
      </w:r>
    </w:p>
    <w:p w14:paraId="4B4A3A73" w14:textId="3A221C1A" w:rsidR="004C23E4" w:rsidDel="0061331D" w:rsidRDefault="004C23E4" w:rsidP="004264CF">
      <w:pPr>
        <w:rPr>
          <w:del w:id="765" w:author="Joel Karr" w:date="2026-03-05T19:33:00Z" w16du:dateUtc="2026-03-06T01:33:00Z"/>
        </w:rPr>
      </w:pPr>
      <w:r>
        <w:t xml:space="preserve">The question hits like a ton of bricks, leaving a roomful of software engineers wincing. They know whatever answer they give will be remembered — no matter how many times the product manager insists no one will hold them to it. It’s not that the product manager is unwilling to allow for flexibility; it’s that businesses need timelines </w:t>
      </w:r>
      <w:proofErr w:type="gramStart"/>
      <w:r>
        <w:t>in order to</w:t>
      </w:r>
      <w:proofErr w:type="gramEnd"/>
      <w:r>
        <w:t xml:space="preserve"> plan. Roadmaps </w:t>
      </w:r>
      <w:proofErr w:type="gramStart"/>
      <w:r>
        <w:t>get</w:t>
      </w:r>
      <w:proofErr w:type="gramEnd"/>
      <w:r>
        <w:t xml:space="preserve"> shared. Marketing campaigns </w:t>
      </w:r>
      <w:proofErr w:type="gramStart"/>
      <w:r>
        <w:t>get</w:t>
      </w:r>
      <w:proofErr w:type="gramEnd"/>
      <w:r>
        <w:t xml:space="preserve"> scheduled. Sales commitments get made. And once those plans are in motion, changing the timeline has real consequences.</w:t>
      </w:r>
      <w:ins w:id="766" w:author="Joel Karr" w:date="2026-03-05T19:33:00Z" w16du:dateUtc="2026-03-06T01:33:00Z">
        <w:r w:rsidR="0061331D">
          <w:t xml:space="preserve"> </w:t>
        </w:r>
      </w:ins>
    </w:p>
    <w:p w14:paraId="2ADA5E9C" w14:textId="425C3604" w:rsidR="002A3F4A" w:rsidRDefault="002A3F4A" w:rsidP="004264CF">
      <w:r>
        <w:t xml:space="preserve">Even though all sides want the same thing, these moments often feel adversarial instead of collaborative. </w:t>
      </w:r>
    </w:p>
    <w:p w14:paraId="659F03EF" w14:textId="3E7BEBA1" w:rsidR="002038D0" w:rsidRDefault="002038D0" w:rsidP="004264CF">
      <w:r>
        <w:t xml:space="preserve">Software engineers are strong at estimating tasks such as how long it will take to build a basic API. It’s not the math that causes them to tense up. The stress comes from </w:t>
      </w:r>
      <w:proofErr w:type="gramStart"/>
      <w:r>
        <w:t>those  unspoken</w:t>
      </w:r>
      <w:proofErr w:type="gramEnd"/>
      <w:r>
        <w:t xml:space="preserve"> expectations that they feel coming down the line but don’t know how to expose or unpack in the </w:t>
      </w:r>
      <w:del w:id="767" w:author="Joel Karr" w:date="2026-03-05T19:32:00Z" w16du:dateUtc="2026-03-06T01:32:00Z">
        <w:r w:rsidDel="0061331D">
          <w:delText>present</w:delText>
        </w:r>
      </w:del>
      <w:ins w:id="768" w:author="Joel Karr" w:date="2026-03-05T19:32:00Z" w16du:dateUtc="2026-03-06T01:32:00Z">
        <w:r w:rsidR="0061331D">
          <w:t>moment</w:t>
        </w:r>
      </w:ins>
      <w:r>
        <w:t>.</w:t>
      </w:r>
    </w:p>
    <w:p w14:paraId="6ED86609" w14:textId="2395C73D" w:rsidR="002825DD" w:rsidRDefault="00E44674" w:rsidP="004264CF">
      <w:r>
        <w:t xml:space="preserve">Great engineers learn to reframe the discussion before answering. </w:t>
      </w:r>
      <w:del w:id="769" w:author="Joel Karr" w:date="2026-03-05T19:32:00Z" w16du:dateUtc="2026-03-06T01:32:00Z">
        <w:r w:rsidDel="00536C11">
          <w:delText>They slow down the conversation to figure out what they’re actually being asked to estimate.</w:delText>
        </w:r>
      </w:del>
    </w:p>
    <w:p w14:paraId="0F497D9E" w14:textId="4D438DBE" w:rsidR="00E44674" w:rsidRDefault="00E44674" w:rsidP="00E44674">
      <w:pPr>
        <w:pStyle w:val="Heading3"/>
      </w:pPr>
      <w:bookmarkStart w:id="770" w:name="_Toc223725688"/>
      <w:commentRangeStart w:id="771"/>
      <w:r>
        <w:t>Shaping the Problem Before the Plan</w:t>
      </w:r>
      <w:commentRangeEnd w:id="771"/>
      <w:r>
        <w:rPr>
          <w:rStyle w:val="CommentReference"/>
          <w:sz w:val="28"/>
          <w:szCs w:val="28"/>
        </w:rPr>
        <w:commentReference w:id="771"/>
      </w:r>
      <w:bookmarkEnd w:id="770"/>
    </w:p>
    <w:p w14:paraId="66590AF9" w14:textId="1F1DB270" w:rsidR="00E44674" w:rsidDel="004F669F" w:rsidRDefault="00571E13" w:rsidP="00E44674">
      <w:pPr>
        <w:rPr>
          <w:del w:id="772" w:author="Joel Karr" w:date="2026-03-05T19:42:00Z" w16du:dateUtc="2026-03-06T01:42:00Z"/>
        </w:rPr>
      </w:pPr>
      <w:del w:id="773" w:author="Joel Karr" w:date="2026-03-05T19:42:00Z" w16du:dateUtc="2026-03-06T01:42:00Z">
        <w:r w:rsidDel="004F669F">
          <w:delText xml:space="preserve">When intent is unclear, estimates become defensive. Engineers pad timelines to protect against unknowns, which often erodes trust with management and can be viewed as a lack of transparency. </w:delText>
        </w:r>
      </w:del>
      <w:commentRangeStart w:id="774"/>
      <w:del w:id="775" w:author="Joel Karr" w:date="2026-03-05T19:18:00Z" w16du:dateUtc="2026-03-06T01:18:00Z">
        <w:r w:rsidDel="00B4335F">
          <w:delText>Folks have a gut feeling that the total amount added up is far too long, but there is a constructive way to discuss the different areas of risk.</w:delText>
        </w:r>
      </w:del>
      <w:del w:id="776" w:author="Joel Karr" w:date="2026-03-05T19:42:00Z" w16du:dateUtc="2026-03-06T01:42:00Z">
        <w:r w:rsidDel="004F669F">
          <w:delText xml:space="preserve"> </w:delText>
        </w:r>
        <w:commentRangeEnd w:id="774"/>
        <w:r w:rsidDel="004F669F">
          <w:rPr>
            <w:rStyle w:val="CommentReference"/>
            <w:sz w:val="24"/>
            <w:szCs w:val="24"/>
          </w:rPr>
          <w:commentReference w:id="774"/>
        </w:r>
        <w:r w:rsidDel="004F669F">
          <w:delText>Many teams focus on better estimation of tasks when they should focus on better alignment of which tasks they will need to complete.</w:delText>
        </w:r>
      </w:del>
    </w:p>
    <w:p w14:paraId="637AEAB6" w14:textId="02F690DE" w:rsidR="001C2F1E" w:rsidDel="004F669F" w:rsidRDefault="00D3165E" w:rsidP="00E44674">
      <w:pPr>
        <w:rPr>
          <w:del w:id="777" w:author="Joel Karr" w:date="2026-03-05T19:42:00Z" w16du:dateUtc="2026-03-06T01:42:00Z"/>
        </w:rPr>
      </w:pPr>
      <w:del w:id="778" w:author="Joel Karr" w:date="2026-03-05T19:42:00Z" w16du:dateUtc="2026-03-06T01:42:00Z">
        <w:r w:rsidDel="004F669F">
          <w:delText xml:space="preserve">The conversation needs to shift toward building a shared understanding of the factors that will shape the work. A product manager might say the user needs to be able to filter a list of items. Depending on the assumptions made by a software engineer, that could mean a </w:delText>
        </w:r>
        <w:r w:rsidDel="004F669F">
          <w:lastRenderedPageBreak/>
          <w:delText>simple client-side filter, a database query with a where clause, or something more robust like a Lucene based search engine.</w:delText>
        </w:r>
      </w:del>
    </w:p>
    <w:p w14:paraId="465B8785" w14:textId="18147578" w:rsidR="00DD7B09" w:rsidDel="004F669F" w:rsidRDefault="00790E8E" w:rsidP="00E44674">
      <w:pPr>
        <w:rPr>
          <w:del w:id="779" w:author="Joel Karr" w:date="2026-03-05T19:42:00Z" w16du:dateUtc="2026-03-06T01:42:00Z"/>
        </w:rPr>
      </w:pPr>
      <w:del w:id="780" w:author="Joel Karr" w:date="2026-03-05T19:42:00Z" w16du:dateUtc="2026-03-06T01:42:00Z">
        <w:r w:rsidDel="004F669F">
          <w:delText xml:space="preserve">To know what to build, the software engineer needs to surface assumptions that impact the tasks. </w:delText>
        </w:r>
      </w:del>
    </w:p>
    <w:p w14:paraId="6D16A31B" w14:textId="50B6F32D" w:rsidR="00790E8E" w:rsidDel="004F669F" w:rsidRDefault="00790E8E" w:rsidP="00790E8E">
      <w:pPr>
        <w:pStyle w:val="ListParagraph"/>
        <w:numPr>
          <w:ilvl w:val="0"/>
          <w:numId w:val="13"/>
        </w:numPr>
        <w:rPr>
          <w:del w:id="781" w:author="Joel Karr" w:date="2026-03-05T19:42:00Z" w16du:dateUtc="2026-03-06T01:42:00Z"/>
        </w:rPr>
      </w:pPr>
      <w:del w:id="782" w:author="Joel Karr" w:date="2026-03-05T19:42:00Z" w16du:dateUtc="2026-03-06T01:42:00Z">
        <w:r w:rsidDel="004F669F">
          <w:delText>How many items will the filter need to handle?</w:delText>
        </w:r>
      </w:del>
    </w:p>
    <w:p w14:paraId="0C875804" w14:textId="188BBD94" w:rsidR="00790E8E" w:rsidDel="004F669F" w:rsidRDefault="00790E8E" w:rsidP="00790E8E">
      <w:pPr>
        <w:pStyle w:val="ListParagraph"/>
        <w:numPr>
          <w:ilvl w:val="0"/>
          <w:numId w:val="13"/>
        </w:numPr>
        <w:rPr>
          <w:del w:id="783" w:author="Joel Karr" w:date="2026-03-05T19:42:00Z" w16du:dateUtc="2026-03-06T01:42:00Z"/>
        </w:rPr>
      </w:pPr>
      <w:del w:id="784" w:author="Joel Karr" w:date="2026-03-05T19:42:00Z" w16du:dateUtc="2026-03-06T01:42:00Z">
        <w:r w:rsidDel="004F669F">
          <w:delText>How many fields need to be filterable?</w:delText>
        </w:r>
      </w:del>
    </w:p>
    <w:p w14:paraId="345C6419" w14:textId="16D2C4EC" w:rsidR="00790E8E" w:rsidDel="004F669F" w:rsidRDefault="00790E8E" w:rsidP="00790E8E">
      <w:pPr>
        <w:pStyle w:val="ListParagraph"/>
        <w:numPr>
          <w:ilvl w:val="0"/>
          <w:numId w:val="13"/>
        </w:numPr>
        <w:rPr>
          <w:del w:id="785" w:author="Joel Karr" w:date="2026-03-05T19:42:00Z" w16du:dateUtc="2026-03-06T01:42:00Z"/>
        </w:rPr>
      </w:pPr>
      <w:del w:id="786" w:author="Joel Karr" w:date="2026-03-05T19:42:00Z" w16du:dateUtc="2026-03-06T01:42:00Z">
        <w:r w:rsidDel="004F669F">
          <w:delText>What’s the total number of records in the system?</w:delText>
        </w:r>
      </w:del>
    </w:p>
    <w:p w14:paraId="5AFAC2ED" w14:textId="3905E045" w:rsidR="00790E8E" w:rsidDel="004F669F" w:rsidRDefault="00025FD6" w:rsidP="00790E8E">
      <w:pPr>
        <w:rPr>
          <w:del w:id="787" w:author="Joel Karr" w:date="2026-03-05T19:42:00Z" w16du:dateUtc="2026-03-06T01:42:00Z"/>
        </w:rPr>
      </w:pPr>
      <w:del w:id="788" w:author="Joel Karr" w:date="2026-03-05T19:42:00Z" w16du:dateUtc="2026-03-06T01:42:00Z">
        <w:r w:rsidDel="004F669F">
          <w:delText xml:space="preserve">As they build a relationship with the product manager, these types of questions become view as a critical part of success as opposed to a defensive tactic to stall. When a software engineer can quickly shift what tasks they are including, the product manager can help make informed decisions on the </w:delText>
        </w:r>
        <w:commentRangeStart w:id="789"/>
        <w:r w:rsidDel="004F669F">
          <w:delText>tradeoffs between the amount of effort and the effect on timeline goals</w:delText>
        </w:r>
        <w:commentRangeEnd w:id="789"/>
        <w:r w:rsidDel="004F669F">
          <w:rPr>
            <w:rStyle w:val="CommentReference"/>
            <w:sz w:val="24"/>
            <w:szCs w:val="24"/>
          </w:rPr>
          <w:commentReference w:id="789"/>
        </w:r>
        <w:r w:rsidDel="004F669F">
          <w:delText>.</w:delText>
        </w:r>
      </w:del>
    </w:p>
    <w:p w14:paraId="5208E2CA" w14:textId="1E2957EF" w:rsidR="00294041" w:rsidDel="004F669F" w:rsidRDefault="00554F80" w:rsidP="00790E8E">
      <w:pPr>
        <w:rPr>
          <w:del w:id="790" w:author="Joel Karr" w:date="2026-03-05T19:42:00Z" w16du:dateUtc="2026-03-06T01:42:00Z"/>
        </w:rPr>
      </w:pPr>
      <w:del w:id="791" w:author="Joel Karr" w:date="2026-03-05T19:42:00Z" w16du:dateUtc="2026-03-06T01:42:00Z">
        <w:r w:rsidDel="004F669F">
          <w:delText xml:space="preserve">Feature requests become an opportunity to solve a puzzle like a detective. The goal is to push and pull on the idea to be able to align as early as possible. Analogies are a great way to drive these conversations because they help get different people engaged. Another approach can be creating a decision matrix that allows you to determine what tasks you will need to include. </w:delText>
        </w:r>
      </w:del>
    </w:p>
    <w:p w14:paraId="0439FDB2" w14:textId="4B8AC3F2" w:rsidR="009E6CB1" w:rsidDel="004F669F" w:rsidRDefault="009E6CB1" w:rsidP="00790E8E">
      <w:pPr>
        <w:rPr>
          <w:del w:id="792" w:author="Joel Karr" w:date="2026-03-05T19:42:00Z" w16du:dateUtc="2026-03-06T01:42:00Z"/>
        </w:rPr>
      </w:pPr>
      <w:del w:id="793" w:author="Joel Karr" w:date="2026-03-05T19:42:00Z" w16du:dateUtc="2026-03-06T01:42:00Z">
        <w:r w:rsidDel="004F669F">
          <w:delText xml:space="preserve">The next time someone asks “How long will this take?”, resist the urge to answer immediately. Let the person know that you want to make sure you will be able to give a more accurate estimate by learning more information. </w:delText>
        </w:r>
      </w:del>
    </w:p>
    <w:p w14:paraId="37634C8B" w14:textId="471DC420" w:rsidR="00147C6C" w:rsidDel="004F669F" w:rsidRDefault="00147C6C" w:rsidP="00790E8E">
      <w:pPr>
        <w:rPr>
          <w:del w:id="794" w:author="Joel Karr" w:date="2026-03-05T19:42:00Z" w16du:dateUtc="2026-03-06T01:42:00Z"/>
        </w:rPr>
      </w:pPr>
      <w:del w:id="795" w:author="Joel Karr" w:date="2026-03-05T19:42:00Z" w16du:dateUtc="2026-03-06T01:42:00Z">
        <w:r w:rsidDel="004F669F">
          <w:delText>Richie and I discovered the credit card fee by talking about basketball games. The information wasn’t intended to be hidden; it was just ignored at first. Each time your conversations identify new hidden assumptions, your team will become even more engaged in the next conversation.</w:delText>
        </w:r>
      </w:del>
    </w:p>
    <w:p w14:paraId="15A96BD5" w14:textId="77777777" w:rsidR="004F669F" w:rsidRPr="004F669F" w:rsidRDefault="004F669F" w:rsidP="004F669F">
      <w:pPr>
        <w:rPr>
          <w:ins w:id="796" w:author="Joel Karr" w:date="2026-03-05T19:42:00Z"/>
        </w:rPr>
      </w:pPr>
      <w:ins w:id="797" w:author="Joel Karr" w:date="2026-03-05T19:42:00Z">
        <w:r w:rsidRPr="004F669F">
          <w:t>When intent is unclear, estimates become defensive. Engineers pad timelines to protect against unknowns, and it's often obvious to everyone in the room that the total is too long. But outside of simply naming a shorter timeframe, engineers don't know how to be more accurate. The problem isn't estimation skill. It's that teams try to estimate before they've agreed on what they're building.</w:t>
        </w:r>
      </w:ins>
    </w:p>
    <w:p w14:paraId="1F9A808E" w14:textId="77777777" w:rsidR="004F669F" w:rsidRPr="004F669F" w:rsidRDefault="004F669F" w:rsidP="004F669F">
      <w:pPr>
        <w:rPr>
          <w:ins w:id="798" w:author="Joel Karr" w:date="2026-03-05T19:42:00Z"/>
        </w:rPr>
      </w:pPr>
      <w:ins w:id="799" w:author="Joel Karr" w:date="2026-03-05T19:42:00Z">
        <w:r w:rsidRPr="004F669F">
          <w:t>The fix is to slow down the conversation before the number comes out. Not by weeks or days. By about fifteen minutes.</w:t>
        </w:r>
      </w:ins>
    </w:p>
    <w:p w14:paraId="05428794" w14:textId="6108C8FC" w:rsidR="004F669F" w:rsidRPr="004F669F" w:rsidRDefault="004F669F" w:rsidP="004F669F">
      <w:pPr>
        <w:rPr>
          <w:ins w:id="800" w:author="Joel Karr" w:date="2026-03-05T19:42:00Z"/>
        </w:rPr>
      </w:pPr>
      <w:ins w:id="801" w:author="Joel Karr" w:date="2026-03-05T19:42:00Z">
        <w:r w:rsidRPr="004F669F">
          <w:lastRenderedPageBreak/>
          <w:t xml:space="preserve">After the EZ Checkout conversation, I started approaching every estimation discussion the same way. Not with a spreadsheet or a formal process. </w:t>
        </w:r>
        <w:proofErr w:type="gramStart"/>
        <w:r w:rsidRPr="004F669F">
          <w:t>Just with</w:t>
        </w:r>
        <w:proofErr w:type="gramEnd"/>
        <w:r w:rsidRPr="004F669F">
          <w:t xml:space="preserve"> </w:t>
        </w:r>
        <w:proofErr w:type="gramStart"/>
        <w:r w:rsidRPr="004F669F">
          <w:t>a discipline:</w:t>
        </w:r>
        <w:proofErr w:type="gramEnd"/>
        <w:r w:rsidRPr="004F669F">
          <w:t xml:space="preserve"> before I give a number, I force myself to think about the feature </w:t>
        </w:r>
      </w:ins>
      <w:ins w:id="802" w:author="Joel Karr" w:date="2026-03-05T19:43:00Z" w16du:dateUtc="2026-03-06T01:43:00Z">
        <w:r w:rsidR="00561B10">
          <w:t>from a different perspective</w:t>
        </w:r>
      </w:ins>
      <w:ins w:id="803" w:author="Joel Karr" w:date="2026-03-05T19:42:00Z">
        <w:r w:rsidRPr="004F669F">
          <w:t>.</w:t>
        </w:r>
      </w:ins>
    </w:p>
    <w:p w14:paraId="6457F0E3" w14:textId="77777777" w:rsidR="004F669F" w:rsidRPr="004F669F" w:rsidRDefault="004F669F" w:rsidP="004F669F">
      <w:pPr>
        <w:rPr>
          <w:ins w:id="804" w:author="Joel Karr" w:date="2026-03-05T19:42:00Z"/>
        </w:rPr>
      </w:pPr>
      <w:ins w:id="805" w:author="Joel Karr" w:date="2026-03-05T19:42:00Z">
        <w:r w:rsidRPr="004F669F">
          <w:t>Sometimes that means reaching for an analogy like Richie and I did with the basketball game. Sometimes it means restating the feature request back to the product manager in my own words to see if they correct me. Sometimes it means asking "what does this look like from the user's perspective?" instead of immediately thinking about the code.</w:t>
        </w:r>
      </w:ins>
    </w:p>
    <w:p w14:paraId="1CC1102E" w14:textId="77777777" w:rsidR="004F669F" w:rsidRPr="004F669F" w:rsidRDefault="004F669F" w:rsidP="004F669F">
      <w:pPr>
        <w:rPr>
          <w:ins w:id="806" w:author="Joel Karr" w:date="2026-03-05T19:42:00Z"/>
        </w:rPr>
      </w:pPr>
      <w:ins w:id="807" w:author="Joel Karr" w:date="2026-03-05T19:42:00Z">
        <w:r w:rsidRPr="004F669F">
          <w:t>The point isn't the specific technique. The point is creating a gap between the question and the answer. That gap is where assumptions surface.</w:t>
        </w:r>
      </w:ins>
    </w:p>
    <w:p w14:paraId="359674C7" w14:textId="77777777" w:rsidR="004F669F" w:rsidRPr="004F669F" w:rsidRDefault="004F669F" w:rsidP="004F669F">
      <w:pPr>
        <w:rPr>
          <w:ins w:id="808" w:author="Joel Karr" w:date="2026-03-05T19:42:00Z"/>
        </w:rPr>
      </w:pPr>
      <w:ins w:id="809" w:author="Joel Karr" w:date="2026-03-05T19:42:00Z">
        <w:r w:rsidRPr="004F669F">
          <w:t>Start with the request exactly as it was stated. "Add filtering to the items page." Don't interpret it yet. Don't start mapping it to code. Just write down what was asked for, because the distance between what was asked for and what you end up building is where the most expensive surprises hide.</w:t>
        </w:r>
      </w:ins>
    </w:p>
    <w:p w14:paraId="680AB561" w14:textId="77777777" w:rsidR="004F669F" w:rsidRPr="004F669F" w:rsidRDefault="004F669F" w:rsidP="004F669F">
      <w:pPr>
        <w:rPr>
          <w:ins w:id="810" w:author="Joel Karr" w:date="2026-03-05T19:42:00Z"/>
        </w:rPr>
      </w:pPr>
      <w:ins w:id="811" w:author="Joel Karr" w:date="2026-03-05T19:42:00Z">
        <w:r w:rsidRPr="004F669F">
          <w:t xml:space="preserve">Then ask what success looks like for the user. Not what you're building, but what problem they're solving. A product manager who </w:t>
        </w:r>
        <w:proofErr w:type="gramStart"/>
        <w:r w:rsidRPr="004F669F">
          <w:t>says</w:t>
        </w:r>
        <w:proofErr w:type="gramEnd"/>
        <w:r w:rsidRPr="004F669F">
          <w:t xml:space="preserve"> "we need filtering" might mean "users can't find what they're looking for." Those are two different starting points that lead to very different solutions.</w:t>
        </w:r>
      </w:ins>
    </w:p>
    <w:p w14:paraId="7DDD4830" w14:textId="0204772B" w:rsidR="004F669F" w:rsidRPr="004F669F" w:rsidRDefault="004F669F" w:rsidP="004F669F">
      <w:pPr>
        <w:rPr>
          <w:ins w:id="812" w:author="Joel Karr" w:date="2026-03-05T19:42:00Z"/>
        </w:rPr>
      </w:pPr>
      <w:ins w:id="813" w:author="Joel Karr" w:date="2026-03-05T19:42:00Z">
        <w:r w:rsidRPr="004F669F">
          <w:t xml:space="preserve">Next, find the assumptions that change the scope. This is where analogies </w:t>
        </w:r>
      </w:ins>
      <w:ins w:id="814" w:author="Joel Karr" w:date="2026-03-05T19:44:00Z" w16du:dateUtc="2026-03-06T01:44:00Z">
        <w:r w:rsidR="00F469FC">
          <w:t>can help</w:t>
        </w:r>
      </w:ins>
      <w:ins w:id="815" w:author="Joel Karr" w:date="2026-03-05T19:42:00Z">
        <w:r w:rsidRPr="004F669F">
          <w:t xml:space="preserve">. With EZ Checkout, Richie called it pop-a-shot and suddenly we weren't talking about cart processors and checkout flows anymore. We were talking about basketball games and arcade memberships. In that </w:t>
        </w:r>
      </w:ins>
      <w:ins w:id="816" w:author="Joel Karr" w:date="2026-03-05T19:44:00Z" w16du:dateUtc="2026-03-06T01:44:00Z">
        <w:r w:rsidR="00EA7DD5">
          <w:t>new perspective</w:t>
        </w:r>
      </w:ins>
      <w:ins w:id="817" w:author="Joel Karr" w:date="2026-03-05T19:42:00Z">
        <w:r w:rsidRPr="004F669F">
          <w:t>, the thirty-cent problem became obvious because we stopped making the assumptions our normal software vocabulary had baked in.</w:t>
        </w:r>
      </w:ins>
    </w:p>
    <w:p w14:paraId="2D27669B" w14:textId="77777777" w:rsidR="004F669F" w:rsidRPr="004F669F" w:rsidRDefault="004F669F" w:rsidP="004F669F">
      <w:pPr>
        <w:rPr>
          <w:ins w:id="818" w:author="Joel Karr" w:date="2026-03-05T19:42:00Z"/>
        </w:rPr>
      </w:pPr>
      <w:ins w:id="819" w:author="Joel Karr" w:date="2026-03-05T19:42:00Z">
        <w:r w:rsidRPr="004F669F">
          <w:t xml:space="preserve">Even without an analogy, the right questions will surface the same information. How many records will the filter need to handle? Under 500 and a client-side filter is fine. Over 10,000 and you're looking at a search engine. How many fields need to be filterable? Under three and it's a simple query. Over five and you need indexed search. Does this need to work in real time or can </w:t>
        </w:r>
        <w:proofErr w:type="gramStart"/>
        <w:r w:rsidRPr="004F669F">
          <w:t>it</w:t>
        </w:r>
        <w:proofErr w:type="gramEnd"/>
        <w:r w:rsidRPr="004F669F">
          <w:t xml:space="preserve"> batch? Each answer maps to a different level of effort, and each one can change the estimate by </w:t>
        </w:r>
        <w:proofErr w:type="gramStart"/>
        <w:r w:rsidRPr="004F669F">
          <w:t>days</w:t>
        </w:r>
        <w:proofErr w:type="gramEnd"/>
        <w:r w:rsidRPr="004F669F">
          <w:t xml:space="preserve"> or weeks.</w:t>
        </w:r>
      </w:ins>
    </w:p>
    <w:p w14:paraId="5B9803E0" w14:textId="77777777" w:rsidR="004F669F" w:rsidRPr="004F669F" w:rsidRDefault="004F669F" w:rsidP="004F669F">
      <w:pPr>
        <w:rPr>
          <w:ins w:id="820" w:author="Joel Karr" w:date="2026-03-05T19:42:00Z"/>
        </w:rPr>
      </w:pPr>
      <w:ins w:id="821" w:author="Joel Karr" w:date="2026-03-05T19:42:00Z">
        <w:r w:rsidRPr="004F669F">
          <w:t>Once the assumptions are on the table, map them to your task templates. Which templates from your playbook match this work? If the answer is a database query with indexed fields, you know exactly what tasks are involved because you've built it the same way a dozen times. Your estimate for that piece isn't a guess. It's a number you've measured.</w:t>
        </w:r>
      </w:ins>
    </w:p>
    <w:p w14:paraId="71D991B9" w14:textId="77777777" w:rsidR="004F669F" w:rsidRPr="004F669F" w:rsidRDefault="004F669F" w:rsidP="004F669F">
      <w:pPr>
        <w:rPr>
          <w:ins w:id="822" w:author="Joel Karr" w:date="2026-03-05T19:42:00Z"/>
        </w:rPr>
      </w:pPr>
      <w:ins w:id="823" w:author="Joel Karr" w:date="2026-03-05T19:42:00Z">
        <w:r w:rsidRPr="004F669F">
          <w:lastRenderedPageBreak/>
          <w:t xml:space="preserve">The pieces that don't map to any existing template are your unknowns, and unknowns deserve to be named out loud. "I can confidently estimate the API and the data layer. The piece I'm less sure about is the batch processing logic. I need to look into </w:t>
        </w:r>
        <w:proofErr w:type="gramStart"/>
        <w:r w:rsidRPr="004F669F">
          <w:t>that</w:t>
        </w:r>
        <w:proofErr w:type="gramEnd"/>
        <w:r w:rsidRPr="004F669F">
          <w:t xml:space="preserve"> and I'll have a clearer picture by tomorrow." That kind of specificity builds trust. It tells the product manager exactly where the risk lives instead of hiding it inside a padded number.</w:t>
        </w:r>
      </w:ins>
    </w:p>
    <w:p w14:paraId="42B84EE2" w14:textId="77777777" w:rsidR="004F669F" w:rsidRPr="004F669F" w:rsidRDefault="004F669F" w:rsidP="004F669F">
      <w:pPr>
        <w:rPr>
          <w:ins w:id="824" w:author="Joel Karr" w:date="2026-03-05T19:42:00Z"/>
        </w:rPr>
      </w:pPr>
      <w:ins w:id="825" w:author="Joel Karr" w:date="2026-03-05T19:42:00Z">
        <w:r w:rsidRPr="004F669F">
          <w:t xml:space="preserve">After the feature ships, come back and review. Was the feature you built the same one you estimated? Where did assumptions change? What questions would you ask earlier next time? This is the step most people skip, and it's the step that turns estimation from guesswork into a skill that improves. Every time you note what you missed, you're training your instincts for the next conversation. The questions you need to ask start becoming automatic. You hear a feature </w:t>
        </w:r>
        <w:proofErr w:type="gramStart"/>
        <w:r w:rsidRPr="004F669F">
          <w:t>request</w:t>
        </w:r>
        <w:proofErr w:type="gramEnd"/>
        <w:r w:rsidRPr="004F669F">
          <w:t xml:space="preserve"> and your brain flags the assumptions that matter, not because you're following a checklist, but because you've been burned enough times to know where the hidden costs live.</w:t>
        </w:r>
      </w:ins>
    </w:p>
    <w:p w14:paraId="33B70480" w14:textId="77777777" w:rsidR="004F669F" w:rsidRPr="004F669F" w:rsidRDefault="004F669F" w:rsidP="004F669F">
      <w:pPr>
        <w:rPr>
          <w:ins w:id="826" w:author="Joel Karr" w:date="2026-03-05T19:42:00Z"/>
        </w:rPr>
      </w:pPr>
      <w:ins w:id="827" w:author="Joel Karr" w:date="2026-03-05T19:42:00Z">
        <w:r w:rsidRPr="004F669F">
          <w:t xml:space="preserve">Think about what happened with EZ Checkout. The team heard the request, mapped it </w:t>
        </w:r>
        <w:proofErr w:type="gramStart"/>
        <w:r w:rsidRPr="004F669F">
          <w:t>to</w:t>
        </w:r>
        <w:proofErr w:type="gramEnd"/>
        <w:r w:rsidRPr="004F669F">
          <w:t xml:space="preserve"> a familiar pattern, and said two weeks. They were right about the implementation and completely wrong about the assumptions. If someone had asked "what happens to our processing costs when purchases are split across multiple transactions?" the thirty-cent problem would have surfaced immediately. The analogy game did that work informally. This approach does it deliberately.</w:t>
        </w:r>
      </w:ins>
    </w:p>
    <w:p w14:paraId="0F347885" w14:textId="77777777" w:rsidR="004F669F" w:rsidRPr="004F669F" w:rsidRDefault="004F669F" w:rsidP="004F669F">
      <w:pPr>
        <w:rPr>
          <w:ins w:id="828" w:author="Joel Karr" w:date="2026-03-05T19:42:00Z"/>
        </w:rPr>
      </w:pPr>
      <w:ins w:id="829" w:author="Joel Karr" w:date="2026-03-05T19:42:00Z">
        <w:r w:rsidRPr="004F669F">
          <w:t xml:space="preserve">As engineers build a relationship with the product manager, these types of questions stop feeling like stalling tactics and start being recognized as the most valuable part of the conversation. When a software engineer can quickly shift what </w:t>
        </w:r>
        <w:proofErr w:type="gramStart"/>
        <w:r w:rsidRPr="004F669F">
          <w:t>components</w:t>
        </w:r>
        <w:proofErr w:type="gramEnd"/>
        <w:r w:rsidRPr="004F669F">
          <w:t xml:space="preserve"> they're including based on new information, the product manager can make informed tradeoffs between effort and timeline.</w:t>
        </w:r>
      </w:ins>
    </w:p>
    <w:p w14:paraId="6B004DDF" w14:textId="77777777" w:rsidR="004F669F" w:rsidRPr="004F669F" w:rsidRDefault="004F669F" w:rsidP="004F669F">
      <w:pPr>
        <w:rPr>
          <w:ins w:id="830" w:author="Joel Karr" w:date="2026-03-05T19:42:00Z"/>
        </w:rPr>
      </w:pPr>
      <w:ins w:id="831" w:author="Joel Karr" w:date="2026-03-05T19:42:00Z">
        <w:r w:rsidRPr="004F669F">
          <w:t xml:space="preserve">The next time someone </w:t>
        </w:r>
        <w:proofErr w:type="gramStart"/>
        <w:r w:rsidRPr="004F669F">
          <w:t>asks</w:t>
        </w:r>
        <w:proofErr w:type="gramEnd"/>
        <w:r w:rsidRPr="004F669F">
          <w:t xml:space="preserve"> "How long will this take?", resist the urge to answer immediately. Ask three questions first. You'll be surprised how often the feature you end up estimating is different from the one you were originally asked about.</w:t>
        </w:r>
      </w:ins>
    </w:p>
    <w:p w14:paraId="05B84FC3" w14:textId="77777777" w:rsidR="004F669F" w:rsidRPr="004F669F" w:rsidRDefault="004F669F" w:rsidP="004F669F">
      <w:pPr>
        <w:rPr>
          <w:ins w:id="832" w:author="Joel Karr" w:date="2026-03-05T19:42:00Z"/>
        </w:rPr>
      </w:pPr>
      <w:ins w:id="833" w:author="Joel Karr" w:date="2026-03-05T19:42:00Z">
        <w:r w:rsidRPr="004F669F">
          <w:t>Richie and I discovered the credit card fee by talking about basketball games. The information wasn't hidden. It just needed a different language to surface.</w:t>
        </w:r>
      </w:ins>
    </w:p>
    <w:p w14:paraId="10CDA74D" w14:textId="77777777" w:rsidR="004F669F" w:rsidRDefault="004F669F" w:rsidP="00790E8E">
      <w:pPr>
        <w:rPr>
          <w:ins w:id="834" w:author="Joel Karr" w:date="2026-03-05T19:42:00Z" w16du:dateUtc="2026-03-06T01:42:00Z"/>
        </w:rPr>
      </w:pPr>
    </w:p>
    <w:p w14:paraId="1EBDCDD2" w14:textId="7C8B306E" w:rsidR="004834F3" w:rsidRPr="00E44674" w:rsidRDefault="000B6764" w:rsidP="00790E8E">
      <w:r>
        <w:br w:type="page"/>
      </w:r>
    </w:p>
    <w:p w14:paraId="349342C5" w14:textId="661FB97C" w:rsidR="00523305" w:rsidRDefault="00523305" w:rsidP="00FA36F3">
      <w:pPr>
        <w:pStyle w:val="Heading2"/>
      </w:pPr>
      <w:bookmarkStart w:id="835" w:name="_Toc223725689"/>
      <w:commentRangeStart w:id="836"/>
      <w:commentRangeStart w:id="837"/>
      <w:del w:id="838" w:author="Joel Karr" w:date="2026-03-05T19:21:00Z" w16du:dateUtc="2026-03-06T01:21:00Z">
        <w:r w:rsidDel="00CC32B2">
          <w:lastRenderedPageBreak/>
          <w:delText>Seven</w:delText>
        </w:r>
      </w:del>
      <w:ins w:id="839" w:author="Joel Karr" w:date="2026-03-05T19:21:00Z" w16du:dateUtc="2026-03-06T01:21:00Z">
        <w:r w:rsidR="00CC32B2">
          <w:t>Six</w:t>
        </w:r>
      </w:ins>
      <w:bookmarkEnd w:id="835"/>
    </w:p>
    <w:p w14:paraId="09C6144C" w14:textId="6559EA85" w:rsidR="002765AB" w:rsidRDefault="00F2178A" w:rsidP="00FA36F3">
      <w:pPr>
        <w:pStyle w:val="Heading2"/>
      </w:pPr>
      <w:bookmarkStart w:id="840" w:name="_Toc223725690"/>
      <w:r>
        <w:t>Where New Ideas Come From</w:t>
      </w:r>
      <w:commentRangeEnd w:id="836"/>
      <w:r>
        <w:rPr>
          <w:rStyle w:val="CommentReference"/>
          <w:sz w:val="32"/>
          <w:szCs w:val="32"/>
        </w:rPr>
        <w:commentReference w:id="836"/>
      </w:r>
      <w:commentRangeEnd w:id="837"/>
      <w:r w:rsidR="005B5072">
        <w:rPr>
          <w:rStyle w:val="CommentReference"/>
          <w:rFonts w:asciiTheme="minorHAnsi" w:eastAsiaTheme="minorHAnsi" w:hAnsiTheme="minorHAnsi" w:cstheme="minorBidi"/>
          <w:b w:val="0"/>
          <w:bCs w:val="0"/>
          <w:color w:val="auto"/>
        </w:rPr>
        <w:commentReference w:id="837"/>
      </w:r>
      <w:bookmarkEnd w:id="840"/>
      <w:r>
        <w:br/>
      </w:r>
    </w:p>
    <w:p w14:paraId="3A50D436" w14:textId="0D336606" w:rsidR="003607C1" w:rsidRPr="003607C1" w:rsidDel="005B5072" w:rsidRDefault="005B5072" w:rsidP="003607C1">
      <w:pPr>
        <w:rPr>
          <w:del w:id="841" w:author="Joel Karr" w:date="2026-03-05T20:31:00Z" w16du:dateUtc="2026-03-06T02:31:00Z"/>
        </w:rPr>
      </w:pPr>
      <w:ins w:id="842" w:author="Joel Karr" w:date="2026-03-05T20:31:00Z">
        <w:r w:rsidRPr="005B5072">
          <w:t>Richie and I had been using analogies to surface hidden assumptions for a while. The basketball game that uncovered the thirty-cent problem. The obscure comparisons we threw at each other in every planning session. But those conversations were about finding flaws before we started building. This time was different. We were stuck on a problem nobody could solve, and we needed something we'd never built before.</w:t>
        </w:r>
      </w:ins>
      <w:ins w:id="843" w:author="Joel Karr" w:date="2026-03-05T20:31:00Z" w16du:dateUtc="2026-03-06T02:31:00Z">
        <w:r>
          <w:t xml:space="preserve"> </w:t>
        </w:r>
      </w:ins>
      <w:del w:id="844" w:author="Joel Karr" w:date="2026-03-05T20:31:00Z" w16du:dateUtc="2026-03-06T02:31:00Z">
        <w:r w:rsidR="003607C1" w:rsidDel="005B5072">
          <w:delText>Nobody expected a 1990s MTV dating show to solve our database architecture problem. But that's exactly what happened.</w:delText>
        </w:r>
      </w:del>
    </w:p>
    <w:p w14:paraId="49E9E75F" w14:textId="77777777" w:rsidR="003607C1" w:rsidRPr="003607C1" w:rsidRDefault="003607C1" w:rsidP="003607C1">
      <w:r>
        <w:t>We'd been stuck for months. Tens of thousands of restaurants on the platform, daily updates causing lock waits, queries timing out under load. We'd tried everything we knew: maintenance scripts, execution plan tuning, indexes. Nothing got us close to the sub-second response time we needed.</w:t>
      </w:r>
    </w:p>
    <w:p w14:paraId="2D5DF37E" w14:textId="77777777" w:rsidR="003607C1" w:rsidRPr="003607C1" w:rsidRDefault="003607C1" w:rsidP="003607C1">
      <w:r>
        <w:t>Here's how we got there.</w:t>
      </w:r>
    </w:p>
    <w:p w14:paraId="0852E34C" w14:textId="77777777" w:rsidR="003607C1" w:rsidRPr="003607C1" w:rsidRDefault="003607C1" w:rsidP="003607C1">
      <w:r>
        <w:t xml:space="preserve">Back in 2010, I was working with an experienced database administrator on a complex SQL query for a high-traffic e-commerce site. The core issue was that we had a highly normalized database, which meant anytime we </w:t>
      </w:r>
      <w:proofErr w:type="gramStart"/>
      <w:r>
        <w:t>returned</w:t>
      </w:r>
      <w:proofErr w:type="gramEnd"/>
      <w:r>
        <w:t xml:space="preserve"> a collection of restaurants, we had to join over fifteen tables. Updating any restaurant meant potentially locking those tables and quickly creating a backlog of pending search queries.</w:t>
      </w:r>
    </w:p>
    <w:p w14:paraId="6EE688C3" w14:textId="77777777" w:rsidR="003607C1" w:rsidRPr="003607C1" w:rsidRDefault="003607C1" w:rsidP="003607C1">
      <w:r>
        <w:t>The database administrator started building views to query against, but we still couldn't reach the target response time. We realized we would need to find a new approach.</w:t>
      </w:r>
    </w:p>
    <w:p w14:paraId="1D199CD9" w14:textId="7D95AF40" w:rsidR="003607C1" w:rsidRPr="003607C1" w:rsidDel="00C116FB" w:rsidRDefault="003607C1" w:rsidP="003607C1">
      <w:pPr>
        <w:rPr>
          <w:del w:id="845" w:author="Joel Karr" w:date="2026-03-05T20:32:00Z" w16du:dateUtc="2026-03-06T02:32:00Z"/>
        </w:rPr>
      </w:pPr>
      <w:commentRangeStart w:id="846"/>
      <w:commentRangeStart w:id="847"/>
      <w:del w:id="848" w:author="Joel Karr" w:date="2026-03-05T20:32:00Z" w16du:dateUtc="2026-03-06T02:32:00Z">
        <w:r w:rsidDel="00C116FB">
          <w:delText>That's when we started playing a game that turned into an excellent catalyst for innovative solutions. A person on our team loved to describe what we were doing by thinking up wild and crazy analogies. He would turn every component of our solution into different positions on a basketball team, picking famous players based on their attitudes. Or he would explain a feature about referrals as if it was a Tupperware pyramid scheme.</w:delText>
        </w:r>
        <w:commentRangeEnd w:id="846"/>
        <w:r w:rsidDel="00C116FB">
          <w:rPr>
            <w:rStyle w:val="CommentReference"/>
            <w:sz w:val="24"/>
            <w:szCs w:val="24"/>
          </w:rPr>
          <w:commentReference w:id="846"/>
        </w:r>
      </w:del>
      <w:commentRangeEnd w:id="847"/>
      <w:r w:rsidR="007B589F">
        <w:rPr>
          <w:rStyle w:val="CommentReference"/>
        </w:rPr>
        <w:commentReference w:id="847"/>
      </w:r>
    </w:p>
    <w:p w14:paraId="7AA2FBFB" w14:textId="647BC455" w:rsidR="003607C1" w:rsidRPr="003607C1" w:rsidDel="00C116FB" w:rsidRDefault="003607C1" w:rsidP="003607C1">
      <w:pPr>
        <w:rPr>
          <w:del w:id="849" w:author="Joel Karr" w:date="2026-03-05T20:32:00Z" w16du:dateUtc="2026-03-06T02:32:00Z"/>
        </w:rPr>
      </w:pPr>
      <w:del w:id="850" w:author="Joel Karr" w:date="2026-03-05T20:32:00Z" w16du:dateUtc="2026-03-06T02:32:00Z">
        <w:r w:rsidDel="00C116FB">
          <w:delText>The shifts in perspective were exactly what we needed.</w:delText>
        </w:r>
      </w:del>
    </w:p>
    <w:p w14:paraId="59A9D381" w14:textId="77777777" w:rsidR="003607C1" w:rsidRPr="003607C1" w:rsidRDefault="003607C1" w:rsidP="003607C1">
      <w:r>
        <w:t>We started by defining what success looked like: sub-second response time, ability to filter on twelve different fields, and returning full restaurant objects. Nothing else was off-limits.</w:t>
      </w:r>
    </w:p>
    <w:p w14:paraId="6323D780" w14:textId="43B351C4" w:rsidR="003607C1" w:rsidRPr="003607C1" w:rsidRDefault="003607C1" w:rsidP="003607C1">
      <w:r>
        <w:t xml:space="preserve">After a few attempts at analogies that didn't quite hit the mark, we landed on imagining the search functionality was </w:t>
      </w:r>
      <w:r>
        <w:rPr>
          <w:i/>
          <w:iCs/>
        </w:rPr>
        <w:t>Singled Out</w:t>
      </w:r>
      <w:r>
        <w:t xml:space="preserve">, a popular dating game show from the late 1990s on </w:t>
      </w:r>
      <w:r>
        <w:lastRenderedPageBreak/>
        <w:t xml:space="preserve">MTV. The show started with fifty contestants all hoping to win a date with the central player called the "Picker." The Picker couldn't see the contestants directly. Instead, each time </w:t>
      </w:r>
      <w:proofErr w:type="gramStart"/>
      <w:r>
        <w:t>the Picker</w:t>
      </w:r>
      <w:proofErr w:type="gramEnd"/>
      <w:r>
        <w:t xml:space="preserve"> stated a preference, like their favorite sport is basketball, contestants who didn't match walked off the stage in single file. Round by round, the large group was filtered down to a final few contestants who the Picker would get to see and choose from.</w:t>
      </w:r>
    </w:p>
    <w:p w14:paraId="710F28F5" w14:textId="77777777" w:rsidR="003607C1" w:rsidRPr="003607C1" w:rsidRDefault="003607C1" w:rsidP="003607C1">
      <w:r>
        <w:t>During a conversation about how the show's host could catch cheating by contestants who tried to change their answers to stay in the game, we thought maybe the host already had contestant numbers with their answers to each question on a single card. That way they could quickly see which contestants should remain.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095"/>
        <w:gridCol w:w="5005"/>
      </w:tblGrid>
      <w:tr w:rsidR="003607C1" w:rsidRPr="003607C1" w14:paraId="0B284375" w14:textId="77777777">
        <w:trPr>
          <w:tblHeader/>
          <w:tblCellSpacing w:w="15" w:type="dxa"/>
        </w:trPr>
        <w:tc>
          <w:tcPr>
            <w:tcW w:w="0" w:type="auto"/>
            <w:vAlign w:val="center"/>
            <w:hideMark/>
          </w:tcPr>
          <w:p w14:paraId="6DA32893" w14:textId="77777777" w:rsidR="003607C1" w:rsidRPr="003607C1" w:rsidRDefault="003607C1" w:rsidP="003607C1">
            <w:pPr>
              <w:rPr>
                <w:b/>
                <w:bCs/>
              </w:rPr>
            </w:pPr>
            <w:r>
              <w:rPr>
                <w:b/>
                <w:bCs/>
                <w:i/>
                <w:iCs/>
              </w:rPr>
              <w:t>Singled Out</w:t>
            </w:r>
            <w:r>
              <w:rPr>
                <w:b/>
                <w:bCs/>
              </w:rPr>
              <w:t xml:space="preserve"> Game Show</w:t>
            </w:r>
          </w:p>
        </w:tc>
        <w:tc>
          <w:tcPr>
            <w:tcW w:w="0" w:type="auto"/>
            <w:vAlign w:val="center"/>
            <w:hideMark/>
          </w:tcPr>
          <w:p w14:paraId="27588D0F" w14:textId="77777777" w:rsidR="003607C1" w:rsidRPr="003607C1" w:rsidRDefault="003607C1" w:rsidP="003607C1">
            <w:pPr>
              <w:rPr>
                <w:b/>
                <w:bCs/>
              </w:rPr>
            </w:pPr>
            <w:r>
              <w:rPr>
                <w:b/>
                <w:bCs/>
              </w:rPr>
              <w:t>Restaurant Search Problem</w:t>
            </w:r>
          </w:p>
        </w:tc>
      </w:tr>
      <w:tr w:rsidR="003607C1" w:rsidRPr="003607C1" w14:paraId="4C389EE6" w14:textId="77777777">
        <w:trPr>
          <w:tblCellSpacing w:w="15" w:type="dxa"/>
        </w:trPr>
        <w:tc>
          <w:tcPr>
            <w:tcW w:w="0" w:type="auto"/>
            <w:vAlign w:val="center"/>
            <w:hideMark/>
          </w:tcPr>
          <w:p w14:paraId="22B08C2A" w14:textId="77777777" w:rsidR="003607C1" w:rsidRPr="003607C1" w:rsidRDefault="003607C1" w:rsidP="003607C1">
            <w:r>
              <w:t>Picker chooses preferences</w:t>
            </w:r>
          </w:p>
        </w:tc>
        <w:tc>
          <w:tcPr>
            <w:tcW w:w="0" w:type="auto"/>
            <w:vAlign w:val="center"/>
            <w:hideMark/>
          </w:tcPr>
          <w:p w14:paraId="69FDE49F" w14:textId="77777777" w:rsidR="003607C1" w:rsidRPr="003607C1" w:rsidRDefault="003607C1" w:rsidP="003607C1">
            <w:r>
              <w:t>Customer applies filters (cuisine, rating, etc.)</w:t>
            </w:r>
          </w:p>
        </w:tc>
      </w:tr>
      <w:tr w:rsidR="003607C1" w:rsidRPr="003607C1" w14:paraId="0C0492E5" w14:textId="77777777">
        <w:trPr>
          <w:tblCellSpacing w:w="15" w:type="dxa"/>
        </w:trPr>
        <w:tc>
          <w:tcPr>
            <w:tcW w:w="0" w:type="auto"/>
            <w:vAlign w:val="center"/>
            <w:hideMark/>
          </w:tcPr>
          <w:p w14:paraId="3334B00D" w14:textId="77777777" w:rsidR="003607C1" w:rsidRPr="003607C1" w:rsidRDefault="003607C1" w:rsidP="003607C1">
            <w:r>
              <w:t>Contestants eliminated in each round</w:t>
            </w:r>
          </w:p>
        </w:tc>
        <w:tc>
          <w:tcPr>
            <w:tcW w:w="0" w:type="auto"/>
            <w:vAlign w:val="center"/>
            <w:hideMark/>
          </w:tcPr>
          <w:p w14:paraId="0752BC0A" w14:textId="77777777" w:rsidR="003607C1" w:rsidRPr="003607C1" w:rsidRDefault="003607C1" w:rsidP="003607C1">
            <w:r>
              <w:t>Restaurants excluded by each filter condition</w:t>
            </w:r>
          </w:p>
        </w:tc>
      </w:tr>
      <w:tr w:rsidR="003607C1" w:rsidRPr="003607C1" w14:paraId="10584CAE" w14:textId="77777777">
        <w:trPr>
          <w:tblCellSpacing w:w="15" w:type="dxa"/>
        </w:trPr>
        <w:tc>
          <w:tcPr>
            <w:tcW w:w="0" w:type="auto"/>
            <w:vAlign w:val="center"/>
            <w:hideMark/>
          </w:tcPr>
          <w:p w14:paraId="268404B4" w14:textId="77777777" w:rsidR="003607C1" w:rsidRPr="003607C1" w:rsidRDefault="003607C1" w:rsidP="003607C1">
            <w:r>
              <w:t>Host has quick reference card</w:t>
            </w:r>
          </w:p>
        </w:tc>
        <w:tc>
          <w:tcPr>
            <w:tcW w:w="0" w:type="auto"/>
            <w:vAlign w:val="center"/>
            <w:hideMark/>
          </w:tcPr>
          <w:p w14:paraId="31B538FF" w14:textId="77777777" w:rsidR="003607C1" w:rsidRPr="003607C1" w:rsidRDefault="003607C1" w:rsidP="003607C1">
            <w:r>
              <w:t>Database uses a flat table of indexed filter fields</w:t>
            </w:r>
          </w:p>
        </w:tc>
      </w:tr>
      <w:tr w:rsidR="003607C1" w:rsidRPr="003607C1" w14:paraId="467C5AC2" w14:textId="77777777">
        <w:trPr>
          <w:tblCellSpacing w:w="15" w:type="dxa"/>
        </w:trPr>
        <w:tc>
          <w:tcPr>
            <w:tcW w:w="0" w:type="auto"/>
            <w:vAlign w:val="center"/>
            <w:hideMark/>
          </w:tcPr>
          <w:p w14:paraId="268271F9" w14:textId="77777777" w:rsidR="003607C1" w:rsidRPr="003607C1" w:rsidRDefault="003607C1" w:rsidP="003607C1">
            <w:r>
              <w:t>Remaining contestants = best matches</w:t>
            </w:r>
          </w:p>
        </w:tc>
        <w:tc>
          <w:tcPr>
            <w:tcW w:w="0" w:type="auto"/>
            <w:vAlign w:val="center"/>
            <w:hideMark/>
          </w:tcPr>
          <w:p w14:paraId="755B3139" w14:textId="77777777" w:rsidR="003607C1" w:rsidRPr="003607C1" w:rsidRDefault="003607C1" w:rsidP="003607C1">
            <w:r>
              <w:t>Resulting dataset = matching restaurants</w:t>
            </w:r>
          </w:p>
        </w:tc>
      </w:tr>
    </w:tbl>
    <w:p w14:paraId="2BB2927A" w14:textId="77777777" w:rsidR="003607C1" w:rsidRPr="003607C1" w:rsidRDefault="003607C1" w:rsidP="003607C1">
      <w:r>
        <w:t xml:space="preserve">Our system, built with domain-driven design, always dealt with full restaurant objects </w:t>
      </w:r>
      <w:proofErr w:type="gramStart"/>
      <w:r>
        <w:t>as</w:t>
      </w:r>
      <w:proofErr w:type="gramEnd"/>
      <w:r>
        <w:t xml:space="preserve"> XML. That meant updating restaurants by parsing objects from XML and splitting them into many SQL tables, then reconstructing the same XML again with complex joins for our search. It felt wasteful. In our analogy, that would be like the host having a card with every detail for each contestant. How could they possibly know who was eliminated quickly if the data was only stored on individual cards?</w:t>
      </w:r>
    </w:p>
    <w:p w14:paraId="7CAA2F87" w14:textId="7AA7E61C" w:rsidR="003607C1" w:rsidRPr="003607C1" w:rsidRDefault="003607C1" w:rsidP="003607C1">
      <w:r>
        <w:t>We realized that we already knew the full set of filters, things like cuisine or star rating, so instead of going to different normalized tables, we could have a single flat table with only the items customers could filter on.</w:t>
      </w:r>
    </w:p>
    <w:p w14:paraId="27EE4CC0" w14:textId="77777777" w:rsidR="003607C1" w:rsidRPr="003607C1" w:rsidRDefault="003607C1" w:rsidP="003607C1">
      <w:r>
        <w:t>NoSQL databases and Lucene were gaining popularity at the time, but they certainly weren't widely used enough for us to risk the most critical parts of our system by relying on them.</w:t>
      </w:r>
    </w:p>
    <w:p w14:paraId="7C031B37" w14:textId="77777777" w:rsidR="003607C1" w:rsidRPr="003607C1" w:rsidRDefault="003607C1" w:rsidP="003607C1">
      <w:r>
        <w:t>That's when it clicked. We could have the best of both worlds by building a SQL table that had complex objects flattened into fields for filtering, plus the full restaurant XML object stored in a column as a large string. This allowed us to query a single table and still get back all the data we needed for restaurants that matched the filters.</w:t>
      </w:r>
    </w:p>
    <w:p w14:paraId="1E381966" w14:textId="77777777" w:rsidR="003607C1" w:rsidRPr="003607C1" w:rsidRDefault="003607C1" w:rsidP="003607C1">
      <w:r>
        <w:t>A dating game show from MTV helped us solve a database architecture problem.</w:t>
      </w:r>
    </w:p>
    <w:p w14:paraId="693320D0" w14:textId="0412B69D" w:rsidR="003607C1" w:rsidRPr="003607C1" w:rsidRDefault="003607C1" w:rsidP="003607C1"/>
    <w:p w14:paraId="697EC5B2" w14:textId="075E6EBB" w:rsidR="003607C1" w:rsidRPr="003607C1" w:rsidDel="00E409CE" w:rsidRDefault="00E409CE" w:rsidP="003607C1">
      <w:pPr>
        <w:pStyle w:val="Heading3"/>
        <w:rPr>
          <w:del w:id="851" w:author="Joel Karr" w:date="2026-03-05T20:33:00Z" w16du:dateUtc="2026-03-06T02:33:00Z"/>
        </w:rPr>
      </w:pPr>
      <w:bookmarkStart w:id="852" w:name="_Toc223725691"/>
      <w:ins w:id="853" w:author="Joel Karr" w:date="2026-03-05T20:33:00Z">
        <w:r w:rsidRPr="00E409CE">
          <w:t xml:space="preserve">Creativity as a Trainable </w:t>
        </w:r>
        <w:proofErr w:type="spellStart"/>
        <w:r w:rsidRPr="00E409CE">
          <w:t>Skill</w:t>
        </w:r>
      </w:ins>
      <w:commentRangeStart w:id="854"/>
      <w:commentRangeStart w:id="855"/>
      <w:del w:id="856" w:author="Joel Karr" w:date="2026-03-05T20:33:00Z" w16du:dateUtc="2026-03-06T02:33:00Z">
        <w:r w:rsidR="003607C1" w:rsidDel="00E409CE">
          <w:delText>Why Analogies Work</w:delText>
        </w:r>
        <w:commentRangeEnd w:id="854"/>
        <w:r w:rsidR="003607C1" w:rsidDel="00E409CE">
          <w:rPr>
            <w:rStyle w:val="CommentReference"/>
            <w:sz w:val="28"/>
            <w:szCs w:val="28"/>
          </w:rPr>
          <w:commentReference w:id="854"/>
        </w:r>
      </w:del>
      <w:commentRangeEnd w:id="855"/>
      <w:r w:rsidR="007B589F">
        <w:rPr>
          <w:rStyle w:val="CommentReference"/>
          <w:rFonts w:eastAsiaTheme="minorHAnsi" w:cstheme="minorBidi"/>
          <w:color w:val="auto"/>
        </w:rPr>
        <w:commentReference w:id="855"/>
      </w:r>
      <w:bookmarkEnd w:id="852"/>
    </w:p>
    <w:p w14:paraId="4A2894E2" w14:textId="0889AAF4" w:rsidR="00BA17BD" w:rsidRDefault="00BA17BD" w:rsidP="003607C1">
      <w:pPr>
        <w:rPr>
          <w:ins w:id="857" w:author="Joel Karr" w:date="2026-03-05T20:33:00Z" w16du:dateUtc="2026-03-06T02:33:00Z"/>
        </w:rPr>
      </w:pPr>
      <w:ins w:id="858" w:author="Joel Karr" w:date="2026-03-05T20:33:00Z">
        <w:r w:rsidRPr="00BA17BD">
          <w:t>The</w:t>
        </w:r>
        <w:proofErr w:type="spellEnd"/>
        <w:r w:rsidRPr="00BA17BD">
          <w:t xml:space="preserve"> </w:t>
        </w:r>
        <w:proofErr w:type="gramStart"/>
        <w:r w:rsidRPr="00BA17BD">
          <w:t>Singled Out</w:t>
        </w:r>
        <w:proofErr w:type="gramEnd"/>
        <w:r w:rsidRPr="00BA17BD">
          <w:t xml:space="preserve"> breakthrough felt like a flash of inspiration. But was it?</w:t>
        </w:r>
      </w:ins>
    </w:p>
    <w:p w14:paraId="3F731A5A" w14:textId="74430520" w:rsidR="003607C1" w:rsidRPr="003607C1" w:rsidRDefault="003607C1" w:rsidP="003607C1">
      <w:r>
        <w:t xml:space="preserve">As a student in the very first </w:t>
      </w:r>
      <w:proofErr w:type="spellStart"/>
      <w:r>
        <w:t>iMBA</w:t>
      </w:r>
      <w:proofErr w:type="spellEnd"/>
      <w:r>
        <w:t xml:space="preserve"> class at the University of Illinois, I took a course on Innovation with Professors Jeffrey Loewenstein and Jack Goncalo. Like many people, I had always been told that creativity was a skill people are born with or without.</w:t>
      </w:r>
    </w:p>
    <w:p w14:paraId="3DC6BC9F" w14:textId="77777777" w:rsidR="003607C1" w:rsidRPr="003607C1" w:rsidRDefault="003607C1" w:rsidP="003607C1">
      <w:r>
        <w:t>Their central idea was that creativity isn't a rare gift. It's a process that can be trained like any other skill.</w:t>
      </w:r>
    </w:p>
    <w:p w14:paraId="0C3EF602" w14:textId="2B90527E" w:rsidR="003607C1" w:rsidRPr="003607C1" w:rsidDel="00F87DD9" w:rsidRDefault="003607C1" w:rsidP="003607C1">
      <w:pPr>
        <w:rPr>
          <w:del w:id="859" w:author="Joel Karr" w:date="2026-03-05T20:34:00Z" w16du:dateUtc="2026-03-06T02:34:00Z"/>
        </w:rPr>
      </w:pPr>
      <w:r>
        <w:t>When they introduced their research on shifting perspectives, I immediately thought back to the breakthrough we'd had with the restaurant search</w:t>
      </w:r>
      <w:del w:id="860" w:author="Joel Karr" w:date="2026-03-05T20:34:00Z" w16du:dateUtc="2026-03-06T02:34:00Z">
        <w:r w:rsidDel="00F87DD9">
          <w:delText xml:space="preserve"> site</w:delText>
        </w:r>
      </w:del>
      <w:r>
        <w:t xml:space="preserve">. </w:t>
      </w:r>
      <w:ins w:id="861" w:author="Joel Karr" w:date="2026-03-05T20:34:00Z">
        <w:r w:rsidR="00F87DD9" w:rsidRPr="00F87DD9">
          <w:t xml:space="preserve">The breakthrough hadn't come from working harder on the same approaches. It came from seeing the problem through a completely different lens. What felt like a lucky moment in a conference room turned out to be an example of something Loewenstein had studied and </w:t>
        </w:r>
        <w:proofErr w:type="spellStart"/>
        <w:r w:rsidR="00F87DD9" w:rsidRPr="00F87DD9">
          <w:t>formalized.</w:t>
        </w:r>
      </w:ins>
      <w:del w:id="862" w:author="Joel Karr" w:date="2026-03-05T20:34:00Z" w16du:dateUtc="2026-03-06T02:34:00Z">
        <w:r w:rsidDel="00F87DD9">
          <w:delText>It turns out that using analogies was the simplest version of what Professor Loewenstein had formalized into a structured framework.</w:delText>
        </w:r>
      </w:del>
    </w:p>
    <w:p w14:paraId="667060D3" w14:textId="6F4CF5D8" w:rsidR="003607C1" w:rsidRPr="003607C1" w:rsidRDefault="003607C1" w:rsidP="003607C1">
      <w:r>
        <w:t>In</w:t>
      </w:r>
      <w:proofErr w:type="spellEnd"/>
      <w:r>
        <w:t xml:space="preserve"> his book with Matthew A. Cronin, </w:t>
      </w:r>
      <w:r>
        <w:rPr>
          <w:i/>
          <w:iCs/>
        </w:rPr>
        <w:t>The Craft of Creativity</w:t>
      </w:r>
      <w:r>
        <w:t>, Loewenstein described an approach where you first identify each piece of a scenario and then systematically swap them out to see how it changes your perspective.</w:t>
      </w:r>
      <w:ins w:id="863" w:author="Joel Karr" w:date="2026-03-05T20:34:00Z" w16du:dateUtc="2026-03-06T02:34:00Z">
        <w:r w:rsidR="009C31BA">
          <w:t xml:space="preserve"> </w:t>
        </w:r>
      </w:ins>
      <w:ins w:id="864" w:author="Joel Karr" w:date="2026-03-05T20:34:00Z">
        <w:r w:rsidR="009C31BA" w:rsidRPr="009C31BA">
          <w:t>The key insight is that you don't need to wait for a brilliant analogy to strike. You can manufacture the same shift in thinking by being deliberate about which pieces you examine and replace.</w:t>
        </w:r>
      </w:ins>
    </w:p>
    <w:p w14:paraId="003F5E0A" w14:textId="77777777" w:rsidR="003607C1" w:rsidRPr="003607C1" w:rsidRDefault="003607C1" w:rsidP="003607C1">
      <w:r>
        <w:t>His framework is captured by the acronym PAGES:</w:t>
      </w:r>
    </w:p>
    <w:p w14:paraId="1A0761E1" w14:textId="77777777" w:rsidR="003607C1" w:rsidRPr="003607C1" w:rsidRDefault="003607C1" w:rsidP="003607C1">
      <w:pPr>
        <w:numPr>
          <w:ilvl w:val="0"/>
          <w:numId w:val="14"/>
        </w:numPr>
      </w:pPr>
      <w:r>
        <w:rPr>
          <w:b/>
          <w:bCs/>
        </w:rPr>
        <w:t>Parts:</w:t>
      </w:r>
      <w:r>
        <w:t xml:space="preserve"> Components or elements involved in the situation</w:t>
      </w:r>
    </w:p>
    <w:p w14:paraId="2842A9B7" w14:textId="77777777" w:rsidR="003607C1" w:rsidRPr="003607C1" w:rsidRDefault="003607C1" w:rsidP="003607C1">
      <w:pPr>
        <w:numPr>
          <w:ilvl w:val="0"/>
          <w:numId w:val="14"/>
        </w:numPr>
      </w:pPr>
      <w:r>
        <w:rPr>
          <w:b/>
          <w:bCs/>
        </w:rPr>
        <w:t>Actions:</w:t>
      </w:r>
      <w:r>
        <w:t xml:space="preserve"> Activities or behaviors related to the parts</w:t>
      </w:r>
    </w:p>
    <w:p w14:paraId="2075A36F" w14:textId="77777777" w:rsidR="003607C1" w:rsidRPr="003607C1" w:rsidRDefault="003607C1" w:rsidP="003607C1">
      <w:pPr>
        <w:numPr>
          <w:ilvl w:val="0"/>
          <w:numId w:val="14"/>
        </w:numPr>
      </w:pPr>
      <w:r>
        <w:rPr>
          <w:b/>
          <w:bCs/>
        </w:rPr>
        <w:t>Goals:</w:t>
      </w:r>
      <w:r>
        <w:t xml:space="preserve"> Objectives or outcomes desired from </w:t>
      </w:r>
      <w:proofErr w:type="gramStart"/>
      <w:r>
        <w:t>the actions</w:t>
      </w:r>
      <w:proofErr w:type="gramEnd"/>
    </w:p>
    <w:p w14:paraId="5C0BB017" w14:textId="77777777" w:rsidR="003607C1" w:rsidRPr="003607C1" w:rsidRDefault="003607C1" w:rsidP="003607C1">
      <w:pPr>
        <w:numPr>
          <w:ilvl w:val="0"/>
          <w:numId w:val="14"/>
        </w:numPr>
      </w:pPr>
      <w:r>
        <w:rPr>
          <w:b/>
          <w:bCs/>
        </w:rPr>
        <w:t>Events:</w:t>
      </w:r>
      <w:r>
        <w:t xml:space="preserve"> Incidents or occurrences that affect the situation</w:t>
      </w:r>
    </w:p>
    <w:p w14:paraId="476F493B" w14:textId="77777777" w:rsidR="003607C1" w:rsidRPr="003607C1" w:rsidRDefault="003607C1" w:rsidP="003607C1">
      <w:pPr>
        <w:numPr>
          <w:ilvl w:val="0"/>
          <w:numId w:val="14"/>
        </w:numPr>
      </w:pPr>
      <w:r>
        <w:rPr>
          <w:b/>
          <w:bCs/>
        </w:rPr>
        <w:t>Self-concept:</w:t>
      </w:r>
      <w:r>
        <w:t xml:space="preserve"> Identities or roles of the individuals involved</w:t>
      </w:r>
    </w:p>
    <w:p w14:paraId="13594556" w14:textId="412797EC" w:rsidR="003607C1" w:rsidRPr="003607C1" w:rsidDel="009C31BA" w:rsidRDefault="003607C1" w:rsidP="003607C1">
      <w:pPr>
        <w:rPr>
          <w:del w:id="865" w:author="Joel Karr" w:date="2026-03-05T20:35:00Z" w16du:dateUtc="2026-03-06T02:35:00Z"/>
        </w:rPr>
      </w:pPr>
      <w:r>
        <w:t xml:space="preserve">Although designed as a general creativity tool, the framework seems tailor-made for software engineering. </w:t>
      </w:r>
      <w:ins w:id="866" w:author="Joel Karr" w:date="2026-03-05T20:35:00Z">
        <w:r w:rsidR="009C31BA" w:rsidRPr="009C31BA">
          <w:t xml:space="preserve">We build systems by breaking them into components, defining behaviors, targeting outcomes, handling events, and considering user roles. The vocabulary is </w:t>
        </w:r>
        <w:proofErr w:type="gramStart"/>
        <w:r w:rsidR="009C31BA" w:rsidRPr="009C31BA">
          <w:t>different</w:t>
        </w:r>
        <w:proofErr w:type="gramEnd"/>
        <w:r w:rsidR="009C31BA" w:rsidRPr="009C31BA">
          <w:t xml:space="preserve"> but the structure is identical.</w:t>
        </w:r>
      </w:ins>
      <w:ins w:id="867" w:author="Joel Karr" w:date="2026-03-05T20:35:00Z" w16du:dateUtc="2026-03-06T02:35:00Z">
        <w:r w:rsidR="009C31BA">
          <w:t xml:space="preserve"> </w:t>
        </w:r>
      </w:ins>
      <w:del w:id="868" w:author="Joel Karr" w:date="2026-03-05T20:35:00Z" w16du:dateUtc="2026-03-06T02:35:00Z">
        <w:r w:rsidDel="009C31BA">
          <w:delText>We already build systems in ways that group information like this.</w:delText>
        </w:r>
      </w:del>
    </w:p>
    <w:p w14:paraId="62C5B31B" w14:textId="77777777" w:rsidR="003607C1" w:rsidRPr="003607C1" w:rsidRDefault="003607C1" w:rsidP="003607C1">
      <w:r>
        <w:lastRenderedPageBreak/>
        <w:t xml:space="preserve">Take an e-commerce </w:t>
      </w:r>
      <w:proofErr w:type="gramStart"/>
      <w:r>
        <w:t>search results</w:t>
      </w:r>
      <w:proofErr w:type="gramEnd"/>
      <w:r>
        <w:t xml:space="preserve"> page. You could map it out:</w:t>
      </w:r>
    </w:p>
    <w:p w14:paraId="5574FBDB" w14:textId="77777777" w:rsidR="003607C1" w:rsidRPr="003607C1" w:rsidRDefault="003607C1" w:rsidP="003607C1">
      <w:pPr>
        <w:numPr>
          <w:ilvl w:val="0"/>
          <w:numId w:val="15"/>
        </w:numPr>
      </w:pPr>
      <w:r>
        <w:rPr>
          <w:b/>
          <w:bCs/>
        </w:rPr>
        <w:t>Parts:</w:t>
      </w:r>
      <w:r>
        <w:t xml:space="preserve"> Result cards, pagination, filters, search bar, API, database</w:t>
      </w:r>
    </w:p>
    <w:p w14:paraId="03EEF3BA" w14:textId="77777777" w:rsidR="003607C1" w:rsidRPr="003607C1" w:rsidRDefault="003607C1" w:rsidP="003607C1">
      <w:pPr>
        <w:numPr>
          <w:ilvl w:val="0"/>
          <w:numId w:val="15"/>
        </w:numPr>
      </w:pPr>
      <w:r>
        <w:rPr>
          <w:b/>
          <w:bCs/>
        </w:rPr>
        <w:t>Actions:</w:t>
      </w:r>
      <w:r>
        <w:t xml:space="preserve"> Entering search terms, clicking next page, applying filters, hovering for details</w:t>
      </w:r>
    </w:p>
    <w:p w14:paraId="0108E105" w14:textId="77777777" w:rsidR="003607C1" w:rsidRPr="003607C1" w:rsidRDefault="003607C1" w:rsidP="003607C1">
      <w:pPr>
        <w:numPr>
          <w:ilvl w:val="0"/>
          <w:numId w:val="15"/>
        </w:numPr>
      </w:pPr>
      <w:r>
        <w:rPr>
          <w:b/>
          <w:bCs/>
        </w:rPr>
        <w:t>Goals:</w:t>
      </w:r>
      <w:r>
        <w:t xml:space="preserve"> Help the user find the best match quickly, minimize time searching</w:t>
      </w:r>
    </w:p>
    <w:p w14:paraId="4CAD2401" w14:textId="77777777" w:rsidR="003607C1" w:rsidRPr="003607C1" w:rsidRDefault="003607C1" w:rsidP="003607C1">
      <w:pPr>
        <w:numPr>
          <w:ilvl w:val="0"/>
          <w:numId w:val="15"/>
        </w:numPr>
      </w:pPr>
      <w:r>
        <w:rPr>
          <w:b/>
          <w:bCs/>
        </w:rPr>
        <w:t>Events:</w:t>
      </w:r>
      <w:r>
        <w:t xml:space="preserve"> Real-time inventory changes, price updates</w:t>
      </w:r>
    </w:p>
    <w:p w14:paraId="294B1421" w14:textId="77777777" w:rsidR="003607C1" w:rsidRPr="003607C1" w:rsidRDefault="003607C1" w:rsidP="003607C1">
      <w:pPr>
        <w:numPr>
          <w:ilvl w:val="0"/>
          <w:numId w:val="15"/>
        </w:numPr>
      </w:pPr>
      <w:r>
        <w:rPr>
          <w:b/>
          <w:bCs/>
        </w:rPr>
        <w:t>Self-concept:</w:t>
      </w:r>
      <w:r>
        <w:t xml:space="preserve"> A customer looking for a product</w:t>
      </w:r>
    </w:p>
    <w:p w14:paraId="40500C28" w14:textId="77777777" w:rsidR="003607C1" w:rsidRPr="003607C1" w:rsidRDefault="003607C1" w:rsidP="003607C1">
      <w:r>
        <w:t>Once you have the pieces mapped, you experiment by swapping them out.</w:t>
      </w:r>
    </w:p>
    <w:p w14:paraId="59EF3006" w14:textId="77777777" w:rsidR="003607C1" w:rsidRPr="003607C1" w:rsidRDefault="003607C1" w:rsidP="003607C1">
      <w:r>
        <w:t>What if the results page only displayed one item instead of a list? That might force users to give more information about what they want instead of scrolling. Could you use a large language model to guide filtering instead of predefined fields? The experience becomes more like a conversation.</w:t>
      </w:r>
    </w:p>
    <w:p w14:paraId="481239AF" w14:textId="510B0110" w:rsidR="003607C1" w:rsidRPr="003607C1" w:rsidRDefault="003607C1" w:rsidP="003607C1">
      <w:r>
        <w:t xml:space="preserve">But </w:t>
      </w:r>
      <w:proofErr w:type="gramStart"/>
      <w:r>
        <w:t>now</w:t>
      </w:r>
      <w:proofErr w:type="gramEnd"/>
      <w:r>
        <w:t xml:space="preserve"> swap the self-concept. What if you think like a salesperson instead of a customer? Showing only one option might mean losing the chance to cross-sell. So maybe you add a smaller section with secondary recommendations. The LLM still drives the primary result, but now you've recovered the browsing opportunity.</w:t>
      </w:r>
    </w:p>
    <w:p w14:paraId="7E3BD0CD" w14:textId="77777777" w:rsidR="003607C1" w:rsidRPr="003607C1" w:rsidRDefault="003607C1" w:rsidP="003607C1">
      <w:r>
        <w:t>Each swap gives you a different angle. You stop waiting for inspiration and start manufacturing it.</w:t>
      </w:r>
    </w:p>
    <w:p w14:paraId="57C64DB2" w14:textId="6606DB62" w:rsidR="003607C1" w:rsidRPr="003607C1" w:rsidRDefault="003607C1" w:rsidP="003607C1"/>
    <w:p w14:paraId="6D9F7E01" w14:textId="77777777" w:rsidR="003607C1" w:rsidRPr="003607C1" w:rsidRDefault="003607C1" w:rsidP="003607C1">
      <w:pPr>
        <w:pStyle w:val="Heading3"/>
      </w:pPr>
      <w:bookmarkStart w:id="869" w:name="_Toc223725692"/>
      <w:commentRangeStart w:id="870"/>
      <w:r>
        <w:t>A Framework for Engineers</w:t>
      </w:r>
      <w:commentRangeEnd w:id="870"/>
      <w:r>
        <w:rPr>
          <w:rStyle w:val="CommentReference"/>
          <w:sz w:val="28"/>
          <w:szCs w:val="28"/>
        </w:rPr>
        <w:commentReference w:id="870"/>
      </w:r>
      <w:bookmarkEnd w:id="869"/>
    </w:p>
    <w:p w14:paraId="457C2332" w14:textId="77777777" w:rsidR="000975BB" w:rsidRPr="000975BB" w:rsidRDefault="000975BB" w:rsidP="000975BB">
      <w:pPr>
        <w:rPr>
          <w:ins w:id="871" w:author="Joel Karr" w:date="2026-03-05T20:36:00Z"/>
        </w:rPr>
      </w:pPr>
      <w:ins w:id="872" w:author="Joel Karr" w:date="2026-03-05T20:36:00Z">
        <w:r w:rsidRPr="000975BB">
          <w:t xml:space="preserve">PAGES gives us </w:t>
        </w:r>
        <w:proofErr w:type="gramStart"/>
        <w:r w:rsidRPr="000975BB">
          <w:t>the theory</w:t>
        </w:r>
        <w:proofErr w:type="gramEnd"/>
        <w:r w:rsidRPr="000975BB">
          <w:t>. But software engineers don't operate on theory. We need a process we can use when we're stuck on a real problem with a real deadline.</w:t>
        </w:r>
      </w:ins>
    </w:p>
    <w:p w14:paraId="465F15D2" w14:textId="77777777" w:rsidR="000975BB" w:rsidRPr="000975BB" w:rsidRDefault="000975BB" w:rsidP="000975BB">
      <w:pPr>
        <w:rPr>
          <w:ins w:id="873" w:author="Joel Karr" w:date="2026-03-05T20:36:00Z"/>
        </w:rPr>
      </w:pPr>
      <w:ins w:id="874" w:author="Joel Karr" w:date="2026-03-05T20:36:00Z">
        <w:r w:rsidRPr="000975BB">
          <w:t>Here's how to apply it using what we've already built in previous chapters.</w:t>
        </w:r>
      </w:ins>
    </w:p>
    <w:p w14:paraId="1AB1CC20" w14:textId="2193FDCB" w:rsidR="003607C1" w:rsidRPr="003607C1" w:rsidRDefault="003607C1" w:rsidP="003607C1">
      <w:del w:id="875" w:author="Joel Karr" w:date="2026-03-05T20:36:00Z" w16du:dateUtc="2026-03-06T02:36:00Z">
        <w:r w:rsidDel="000975BB">
          <w:delText>We can take what we've learned from analogies and the PAGES framework and create an approach targeted specifically at software engineering challenges.</w:delText>
        </w:r>
      </w:del>
    </w:p>
    <w:p w14:paraId="31F0A07F" w14:textId="77777777" w:rsidR="003607C1" w:rsidRPr="003607C1" w:rsidRDefault="003607C1" w:rsidP="003607C1">
      <w:pPr>
        <w:pStyle w:val="Heading4"/>
      </w:pPr>
      <w:r>
        <w:t>Start by defining the challenge.</w:t>
      </w:r>
    </w:p>
    <w:p w14:paraId="7749FCCD" w14:textId="77777777" w:rsidR="003607C1" w:rsidRPr="003607C1" w:rsidRDefault="003607C1" w:rsidP="003607C1">
      <w:r>
        <w:t>Software engineering involves tradeoffs. One fix may solve a problem but create a new one, and teams can lose sight of the original goal. Write down the specific technical challenge you're trying to solve. Throughout the process, check back to stay on course.</w:t>
      </w:r>
    </w:p>
    <w:p w14:paraId="6C744E6A" w14:textId="77777777" w:rsidR="003607C1" w:rsidRPr="003607C1" w:rsidRDefault="003607C1" w:rsidP="003607C1">
      <w:r>
        <w:lastRenderedPageBreak/>
        <w:t>Here's an example: Route phone calls to an agent queue in under one second based on both department and brand. The system connects to multiple CRMs, each with a 3-5 second response time. At peak volume, the system handles hundreds of calls per minute, so sequential CRM lookups would create immediate bottlenecks.</w:t>
      </w:r>
    </w:p>
    <w:p w14:paraId="44F121C8" w14:textId="77777777" w:rsidR="003607C1" w:rsidRPr="003607C1" w:rsidRDefault="003607C1" w:rsidP="003607C1">
      <w:pPr>
        <w:pStyle w:val="Heading4"/>
      </w:pPr>
      <w:r>
        <w:t>Choose an existing task template.</w:t>
      </w:r>
    </w:p>
    <w:p w14:paraId="71A9D76F" w14:textId="77777777" w:rsidR="003607C1" w:rsidRPr="003607C1" w:rsidRDefault="003607C1" w:rsidP="003607C1">
      <w:r>
        <w:t>It's easier to start from something proven than from scratch. Pick a task template that can solve at least part of your challenge. If the problem requires multiple templates, include them all.</w:t>
      </w:r>
    </w:p>
    <w:p w14:paraId="1BBABF1A" w14:textId="77777777" w:rsidR="003607C1" w:rsidRPr="003607C1" w:rsidRDefault="003607C1" w:rsidP="003607C1">
      <w:r>
        <w:t xml:space="preserve">For this routing problem, we need to call an API and return the department and brand. We have a Basic API template that includes </w:t>
      </w:r>
      <w:proofErr w:type="gramStart"/>
      <w:r>
        <w:t>read</w:t>
      </w:r>
      <w:proofErr w:type="gramEnd"/>
      <w:r>
        <w:t xml:space="preserve"> and </w:t>
      </w:r>
      <w:proofErr w:type="gramStart"/>
      <w:r>
        <w:t>write</w:t>
      </w:r>
      <w:proofErr w:type="gramEnd"/>
      <w:r>
        <w:t xml:space="preserve"> endpoints for a single data source.</w:t>
      </w:r>
    </w:p>
    <w:p w14:paraId="664212FF" w14:textId="77777777" w:rsidR="003607C1" w:rsidRPr="003607C1" w:rsidRDefault="003607C1" w:rsidP="003607C1">
      <w:pPr>
        <w:pStyle w:val="Heading4"/>
      </w:pPr>
      <w:r>
        <w:t>Identify the shortfalls.</w:t>
      </w:r>
    </w:p>
    <w:p w14:paraId="0FDFB694" w14:textId="77777777" w:rsidR="003607C1" w:rsidRPr="003607C1" w:rsidRDefault="003607C1" w:rsidP="003607C1">
      <w:r>
        <w:t>List where the existing template doesn't meet your needs. This keeps innovation focused on real gaps rather than reinventing everything.</w:t>
      </w:r>
    </w:p>
    <w:p w14:paraId="146BFB7F" w14:textId="77777777" w:rsidR="003607C1" w:rsidRPr="003607C1" w:rsidRDefault="003607C1" w:rsidP="003607C1">
      <w:r>
        <w:t>Does it meet performance requirements? Can it handle the required scale? Does it work across all systems?</w:t>
      </w:r>
    </w:p>
    <w:p w14:paraId="0D9C05AA" w14:textId="77777777" w:rsidR="003607C1" w:rsidRPr="003607C1" w:rsidRDefault="003607C1" w:rsidP="003607C1">
      <w:r>
        <w:t>Our Basic API template works for one data source, but it can't handle multiple CRMs. Each CRM responds in 3-5 seconds, which is too slow for the under-one-second routing goal.</w:t>
      </w:r>
    </w:p>
    <w:p w14:paraId="35920C05" w14:textId="77777777" w:rsidR="003607C1" w:rsidRPr="003607C1" w:rsidRDefault="003607C1" w:rsidP="003607C1">
      <w:pPr>
        <w:pStyle w:val="Heading4"/>
      </w:pPr>
      <w:r>
        <w:t>Swap parts.</w:t>
      </w:r>
    </w:p>
    <w:p w14:paraId="3EE3FDAC" w14:textId="4C210F32" w:rsidR="003607C1" w:rsidRPr="003607C1" w:rsidRDefault="003607C1" w:rsidP="003607C1">
      <w:del w:id="876" w:author="Joel Karr" w:date="2026-03-05T20:37:00Z" w16du:dateUtc="2026-03-06T02:37:00Z">
        <w:r w:rsidDel="005F29D9">
          <w:delText>Now p</w:delText>
        </w:r>
      </w:del>
      <w:ins w:id="877" w:author="Joel Karr" w:date="2026-03-05T20:37:00Z" w16du:dateUtc="2026-03-06T02:37:00Z">
        <w:r w:rsidR="005F29D9">
          <w:t>P</w:t>
        </w:r>
      </w:ins>
      <w:r>
        <w:t>ick one part of your task template and swap it with an alternative. You might change data storage, replace a synchronous call with a cache, or use a different messaging pattern. Rethink the piece that's failing without throwing out what works.</w:t>
      </w:r>
    </w:p>
    <w:p w14:paraId="4B8791DD" w14:textId="77777777" w:rsidR="003607C1" w:rsidRPr="003607C1" w:rsidRDefault="003607C1" w:rsidP="003607C1">
      <w:r>
        <w:t>For the routing problem: replace the real-time CRM lookup with a cache that stores department and brand data across tenants. This solves the performance issue but introduces the risk of stale data. To fix that, add triggers that update the cache in real time whenever a CRM changes.</w:t>
      </w:r>
    </w:p>
    <w:p w14:paraId="2AF3B815" w14:textId="77777777" w:rsidR="003607C1" w:rsidRPr="003607C1" w:rsidRDefault="003607C1" w:rsidP="003607C1">
      <w:r>
        <w:t>Check back against the original goal: we still have fast response times, and we can support multiple CRMs.</w:t>
      </w:r>
    </w:p>
    <w:p w14:paraId="62E9CD93" w14:textId="601998E9" w:rsidR="003607C1" w:rsidRPr="003607C1" w:rsidRDefault="00666088" w:rsidP="003607C1">
      <w:pPr>
        <w:pStyle w:val="Heading4"/>
      </w:pPr>
      <w:proofErr w:type="gramStart"/>
      <w:ins w:id="878" w:author="Joel Karr" w:date="2026-03-05T20:37:00Z">
        <w:r w:rsidRPr="00666088">
          <w:t>Shift</w:t>
        </w:r>
        <w:proofErr w:type="gramEnd"/>
        <w:r w:rsidRPr="00666088">
          <w:t xml:space="preserve"> your perspective when swapping parts isn't enough</w:t>
        </w:r>
      </w:ins>
      <w:del w:id="879" w:author="Joel Karr" w:date="2026-03-05T20:37:00Z" w16du:dateUtc="2026-03-06T02:37:00Z">
        <w:r w:rsidR="003607C1" w:rsidDel="00666088">
          <w:delText>Use analogies when you're stuck</w:delText>
        </w:r>
      </w:del>
      <w:r w:rsidR="003607C1">
        <w:t>.</w:t>
      </w:r>
    </w:p>
    <w:p w14:paraId="3E807956" w14:textId="06B2E174" w:rsidR="003607C1" w:rsidRPr="003607C1" w:rsidDel="00E95455" w:rsidRDefault="00E95455" w:rsidP="003607C1">
      <w:pPr>
        <w:rPr>
          <w:del w:id="880" w:author="Joel Karr" w:date="2026-03-05T20:37:00Z" w16du:dateUtc="2026-03-06T02:37:00Z"/>
        </w:rPr>
      </w:pPr>
      <w:ins w:id="881" w:author="Joel Karr" w:date="2026-03-05T20:37:00Z">
        <w:r w:rsidRPr="00E95455">
          <w:t>Sometimes you swap parts and still can't close the gap. That's when you need to step back and look at the problem from a completely different angle.</w:t>
        </w:r>
      </w:ins>
      <w:ins w:id="882" w:author="Joel Karr" w:date="2026-03-05T20:37:00Z" w16du:dateUtc="2026-03-06T02:37:00Z">
        <w:r>
          <w:t xml:space="preserve"> </w:t>
        </w:r>
      </w:ins>
      <w:del w:id="883" w:author="Joel Karr" w:date="2026-03-05T20:37:00Z" w16du:dateUtc="2026-03-06T02:37:00Z">
        <w:r w:rsidR="003607C1" w:rsidDel="00E95455">
          <w:delText>If swapping parts doesn't help you break through, analogies can shift your perspective. Compare your challenge to something unrelated—games, shows, real-world systems.</w:delText>
        </w:r>
      </w:del>
    </w:p>
    <w:p w14:paraId="61BBB886" w14:textId="77777777" w:rsidR="003607C1" w:rsidRPr="003607C1" w:rsidRDefault="003607C1" w:rsidP="003607C1">
      <w:r>
        <w:lastRenderedPageBreak/>
        <w:t xml:space="preserve">In our case, we realized the cache could still </w:t>
      </w:r>
      <w:proofErr w:type="gramStart"/>
      <w:r>
        <w:t>lag behind</w:t>
      </w:r>
      <w:proofErr w:type="gramEnd"/>
      <w:r>
        <w:t xml:space="preserve"> the CRMs. If a department or brand changed but the event didn't fire quickly enough, we'd risk routing calls to the wrong queue.</w:t>
      </w:r>
    </w:p>
    <w:p w14:paraId="79A2D62D" w14:textId="77777777" w:rsidR="003607C1" w:rsidRPr="003607C1" w:rsidRDefault="003607C1" w:rsidP="003607C1">
      <w:r>
        <w:t xml:space="preserve">Swapping parts </w:t>
      </w:r>
      <w:proofErr w:type="gramStart"/>
      <w:r>
        <w:t>wasn't</w:t>
      </w:r>
      <w:proofErr w:type="gramEnd"/>
      <w:r>
        <w:t xml:space="preserve"> getting us there. We needed a different angle.</w:t>
      </w:r>
    </w:p>
    <w:p w14:paraId="76FF72F5" w14:textId="77777777" w:rsidR="003607C1" w:rsidRPr="003607C1" w:rsidRDefault="003607C1" w:rsidP="003607C1">
      <w:r>
        <w:t>Think about airport security. Each passenger scans their boarding pass. The system checks their airline and terminal and routes them toward the right gate. This is like our fast initial routing using the cache—most of the time it's correct, and it keeps traffic flowing.</w:t>
      </w:r>
    </w:p>
    <w:p w14:paraId="40EA0F86" w14:textId="77777777" w:rsidR="003607C1" w:rsidRPr="003607C1" w:rsidRDefault="003607C1" w:rsidP="003607C1">
      <w:r>
        <w:t>But sometimes gates change at the last minute. If the airline waited until check-in to fix this, travelers would miss their flights. Instead, there are monitors past security that display the latest gate info. Passengers are already moving, but they still get an update if something changes.</w:t>
      </w:r>
    </w:p>
    <w:p w14:paraId="6E625E85" w14:textId="77777777" w:rsidR="003607C1" w:rsidRPr="003607C1" w:rsidRDefault="003607C1" w:rsidP="003607C1">
      <w:r>
        <w:t>That gave us an idea: what if we did the same thing? Route the caller instantly using cached data, then re-check the CRM once they're already in the queue. If the CRM returns new information, shift the caller to a different queue before they speak to an agent.</w:t>
      </w:r>
    </w:p>
    <w:p w14:paraId="4ED10229" w14:textId="5C0F9128" w:rsidR="003607C1" w:rsidRPr="003607C1" w:rsidRDefault="003607C1" w:rsidP="003607C1">
      <w:r>
        <w:t xml:space="preserve">The </w:t>
      </w:r>
      <w:del w:id="884" w:author="Joel Karr" w:date="2026-03-05T20:38:00Z" w16du:dateUtc="2026-03-06T02:38:00Z">
        <w:r w:rsidDel="0086360F">
          <w:delText xml:space="preserve">analogy </w:delText>
        </w:r>
      </w:del>
      <w:ins w:id="885" w:author="Joel Karr" w:date="2026-03-05T20:38:00Z" w16du:dateUtc="2026-03-06T02:38:00Z">
        <w:r w:rsidR="0086360F">
          <w:t xml:space="preserve">shift in perspective </w:t>
        </w:r>
      </w:ins>
      <w:r>
        <w:t xml:space="preserve">didn't just </w:t>
      </w:r>
      <w:proofErr w:type="gramStart"/>
      <w:r>
        <w:t>hand</w:t>
      </w:r>
      <w:proofErr w:type="gramEnd"/>
      <w:r>
        <w:t xml:space="preserve"> us a solution. It helped us see a gap that pure technical thinking had missed.</w:t>
      </w:r>
    </w:p>
    <w:p w14:paraId="434CC3D3" w14:textId="77777777" w:rsidR="003607C1" w:rsidRPr="003607C1" w:rsidRDefault="003607C1" w:rsidP="003607C1">
      <w:r>
        <w:t>Check back one more time against the original challenge:</w:t>
      </w:r>
    </w:p>
    <w:p w14:paraId="730142D3" w14:textId="77777777" w:rsidR="003607C1" w:rsidRPr="003607C1" w:rsidRDefault="003607C1" w:rsidP="003607C1">
      <w:pPr>
        <w:numPr>
          <w:ilvl w:val="0"/>
          <w:numId w:val="16"/>
        </w:numPr>
      </w:pPr>
      <w:r>
        <w:t>Routing is under one second, even if it won't always be perfect initially</w:t>
      </w:r>
    </w:p>
    <w:p w14:paraId="126D9C4E" w14:textId="77777777" w:rsidR="003607C1" w:rsidRPr="003607C1" w:rsidRDefault="003607C1" w:rsidP="003607C1">
      <w:pPr>
        <w:numPr>
          <w:ilvl w:val="0"/>
          <w:numId w:val="16"/>
        </w:numPr>
      </w:pPr>
      <w:r>
        <w:t xml:space="preserve">We can support multiple CRMs, even if their events don't always fire fast enough to keep the </w:t>
      </w:r>
      <w:proofErr w:type="gramStart"/>
      <w:r>
        <w:t>cache</w:t>
      </w:r>
      <w:proofErr w:type="gramEnd"/>
      <w:r>
        <w:t xml:space="preserve"> perfectly current</w:t>
      </w:r>
    </w:p>
    <w:p w14:paraId="1212155C" w14:textId="7A944CC3" w:rsidR="003607C1" w:rsidRPr="003607C1" w:rsidRDefault="003607C1" w:rsidP="003607C1"/>
    <w:p w14:paraId="5ACA26AA" w14:textId="0ACD6808" w:rsidR="003607C1" w:rsidRPr="003607C1" w:rsidDel="0086360F" w:rsidRDefault="0086360F" w:rsidP="003607C1">
      <w:pPr>
        <w:pStyle w:val="Heading3"/>
        <w:rPr>
          <w:del w:id="886" w:author="Joel Karr" w:date="2026-03-05T20:38:00Z" w16du:dateUtc="2026-03-06T02:38:00Z"/>
        </w:rPr>
      </w:pPr>
      <w:bookmarkStart w:id="887" w:name="_Toc223725693"/>
      <w:ins w:id="888" w:author="Joel Karr" w:date="2026-03-05T20:38:00Z">
        <w:r w:rsidRPr="0086360F">
          <w:t>Finding Your Process</w:t>
        </w:r>
      </w:ins>
      <w:ins w:id="889" w:author="Joel Karr" w:date="2026-03-05T20:38:00Z" w16du:dateUtc="2026-03-06T02:38:00Z">
        <w:r>
          <w:t xml:space="preserve"> </w:t>
        </w:r>
      </w:ins>
      <w:commentRangeStart w:id="890"/>
      <w:del w:id="891" w:author="Joel Karr" w:date="2026-03-05T20:38:00Z" w16du:dateUtc="2026-03-06T02:38:00Z">
        <w:r w:rsidR="003607C1" w:rsidDel="0086360F">
          <w:delText>Finding Your Analogy Game</w:delText>
        </w:r>
        <w:commentRangeEnd w:id="890"/>
        <w:r w:rsidR="003607C1" w:rsidDel="0086360F">
          <w:rPr>
            <w:rStyle w:val="CommentReference"/>
            <w:sz w:val="28"/>
            <w:szCs w:val="28"/>
          </w:rPr>
          <w:commentReference w:id="890"/>
        </w:r>
        <w:bookmarkEnd w:id="887"/>
      </w:del>
    </w:p>
    <w:p w14:paraId="183A2319" w14:textId="77777777" w:rsidR="003607C1" w:rsidRPr="003607C1" w:rsidRDefault="003607C1" w:rsidP="003607C1">
      <w:r>
        <w:t>Five steps:</w:t>
      </w:r>
    </w:p>
    <w:p w14:paraId="096139AC" w14:textId="77777777" w:rsidR="003607C1" w:rsidRPr="003607C1" w:rsidRDefault="003607C1" w:rsidP="003607C1">
      <w:pPr>
        <w:numPr>
          <w:ilvl w:val="0"/>
          <w:numId w:val="17"/>
        </w:numPr>
      </w:pPr>
      <w:r>
        <w:t>Define the challenge—know exactly what you're solving</w:t>
      </w:r>
    </w:p>
    <w:p w14:paraId="71EE28D0" w14:textId="77777777" w:rsidR="003607C1" w:rsidRPr="003607C1" w:rsidRDefault="003607C1" w:rsidP="003607C1">
      <w:pPr>
        <w:numPr>
          <w:ilvl w:val="0"/>
          <w:numId w:val="17"/>
        </w:numPr>
      </w:pPr>
      <w:r>
        <w:t>Choose a task template—start from something proven</w:t>
      </w:r>
    </w:p>
    <w:p w14:paraId="58A0AFA4" w14:textId="77777777" w:rsidR="003607C1" w:rsidRPr="003607C1" w:rsidRDefault="003607C1" w:rsidP="003607C1">
      <w:pPr>
        <w:numPr>
          <w:ilvl w:val="0"/>
          <w:numId w:val="17"/>
        </w:numPr>
      </w:pPr>
      <w:r>
        <w:t xml:space="preserve">Identify shortfalls—focus innovation where it's </w:t>
      </w:r>
      <w:proofErr w:type="gramStart"/>
      <w:r>
        <w:t>actually needed</w:t>
      </w:r>
      <w:proofErr w:type="gramEnd"/>
    </w:p>
    <w:p w14:paraId="277F1EFD" w14:textId="77777777" w:rsidR="003607C1" w:rsidRPr="003607C1" w:rsidRDefault="003607C1" w:rsidP="003607C1">
      <w:pPr>
        <w:numPr>
          <w:ilvl w:val="0"/>
          <w:numId w:val="17"/>
        </w:numPr>
      </w:pPr>
      <w:r>
        <w:t>Swap parts—rethink components without throwing everything out</w:t>
      </w:r>
    </w:p>
    <w:p w14:paraId="52D4A5C7" w14:textId="77777777" w:rsidR="003607C1" w:rsidRPr="003607C1" w:rsidRDefault="003607C1" w:rsidP="003607C1">
      <w:pPr>
        <w:numPr>
          <w:ilvl w:val="0"/>
          <w:numId w:val="17"/>
        </w:numPr>
      </w:pPr>
      <w:r>
        <w:t>Use analogies—shift perspectives when you're stuck</w:t>
      </w:r>
    </w:p>
    <w:p w14:paraId="42E8A347" w14:textId="77777777" w:rsidR="003607C1" w:rsidRPr="003607C1" w:rsidRDefault="003607C1" w:rsidP="003607C1">
      <w:r>
        <w:t xml:space="preserve">The restaurant search problem </w:t>
      </w:r>
      <w:proofErr w:type="gramStart"/>
      <w:r>
        <w:t>had stumped</w:t>
      </w:r>
      <w:proofErr w:type="gramEnd"/>
      <w:r>
        <w:t xml:space="preserve"> us for months. We'd tried every standard approach. We had the skills and the experience. What we didn't have was a different way of seeing the problem.</w:t>
      </w:r>
    </w:p>
    <w:p w14:paraId="71CCA86A" w14:textId="15251940" w:rsidR="003607C1" w:rsidRPr="003607C1" w:rsidRDefault="003607C1" w:rsidP="003607C1">
      <w:r>
        <w:lastRenderedPageBreak/>
        <w:t xml:space="preserve">Then </w:t>
      </w:r>
      <w:del w:id="892" w:author="Joel Karr" w:date="2026-03-05T20:38:00Z" w16du:dateUtc="2026-03-06T02:38:00Z">
        <w:r w:rsidDel="0086360F">
          <w:delText xml:space="preserve">someone </w:delText>
        </w:r>
      </w:del>
      <w:ins w:id="893" w:author="Joel Karr" w:date="2026-03-05T20:38:00Z" w16du:dateUtc="2026-03-06T02:38:00Z">
        <w:r w:rsidR="0086360F">
          <w:t xml:space="preserve">Richie </w:t>
        </w:r>
      </w:ins>
      <w:r>
        <w:t xml:space="preserve">mentioned </w:t>
      </w:r>
      <w:r>
        <w:rPr>
          <w:i/>
          <w:iCs/>
        </w:rPr>
        <w:t>Singled Out</w:t>
      </w:r>
      <w:r>
        <w:t>, and suddenly we were talking about game show hosts with index cards instead of database administrators with execution plans. The technical constraint hadn't changed. Our perspective had.</w:t>
      </w:r>
    </w:p>
    <w:p w14:paraId="5365F19A" w14:textId="2E20A685" w:rsidR="003607C1" w:rsidRPr="003607C1" w:rsidRDefault="003607C1" w:rsidP="003607C1">
      <w:r>
        <w:t xml:space="preserve">The next time you're stuck, don't just work harder on the same approach. </w:t>
      </w:r>
      <w:ins w:id="894" w:author="Joel Karr" w:date="2026-03-05T20:39:00Z">
        <w:r w:rsidR="007B589F" w:rsidRPr="007B589F">
          <w:t xml:space="preserve">Define your challenge, pull out your templates, and find the piece that's failing. If swapping it doesn't get you there, step outside the technical language entirely. Describe the </w:t>
        </w:r>
        <w:proofErr w:type="gramStart"/>
        <w:r w:rsidR="007B589F" w:rsidRPr="007B589F">
          <w:t>problem</w:t>
        </w:r>
        <w:proofErr w:type="gramEnd"/>
        <w:r w:rsidR="007B589F" w:rsidRPr="007B589F">
          <w:t xml:space="preserve"> </w:t>
        </w:r>
        <w:proofErr w:type="gramStart"/>
        <w:r w:rsidR="007B589F" w:rsidRPr="007B589F">
          <w:t>like it's</w:t>
        </w:r>
        <w:proofErr w:type="gramEnd"/>
        <w:r w:rsidR="007B589F" w:rsidRPr="007B589F">
          <w:t xml:space="preserve"> a basketball team, a dating show, an airport security line. The weirder the comparison, the better.</w:t>
        </w:r>
      </w:ins>
      <w:ins w:id="895" w:author="Joel Karr" w:date="2026-03-05T20:39:00Z" w16du:dateUtc="2026-03-06T02:39:00Z">
        <w:r w:rsidR="007B589F">
          <w:t xml:space="preserve"> </w:t>
        </w:r>
      </w:ins>
      <w:del w:id="896" w:author="Joel Karr" w:date="2026-03-05T20:39:00Z" w16du:dateUtc="2026-03-06T02:39:00Z">
        <w:r w:rsidDel="007B589F">
          <w:delText>Find your own version of the analogy game. Describe the problem like it's a basketball team, a dating show, an airport security line. The weirder the comparison, the better.</w:delText>
        </w:r>
      </w:del>
    </w:p>
    <w:p w14:paraId="08F28DF8" w14:textId="77777777" w:rsidR="003607C1" w:rsidRPr="003607C1" w:rsidRDefault="003607C1" w:rsidP="003607C1">
      <w:r>
        <w:t>Chris Hardwick never knew he helped us fix a database. But somewhere in that ridiculous MTV game show was the insight we couldn't find any other way.</w:t>
      </w:r>
    </w:p>
    <w:p w14:paraId="09692CDF" w14:textId="728DA5D0" w:rsidR="000B6764" w:rsidRDefault="000B6764">
      <w:r>
        <w:br w:type="page"/>
      </w:r>
    </w:p>
    <w:p w14:paraId="4DD69097" w14:textId="77777777" w:rsidR="004834F3" w:rsidRDefault="004834F3" w:rsidP="00434833"/>
    <w:p w14:paraId="1D21079A" w14:textId="7D94003F" w:rsidR="00872C64" w:rsidRDefault="00872C64" w:rsidP="00FA36F3">
      <w:pPr>
        <w:pStyle w:val="Heading2"/>
      </w:pPr>
      <w:bookmarkStart w:id="897" w:name="_Toc223725694"/>
      <w:del w:id="898" w:author="Joel Karr" w:date="2026-03-05T20:39:00Z" w16du:dateUtc="2026-03-06T02:39:00Z">
        <w:r w:rsidDel="007B589F">
          <w:delText>Six</w:delText>
        </w:r>
      </w:del>
      <w:ins w:id="899" w:author="Joel Karr" w:date="2026-03-05T20:39:00Z" w16du:dateUtc="2026-03-06T02:39:00Z">
        <w:r w:rsidR="007B589F">
          <w:t>Seven</w:t>
        </w:r>
      </w:ins>
      <w:bookmarkEnd w:id="897"/>
    </w:p>
    <w:p w14:paraId="3087C608" w14:textId="4184D90F" w:rsidR="0043385A" w:rsidRPr="000B6764" w:rsidRDefault="0043385A" w:rsidP="00FA36F3">
      <w:pPr>
        <w:pStyle w:val="Heading2"/>
      </w:pPr>
      <w:bookmarkStart w:id="900" w:name="_Toc223725695"/>
      <w:r>
        <w:t>When Good Enough is Enough</w:t>
      </w:r>
      <w:bookmarkEnd w:id="900"/>
      <w:r>
        <w:br/>
      </w:r>
    </w:p>
    <w:p w14:paraId="64549140" w14:textId="68A926C8" w:rsidR="00531232" w:rsidRPr="00531232" w:rsidRDefault="00531232" w:rsidP="00531232">
      <w:commentRangeStart w:id="901"/>
      <w:r>
        <w:t xml:space="preserve">I was on my way to </w:t>
      </w:r>
      <w:del w:id="902" w:author="Joel Karr" w:date="2026-03-05T20:41:00Z" w16du:dateUtc="2026-03-06T02:41:00Z">
        <w:r w:rsidDel="00D45CDC">
          <w:delText xml:space="preserve">my first </w:delText>
        </w:r>
      </w:del>
      <w:ins w:id="903" w:author="Joel Karr" w:date="2026-03-05T20:41:00Z" w16du:dateUtc="2026-03-06T02:41:00Z">
        <w:r w:rsidR="00D45CDC">
          <w:t xml:space="preserve"> a </w:t>
        </w:r>
      </w:ins>
      <w:r>
        <w:t>Chicago Cubs game</w:t>
      </w:r>
      <w:ins w:id="904" w:author="Joel Karr" w:date="2026-03-05T20:41:00Z" w16du:dateUtc="2026-03-06T02:41:00Z">
        <w:r w:rsidR="00B44DD8">
          <w:t xml:space="preserve"> in 2017, the year after </w:t>
        </w:r>
        <w:proofErr w:type="gramStart"/>
        <w:r w:rsidR="00B44DD8">
          <w:t>they</w:t>
        </w:r>
        <w:proofErr w:type="gramEnd"/>
        <w:r w:rsidR="00B44DD8">
          <w:t xml:space="preserve"> wo</w:t>
        </w:r>
      </w:ins>
      <w:ins w:id="905" w:author="Joel Karr" w:date="2026-03-05T20:42:00Z" w16du:dateUtc="2026-03-06T02:42:00Z">
        <w:r w:rsidR="00B44DD8">
          <w:t>rld series</w:t>
        </w:r>
      </w:ins>
      <w:r>
        <w:t>, and I couldn't have been more excited. I walked up to historic Wrigley Field, got in line, and opened the app for my ticket</w:t>
      </w:r>
      <w:commentRangeEnd w:id="901"/>
      <w:r>
        <w:rPr>
          <w:rStyle w:val="CommentReference"/>
          <w:sz w:val="24"/>
          <w:szCs w:val="24"/>
        </w:rPr>
        <w:commentReference w:id="901"/>
      </w:r>
      <w:r>
        <w:t>.</w:t>
      </w:r>
    </w:p>
    <w:p w14:paraId="1B5534CB" w14:textId="77777777" w:rsidR="00531232" w:rsidRPr="00531232" w:rsidRDefault="00531232" w:rsidP="00531232">
      <w:r>
        <w:t>Instead of seeing my ticket, which I had checked minutes before, I saw a spinning icon.</w:t>
      </w:r>
    </w:p>
    <w:p w14:paraId="2ED722D8" w14:textId="77777777" w:rsidR="00531232" w:rsidRPr="00531232" w:rsidRDefault="00531232" w:rsidP="00531232">
      <w:r>
        <w:t>As the line moved forward, the pressure mounted. I refreshed the app. Still nothing. When I stepped up to the attendant scanning tickets, the screen was still loading.</w:t>
      </w:r>
    </w:p>
    <w:p w14:paraId="0E607CCF" w14:textId="77777777" w:rsidR="00531232" w:rsidRPr="00531232" w:rsidRDefault="00531232" w:rsidP="00531232">
      <w:r>
        <w:t>They smiled and said, "This happens all the time. Just give it a couple more seconds."</w:t>
      </w:r>
    </w:p>
    <w:p w14:paraId="26A0B77D" w14:textId="77777777" w:rsidR="00531232" w:rsidRPr="00531232" w:rsidRDefault="00531232" w:rsidP="00531232">
      <w:r>
        <w:t>Eventually, the ticket appeared, and I was let in. Not before a quick rush of panic, embarrassment, and finally relief.</w:t>
      </w:r>
    </w:p>
    <w:p w14:paraId="7EAC0947" w14:textId="77777777" w:rsidR="00531232" w:rsidRPr="00531232" w:rsidRDefault="00531232" w:rsidP="00531232">
      <w:r>
        <w:t>This was a moment when the software had to work. It had worked before, but in that brief window when I really needed it, it didn't.</w:t>
      </w:r>
    </w:p>
    <w:p w14:paraId="28ECE4F3" w14:textId="77777777" w:rsidR="00531232" w:rsidRPr="00531232" w:rsidRDefault="00531232" w:rsidP="00531232">
      <w:r>
        <w:t>Early in my career, I thought it was inexcusable to build software that would allow this to occur. Maybe the teams weren't trained well enough. Maybe deadlines forced them to be too aggressive and cut corners.</w:t>
      </w:r>
    </w:p>
    <w:p w14:paraId="2318175F" w14:textId="77777777" w:rsidR="00531232" w:rsidRPr="00531232" w:rsidRDefault="00531232" w:rsidP="00531232">
      <w:r>
        <w:t>Over time, that explanation stopped making sense.</w:t>
      </w:r>
    </w:p>
    <w:p w14:paraId="6E4549DC" w14:textId="77777777" w:rsidR="00531232" w:rsidRPr="00531232" w:rsidRDefault="00531232" w:rsidP="00531232">
      <w:r>
        <w:t>Modern software exists in a world full of scenarios that can result in failure.</w:t>
      </w:r>
    </w:p>
    <w:p w14:paraId="732F7F85" w14:textId="77777777" w:rsidR="00531232" w:rsidRPr="00531232" w:rsidRDefault="00531232" w:rsidP="00531232">
      <w:r>
        <w:t>Web browsers close unexpectedly. Networks drop packets. Another system can take too long to respond, resulting in a timeout. Users click buttons in ways the designer didn't expect. For every system we build, there are dozens of ways things can go wrong.</w:t>
      </w:r>
    </w:p>
    <w:p w14:paraId="003C023D" w14:textId="77777777" w:rsidR="00531232" w:rsidRPr="00531232" w:rsidRDefault="00531232" w:rsidP="00531232">
      <w:r>
        <w:t xml:space="preserve">Any experienced engineering team can list the best practices for building reliable systems: unit testing, logging, alerting, </w:t>
      </w:r>
      <w:proofErr w:type="gramStart"/>
      <w:r>
        <w:t>retries</w:t>
      </w:r>
      <w:proofErr w:type="gramEnd"/>
      <w:r>
        <w:t>. The knowledge is well known. The tools are widely available. And yet failures like this still happen.</w:t>
      </w:r>
    </w:p>
    <w:p w14:paraId="192E8773" w14:textId="77777777" w:rsidR="00531232" w:rsidRPr="00531232" w:rsidRDefault="00531232" w:rsidP="00531232">
      <w:r>
        <w:t>If the problem isn't a lack of knowledge or skill, what is it?</w:t>
      </w:r>
    </w:p>
    <w:p w14:paraId="290EFD7A" w14:textId="77777777" w:rsidR="00531232" w:rsidRPr="00531232" w:rsidRDefault="00531232" w:rsidP="00531232">
      <w:r>
        <w:t xml:space="preserve">To answer that question, it helps to look at what happens when teams try to remove risk </w:t>
      </w:r>
      <w:commentRangeStart w:id="906"/>
      <w:r>
        <w:t>entirely</w:t>
      </w:r>
      <w:commentRangeEnd w:id="906"/>
      <w:r>
        <w:rPr>
          <w:rStyle w:val="CommentReference"/>
          <w:sz w:val="24"/>
          <w:szCs w:val="24"/>
        </w:rPr>
        <w:commentReference w:id="906"/>
      </w:r>
      <w:r>
        <w:t>.</w:t>
      </w:r>
    </w:p>
    <w:p w14:paraId="3F1F0A18" w14:textId="76DCABB6" w:rsidR="00531232" w:rsidRPr="00531232" w:rsidRDefault="00531232" w:rsidP="00531232"/>
    <w:p w14:paraId="24D2FF6E" w14:textId="0D3CB398" w:rsidR="00531232" w:rsidRPr="00531232" w:rsidRDefault="00531232" w:rsidP="00531232">
      <w:pPr>
        <w:pStyle w:val="Heading3"/>
      </w:pPr>
      <w:bookmarkStart w:id="907" w:name="_Toc223725696"/>
      <w:r>
        <w:lastRenderedPageBreak/>
        <w:t>The Illusion of the Perfect Solution</w:t>
      </w:r>
      <w:bookmarkEnd w:id="907"/>
    </w:p>
    <w:p w14:paraId="4D9DE817" w14:textId="77777777" w:rsidR="00531232" w:rsidRPr="00531232" w:rsidRDefault="00531232" w:rsidP="00531232">
      <w:r>
        <w:t xml:space="preserve">I once worked with a software engineer who was widely respected for his understanding of complex architectural patterns. He was the person other teams went to when no one else knew how to solve a problem. His advice was thoughtful. His designs were sound. On paper, his team should have been one of the </w:t>
      </w:r>
      <w:proofErr w:type="gramStart"/>
      <w:r>
        <w:t>highest-performing</w:t>
      </w:r>
      <w:proofErr w:type="gramEnd"/>
      <w:r>
        <w:t xml:space="preserve"> in the organization.</w:t>
      </w:r>
    </w:p>
    <w:p w14:paraId="3DDD9EFC" w14:textId="77777777" w:rsidR="00531232" w:rsidRPr="00531232" w:rsidRDefault="00531232" w:rsidP="00531232">
      <w:r>
        <w:t>They weren't.</w:t>
      </w:r>
    </w:p>
    <w:p w14:paraId="7A290136" w14:textId="77777777" w:rsidR="00531232" w:rsidRPr="00531232" w:rsidRDefault="00531232" w:rsidP="00531232">
      <w:r>
        <w:t>The team often had a working solution early. Core functionality was complete, and demos looked promising. But weeks would pass before anything made it into production. By the time the business could use the new feature, what should have been a clear win had turned into a situation that forced tech leadership into crisis management.</w:t>
      </w:r>
    </w:p>
    <w:p w14:paraId="12206264" w14:textId="77777777" w:rsidR="00531232" w:rsidRPr="00531232" w:rsidRDefault="00531232" w:rsidP="00531232">
      <w:r>
        <w:t>At first, it was difficult to understand why. The team wasn't disorganized. They weren't blocked. They weren't slow. Day after day, they completed the tasks they set out to do.</w:t>
      </w:r>
    </w:p>
    <w:p w14:paraId="7F6B4DD9" w14:textId="77777777" w:rsidR="00531232" w:rsidRPr="00531232" w:rsidRDefault="00531232" w:rsidP="00531232">
      <w:r>
        <w:t>It wasn't until the director began shadowing the team that the pattern became clear.</w:t>
      </w:r>
    </w:p>
    <w:p w14:paraId="52966E86" w14:textId="77777777" w:rsidR="00531232" w:rsidRPr="00531232" w:rsidRDefault="00531232" w:rsidP="00531232">
      <w:r>
        <w:t>After finishing the original scope of work, the team would start identifying edge cases. Each day uncovered another scenario that might go wrong.</w:t>
      </w:r>
    </w:p>
    <w:p w14:paraId="701AEBB6" w14:textId="77777777" w:rsidR="00531232" w:rsidRPr="00531232" w:rsidRDefault="00531232" w:rsidP="00531232">
      <w:r>
        <w:t>What if a user closed their browser halfway through the workflow? They added state persistence so the user could resume exactly where they left off.</w:t>
      </w:r>
    </w:p>
    <w:p w14:paraId="53D18792" w14:textId="77777777" w:rsidR="00531232" w:rsidRPr="00531232" w:rsidRDefault="00531232" w:rsidP="00531232">
      <w:r>
        <w:t>What if saving failed? They built retry logic and notifications to let the user know the system was attempting to recover.</w:t>
      </w:r>
    </w:p>
    <w:p w14:paraId="284ADFF4" w14:textId="77777777" w:rsidR="00531232" w:rsidRPr="00531232" w:rsidRDefault="00531232" w:rsidP="00531232">
      <w:r>
        <w:t>What if two requests arrived out of order? They added safeguards to handle inconsistent state.</w:t>
      </w:r>
    </w:p>
    <w:p w14:paraId="5B7E6D67" w14:textId="77777777" w:rsidR="00531232" w:rsidRPr="00531232" w:rsidRDefault="00531232" w:rsidP="00531232">
      <w:r>
        <w:t>Each decision made the software more reliable. Each change improved the user experience. Individually, none of the work was unreasonable. In fact, it was the kind of engineering most teams aspire to.</w:t>
      </w:r>
    </w:p>
    <w:p w14:paraId="1C37F97D" w14:textId="77777777" w:rsidR="00531232" w:rsidRPr="00531232" w:rsidRDefault="00531232" w:rsidP="00531232">
      <w:r>
        <w:t xml:space="preserve">From the business's perspective, restarting </w:t>
      </w:r>
      <w:proofErr w:type="gramStart"/>
      <w:r>
        <w:t>a workflow</w:t>
      </w:r>
      <w:proofErr w:type="gramEnd"/>
      <w:r>
        <w:t xml:space="preserve"> was an inconvenience, not a failure. It happened rarely, and when it did, the impact was limited. From the team's perspective, allowing that scenario to exist felt irresponsible. They knew how to prevent it, so they did.</w:t>
      </w:r>
    </w:p>
    <w:p w14:paraId="2A6AE78F" w14:textId="77777777" w:rsidR="00531232" w:rsidRPr="00531232" w:rsidRDefault="00531232" w:rsidP="00531232">
      <w:r>
        <w:t>The result was software that was excellent in isolation and misaligned in context.</w:t>
      </w:r>
    </w:p>
    <w:p w14:paraId="624226CC" w14:textId="108F32DE" w:rsidR="00531232" w:rsidRPr="00531232" w:rsidRDefault="00531232" w:rsidP="00531232">
      <w:r>
        <w:t>In a world full of tons of different possible failure scenarios, deciding which risks are worth paying for becomes a critical skill.</w:t>
      </w:r>
    </w:p>
    <w:p w14:paraId="1ED755C0" w14:textId="6D8CB36C" w:rsidR="00531232" w:rsidRPr="00531232" w:rsidRDefault="00531232" w:rsidP="00531232"/>
    <w:p w14:paraId="460160F8" w14:textId="77777777" w:rsidR="00531232" w:rsidRPr="00531232" w:rsidRDefault="00531232" w:rsidP="00531232">
      <w:pPr>
        <w:pStyle w:val="Heading3"/>
      </w:pPr>
      <w:bookmarkStart w:id="908" w:name="_Toc223725697"/>
      <w:r>
        <w:lastRenderedPageBreak/>
        <w:t>Good Enough Is a Strategy</w:t>
      </w:r>
      <w:bookmarkEnd w:id="908"/>
    </w:p>
    <w:p w14:paraId="3DF1E91A" w14:textId="77777777" w:rsidR="00531232" w:rsidRPr="00531232" w:rsidRDefault="00531232" w:rsidP="00531232">
      <w:r>
        <w:t>Think about this tradeoff in terms of controls.</w:t>
      </w:r>
    </w:p>
    <w:p w14:paraId="04887094" w14:textId="77777777" w:rsidR="00531232" w:rsidRPr="00531232" w:rsidRDefault="00531232" w:rsidP="00531232">
      <w:r>
        <w:t>Mitigating risk rarely means eliminating it. More often, it means deciding how you will respond when something goes wrong. The approaches used to reduce or absorb risk are called controls.</w:t>
      </w:r>
    </w:p>
    <w:p w14:paraId="015380FC" w14:textId="77777777" w:rsidR="00531232" w:rsidRPr="00531232" w:rsidRDefault="00531232" w:rsidP="00531232">
      <w:r>
        <w:t>Consider a dependent API that occasionally fails.</w:t>
      </w:r>
    </w:p>
    <w:p w14:paraId="7B880541" w14:textId="51A256FB" w:rsidR="00531232" w:rsidRPr="00531232" w:rsidRDefault="00531232" w:rsidP="00531232">
      <w:r>
        <w:t>One possible control is an automatic retry. When the API returns an invalid response, the system retries the request, and the user may never know anything happened. From a software engineer's perspective, this can feel like the responsible choice.</w:t>
      </w:r>
    </w:p>
    <w:p w14:paraId="2C3E9A48" w14:textId="77777777" w:rsidR="00531232" w:rsidRPr="00531232" w:rsidRDefault="00531232" w:rsidP="00531232">
      <w:r>
        <w:t>Another control may be much simpler. The user is shown an error message explaining that something went wrong and suggesting what to do next. The user may need to take additional action, but they can decide whether the situation is urgent or whether it can wait.</w:t>
      </w:r>
    </w:p>
    <w:p w14:paraId="78B19159" w14:textId="77777777" w:rsidR="00531232" w:rsidRPr="00531232" w:rsidRDefault="00531232" w:rsidP="00531232">
      <w:r>
        <w:t>Both approaches reduce risk. They do so at very different levels of cost and complexity.</w:t>
      </w:r>
    </w:p>
    <w:p w14:paraId="4F21F153" w14:textId="5A3E8F8B" w:rsidR="00531232" w:rsidRPr="00531232" w:rsidRDefault="00531232" w:rsidP="00531232">
      <w:r>
        <w:t>Automatic retries introduce additional considerations: traffic spikes, cascading failures, back-off strategies, and observability. They require tuning and ongoing maintenance. An error message shifts recovery to the user, introducing minor friction in exchange for far lower system complexity.</w:t>
      </w:r>
    </w:p>
    <w:p w14:paraId="6433EFDE" w14:textId="181FC069" w:rsidR="00531232" w:rsidRPr="00531232" w:rsidRDefault="00531232" w:rsidP="00531232">
      <w:r>
        <w:t>The real question is not whether a more reliable system can be built. The question is whether additional reliability justifies its cost.</w:t>
      </w:r>
    </w:p>
    <w:p w14:paraId="3785F503" w14:textId="77777777" w:rsidR="00531232" w:rsidRPr="00531232" w:rsidRDefault="00531232" w:rsidP="00531232">
      <w:r>
        <w:t>The answer depends on context. How often is the failure expected to occur? What is the impact when it does? Is the user blocked entirely or only inconvenienced? What happens if the retry itself fails?</w:t>
      </w:r>
    </w:p>
    <w:p w14:paraId="29153401" w14:textId="77777777" w:rsidR="00531232" w:rsidRPr="00531232" w:rsidRDefault="00531232" w:rsidP="00531232">
      <w:r>
        <w:t>Teams often skip these questions and default to the most robust control they know how to build. Sometimes that choice feels safer. Sometimes it feels more professional. Often it feels easier to defend later.</w:t>
      </w:r>
    </w:p>
    <w:p w14:paraId="2D78E1E2" w14:textId="5291AB0A" w:rsidR="00531232" w:rsidRPr="00531232" w:rsidRDefault="00531232" w:rsidP="00531232">
      <w:r>
        <w:t>But every added control becomes part of the system that must be understood, tested, and monitored. As controls accumulate, they shape the system's complexity and its ability to change.</w:t>
      </w:r>
    </w:p>
    <w:p w14:paraId="117E5493" w14:textId="77777777" w:rsidR="00531232" w:rsidRPr="00531232" w:rsidRDefault="00531232" w:rsidP="00531232">
      <w:r>
        <w:t>Sometimes the right response is an automatic retry. Sometimes it is an error message. Sometimes it is logging the issue and doing nothing else. The skill is matching the control to the business impact.</w:t>
      </w:r>
    </w:p>
    <w:p w14:paraId="367F4B18" w14:textId="77777777" w:rsidR="00531232" w:rsidRPr="00531232" w:rsidRDefault="00531232" w:rsidP="00531232">
      <w:r>
        <w:lastRenderedPageBreak/>
        <w:t>Strong teams decide deliberately how risk will be absorbed.</w:t>
      </w:r>
    </w:p>
    <w:p w14:paraId="16DD74B7" w14:textId="6FA84D6E" w:rsidR="00531232" w:rsidRPr="00531232" w:rsidRDefault="00531232" w:rsidP="00531232">
      <w:commentRangeStart w:id="909"/>
      <w:r>
        <w:t>Once teams approach reliability this way, it stops feeling like a moral obligation and starts functioning as a design decision. The focus shifts from preventing every failure to deciding which failures deserve which response.</w:t>
      </w:r>
      <w:commentRangeEnd w:id="909"/>
      <w:r>
        <w:rPr>
          <w:rStyle w:val="CommentReference"/>
          <w:sz w:val="24"/>
          <w:szCs w:val="24"/>
        </w:rPr>
        <w:commentReference w:id="909"/>
      </w:r>
    </w:p>
    <w:p w14:paraId="48D34F0C" w14:textId="77777777" w:rsidR="00531232" w:rsidRPr="00531232" w:rsidRDefault="00531232" w:rsidP="00531232">
      <w:pPr>
        <w:pStyle w:val="Heading3"/>
      </w:pPr>
      <w:bookmarkStart w:id="910" w:name="_Toc223725698"/>
      <w:r>
        <w:t>Why This Is Hard</w:t>
      </w:r>
      <w:bookmarkEnd w:id="910"/>
    </w:p>
    <w:p w14:paraId="6D8C4C88" w14:textId="77777777" w:rsidR="00531232" w:rsidRPr="00531232" w:rsidRDefault="00531232" w:rsidP="00531232">
      <w:r>
        <w:t>What makes these decisions difficult has less to do with technology and more to do with how people perceive risk.</w:t>
      </w:r>
    </w:p>
    <w:p w14:paraId="3A61010E" w14:textId="77777777" w:rsidR="00531232" w:rsidRPr="00531232" w:rsidRDefault="00531232" w:rsidP="00531232">
      <w:r>
        <w:t>In the 1970s, psychologists Daniel Kahneman and Amos Tversky studied how people evaluate risk. At the time, many believed decisions were made by weighing costs and benefits objectively.</w:t>
      </w:r>
    </w:p>
    <w:p w14:paraId="36725578" w14:textId="77777777" w:rsidR="00531232" w:rsidRPr="00531232" w:rsidRDefault="00531232" w:rsidP="00531232">
      <w:r>
        <w:t>That assumption turned out to be wrong.</w:t>
      </w:r>
    </w:p>
    <w:p w14:paraId="5B45BF33" w14:textId="77777777" w:rsidR="00531232" w:rsidRPr="00531232" w:rsidRDefault="00531232" w:rsidP="00531232">
      <w:r>
        <w:t>People experience losses far more intensely than gains. The pain of losing something outweighs the pleasure of gaining the same thing. Kahneman called this tendency loss aversion. It appears wherever decisions are made under uncertainty, which in software engineering means nearly all the time.</w:t>
      </w:r>
    </w:p>
    <w:p w14:paraId="1DC4E2DE" w14:textId="77777777" w:rsidR="00531232" w:rsidRPr="00531232" w:rsidRDefault="00531232" w:rsidP="00531232">
      <w:r>
        <w:t>Software engineers often respond more strongly to visible failures than to their actual business impact. A small defect can feel catastrophic when it is noticed by the wrong person or at the wrong time.</w:t>
      </w:r>
    </w:p>
    <w:p w14:paraId="2540223C" w14:textId="06CA58E1" w:rsidR="00531232" w:rsidRPr="00531232" w:rsidRDefault="00531232" w:rsidP="00531232">
      <w:r>
        <w:t>When systems fail, failure is hard to miss. Users complain. Executives ask questions. Postmortems are written. Teams are asked how the issue will be prevented in the future, even when everyone involved knows that zero risk is impossible.</w:t>
      </w:r>
    </w:p>
    <w:p w14:paraId="286E2B7E" w14:textId="77777777" w:rsidR="00531232" w:rsidRPr="00531232" w:rsidRDefault="00531232" w:rsidP="00531232">
      <w:r>
        <w:t>By contrast, the cost of additional engineering effort is rarely as visible.</w:t>
      </w:r>
    </w:p>
    <w:p w14:paraId="2587567E" w14:textId="77777777" w:rsidR="00531232" w:rsidRPr="00531232" w:rsidRDefault="00531232" w:rsidP="00531232">
      <w:r>
        <w:t>Delayed features blend into shifting roadmaps. Extra work hides behind technical explanations. The business value lost by waiting to ship is seldom calculated directly.</w:t>
      </w:r>
    </w:p>
    <w:p w14:paraId="540DF1D2" w14:textId="77777777" w:rsidR="00531232" w:rsidRPr="00531232" w:rsidRDefault="00531232" w:rsidP="00531232">
      <w:r>
        <w:t>As a result, teams evaluate reliability and functionality differently. Loss aversion nudges decisions toward minimizing regret and blame, even when those decisions do not maximize value. The safest emotional choice often carries the highest operational cost.</w:t>
      </w:r>
    </w:p>
    <w:p w14:paraId="269E6D84" w14:textId="2D7CE0AD" w:rsidR="00531232" w:rsidRDefault="00531232" w:rsidP="00531232">
      <w:r>
        <w:t>Over time, the additional complexity added for safety creates new risks of its own.</w:t>
      </w:r>
    </w:p>
    <w:p w14:paraId="3EAEBD69" w14:textId="77777777" w:rsidR="00531232" w:rsidRPr="00531232" w:rsidRDefault="00531232" w:rsidP="00531232"/>
    <w:p w14:paraId="26DC2E95" w14:textId="114A7ECA" w:rsidR="00531232" w:rsidRPr="00531232" w:rsidRDefault="00523305" w:rsidP="00531232">
      <w:pPr>
        <w:pStyle w:val="Heading3"/>
      </w:pPr>
      <w:bookmarkStart w:id="911" w:name="_Toc223725699"/>
      <w:r>
        <w:lastRenderedPageBreak/>
        <w:t>Thinking In Tiers: Choosing the Right Level of Control</w:t>
      </w:r>
      <w:bookmarkEnd w:id="911"/>
    </w:p>
    <w:p w14:paraId="67F3C47F" w14:textId="77777777" w:rsidR="00531232" w:rsidRPr="00531232" w:rsidRDefault="00531232" w:rsidP="00531232">
      <w:r>
        <w:t>Once teams accept that not every failure should be prevented, the remaining question is how to decide what to do when something goes wrong.</w:t>
      </w:r>
    </w:p>
    <w:p w14:paraId="0DC62916" w14:textId="5141F275" w:rsidR="00531232" w:rsidRPr="00531232" w:rsidRDefault="00531232" w:rsidP="00531232">
      <w:r>
        <w:t xml:space="preserve">Most teams already answer this question implicitly. The problem is that the decision often only exists inside the engineering team, while the </w:t>
      </w:r>
      <w:commentRangeStart w:id="912"/>
      <w:r>
        <w:t xml:space="preserve">people most affected by tradeoffs </w:t>
      </w:r>
      <w:commentRangeEnd w:id="912"/>
      <w:r>
        <w:rPr>
          <w:rStyle w:val="CommentReference"/>
          <w:sz w:val="24"/>
          <w:szCs w:val="24"/>
        </w:rPr>
        <w:commentReference w:id="912"/>
      </w:r>
      <w:r>
        <w:t>have never agreed to the response in advance.</w:t>
      </w:r>
    </w:p>
    <w:p w14:paraId="0622E885" w14:textId="77777777" w:rsidR="00531232" w:rsidRPr="00531232" w:rsidRDefault="00531232" w:rsidP="00531232">
      <w:r>
        <w:t xml:space="preserve">A more deliberate approach is to think in terms of </w:t>
      </w:r>
      <w:proofErr w:type="gramStart"/>
      <w:r>
        <w:t>tiers</w:t>
      </w:r>
      <w:proofErr w:type="gramEnd"/>
      <w:r>
        <w:t xml:space="preserve"> of control.</w:t>
      </w:r>
    </w:p>
    <w:p w14:paraId="043EDA49" w14:textId="77777777" w:rsidR="00531232" w:rsidRPr="00531232" w:rsidRDefault="00531232" w:rsidP="00531232">
      <w:r>
        <w:t>At the lowest tier, the only control in place is visibility. Errors are logged and tracked so the team can understand how often they occur. Nothing is shown to the user, and nothing attempts to correct the issue automatically. This tier exists to determine whether the problem is frequent or impactful enough to justify further action.</w:t>
      </w:r>
    </w:p>
    <w:p w14:paraId="7A48DD2F" w14:textId="77777777" w:rsidR="00531232" w:rsidRPr="00531232" w:rsidRDefault="00531232" w:rsidP="00531232">
      <w:r>
        <w:t>If the error is rare and the impact is low, the business may decide that logging alone is sufficient. Choosing not to build additional controls is a success, not a failure.</w:t>
      </w:r>
    </w:p>
    <w:p w14:paraId="585A5CE4" w14:textId="77777777" w:rsidR="00531232" w:rsidRPr="00531232" w:rsidRDefault="00531232" w:rsidP="00531232">
      <w:r>
        <w:t>The next tier introduces user notification. Instead of failing silently, the system informs the user that an error has occurred and provides guidance on what to do next. The goal is to reduce confusion while making the failure explicit.</w:t>
      </w:r>
    </w:p>
    <w:p w14:paraId="1DAA8ABF" w14:textId="050323B2" w:rsidR="00531232" w:rsidRPr="00531232" w:rsidRDefault="00531232" w:rsidP="00531232">
      <w:r>
        <w:t xml:space="preserve">If the impact is greater, teams may introduce automatic retries. The system attempts to recover on its own, and the user may never see </w:t>
      </w:r>
      <w:ins w:id="913" w:author="Joel Karr" w:date="2026-03-05T20:45:00Z" w16du:dateUtc="2026-03-06T02:45:00Z">
        <w:r w:rsidR="00BD53A7">
          <w:t>the</w:t>
        </w:r>
      </w:ins>
      <w:del w:id="914" w:author="Joel Karr" w:date="2026-03-05T20:45:00Z" w16du:dateUtc="2026-03-06T02:45:00Z">
        <w:r w:rsidDel="00BD53A7">
          <w:delText>eh</w:delText>
        </w:r>
      </w:del>
      <w:r>
        <w:t xml:space="preserve"> failure at all. This approach adds complexity, but when used intentionally it can meaningfully improve experience.</w:t>
      </w:r>
    </w:p>
    <w:p w14:paraId="329974CA" w14:textId="77777777" w:rsidR="00531232" w:rsidRPr="00531232" w:rsidRDefault="00531232" w:rsidP="00531232">
      <w:r>
        <w:t>The highest tier introduces fallback behavior. When the primary path fails, the system takes an alternate route, such as using a backup service or returning cached data. This approach delivers the most resilience and carries the highest cost, including long-term maintenance and recovery work.</w:t>
      </w:r>
    </w:p>
    <w:p w14:paraId="44223416" w14:textId="77777777" w:rsidR="00531232" w:rsidRPr="00531232" w:rsidRDefault="00531232" w:rsidP="00531232">
      <w:r>
        <w:t>None of these approaches are universally correct.</w:t>
      </w:r>
    </w:p>
    <w:p w14:paraId="6153DBB6" w14:textId="1FCB974B" w:rsidR="00531232" w:rsidRPr="00531232" w:rsidRDefault="00531232" w:rsidP="00531232">
      <w:r>
        <w:t>Problems arise when teams default to the highest tier without discussing whether the added cost matches the business value. When responses are agreed upon in advance, teams reduce fear, avoid blame-driven decisions, and revisit tradeoffs intentionally as conditions change.</w:t>
      </w:r>
    </w:p>
    <w:p w14:paraId="6920CAD4" w14:textId="77777777" w:rsidR="00531232" w:rsidRPr="00531232" w:rsidRDefault="00531232" w:rsidP="00531232">
      <w:pPr>
        <w:pStyle w:val="Heading3"/>
      </w:pPr>
      <w:bookmarkStart w:id="915" w:name="_Toc223725700"/>
      <w:r>
        <w:t>Absorbing Risk Together</w:t>
      </w:r>
      <w:bookmarkEnd w:id="915"/>
    </w:p>
    <w:p w14:paraId="2A120E91" w14:textId="6077E75E" w:rsidR="00531232" w:rsidRPr="00531232" w:rsidRDefault="00531232" w:rsidP="00531232">
      <w:r>
        <w:t>You can never remove risk entirely. But you can decide, together, how it should be absorbed.</w:t>
      </w:r>
    </w:p>
    <w:p w14:paraId="11C5AB91" w14:textId="77777777" w:rsidR="00531232" w:rsidRPr="00531232" w:rsidRDefault="00531232" w:rsidP="00531232">
      <w:commentRangeStart w:id="916"/>
      <w:r>
        <w:lastRenderedPageBreak/>
        <w:t>That ticket app at Wrigley Field?</w:t>
      </w:r>
      <w:commentRangeEnd w:id="916"/>
      <w:r>
        <w:rPr>
          <w:rStyle w:val="CommentReference"/>
          <w:sz w:val="24"/>
          <w:szCs w:val="24"/>
        </w:rPr>
        <w:commentReference w:id="916"/>
      </w:r>
      <w:r>
        <w:t xml:space="preserve"> It failed in the moment I needed it most. And yet I got into the game. The attendant knew what to do. The system recovered after a few seconds. My minor panic was exactly that—minor.</w:t>
      </w:r>
    </w:p>
    <w:p w14:paraId="675399D0" w14:textId="77777777" w:rsidR="00531232" w:rsidRPr="00531232" w:rsidRDefault="00531232" w:rsidP="00531232">
      <w:r>
        <w:t xml:space="preserve">Somewhere, an engineering team </w:t>
      </w:r>
      <w:proofErr w:type="gramStart"/>
      <w:r>
        <w:t>made a decision</w:t>
      </w:r>
      <w:proofErr w:type="gramEnd"/>
      <w:r>
        <w:t xml:space="preserve"> about how much reliability was enough. They could have built redundant systems, offline </w:t>
      </w:r>
      <w:proofErr w:type="gramStart"/>
      <w:r>
        <w:t>caching</w:t>
      </w:r>
      <w:proofErr w:type="gramEnd"/>
      <w:r>
        <w:t>, predictive preloading. Maybe they did build some of those things. But at some point, they decided that an occasional slow load was acceptable. That the cost of preventing every failure wasn't worth what it would take.</w:t>
      </w:r>
    </w:p>
    <w:p w14:paraId="0D40ACFD" w14:textId="77777777" w:rsidR="00531232" w:rsidRPr="00531232" w:rsidRDefault="00531232" w:rsidP="00531232">
      <w:r>
        <w:t>They were right.</w:t>
      </w:r>
    </w:p>
    <w:p w14:paraId="05391305" w14:textId="341CD1EC" w:rsidR="00531232" w:rsidRPr="00531232" w:rsidRDefault="00523305" w:rsidP="00531232">
      <w:r>
        <w:t xml:space="preserve">And that </w:t>
      </w:r>
      <w:del w:id="917" w:author="Joel Karr" w:date="2026-03-05T20:46:00Z" w16du:dateUtc="2026-03-06T02:46:00Z">
        <w:r w:rsidDel="000614F5">
          <w:delText xml:space="preserve">“legendary” </w:delText>
        </w:r>
      </w:del>
      <w:r>
        <w:t>team that I watched over-engineer every edge case? They eventually shipped. But by then, the business had moved on to other priorities. The feature that was supposed to be a win became a case study in misaligned effort.</w:t>
      </w:r>
    </w:p>
    <w:p w14:paraId="799B67A0" w14:textId="77777777" w:rsidR="00531232" w:rsidRPr="00531232" w:rsidRDefault="00531232" w:rsidP="00531232">
      <w:r>
        <w:t>Good enough isn't a compromise. It's a decision. The skill is knowing which failures to prevent, which ones to absorb, and which ones to simply make visible.</w:t>
      </w:r>
    </w:p>
    <w:p w14:paraId="59E369E6" w14:textId="77777777" w:rsidR="00531232" w:rsidRPr="00531232" w:rsidRDefault="00531232" w:rsidP="00531232">
      <w:r>
        <w:t>The next time you're tempted to handle every edge case, ask yourself: what's the cost of not handling it? If the answer is "minor inconvenience," you might already be done.</w:t>
      </w:r>
    </w:p>
    <w:p w14:paraId="3D5D5A79" w14:textId="7E218ECB" w:rsidR="004940D4" w:rsidRDefault="000B6764" w:rsidP="00FA36F3">
      <w:pPr>
        <w:pStyle w:val="Heading2"/>
      </w:pPr>
      <w:r>
        <w:br w:type="page"/>
      </w:r>
      <w:bookmarkStart w:id="918" w:name="_Toc223725701"/>
      <w:commentRangeStart w:id="919"/>
      <w:del w:id="920" w:author="Joel Karr" w:date="2026-03-05T20:43:00Z" w16du:dateUtc="2026-03-06T02:43:00Z">
        <w:r w:rsidR="004940D4" w:rsidDel="0082229E">
          <w:lastRenderedPageBreak/>
          <w:delText>Nine</w:delText>
        </w:r>
      </w:del>
      <w:ins w:id="921" w:author="Joel Karr" w:date="2026-03-05T20:44:00Z" w16du:dateUtc="2026-03-06T02:44:00Z">
        <w:r w:rsidR="0082229E">
          <w:t>E</w:t>
        </w:r>
      </w:ins>
      <w:ins w:id="922" w:author="Joel Karr" w:date="2026-03-05T20:43:00Z" w16du:dateUtc="2026-03-06T02:43:00Z">
        <w:r w:rsidR="0082229E">
          <w:t>ight</w:t>
        </w:r>
      </w:ins>
      <w:bookmarkEnd w:id="918"/>
    </w:p>
    <w:p w14:paraId="051C3F5B" w14:textId="174E9957" w:rsidR="000610A5" w:rsidRDefault="00C00A80" w:rsidP="00FA36F3">
      <w:pPr>
        <w:pStyle w:val="Heading2"/>
      </w:pPr>
      <w:bookmarkStart w:id="923" w:name="_Toc223725702"/>
      <w:commentRangeStart w:id="924"/>
      <w:r>
        <w:t>The Illusion of Alignment</w:t>
      </w:r>
      <w:commentRangeEnd w:id="919"/>
      <w:r>
        <w:rPr>
          <w:rStyle w:val="CommentReference"/>
          <w:sz w:val="32"/>
          <w:szCs w:val="32"/>
        </w:rPr>
        <w:commentReference w:id="919"/>
      </w:r>
      <w:commentRangeEnd w:id="924"/>
      <w:r>
        <w:rPr>
          <w:rStyle w:val="CommentReference"/>
          <w:sz w:val="32"/>
          <w:szCs w:val="32"/>
        </w:rPr>
        <w:commentReference w:id="924"/>
      </w:r>
      <w:bookmarkEnd w:id="923"/>
    </w:p>
    <w:p w14:paraId="47F52270" w14:textId="77777777" w:rsidR="00774BA9" w:rsidRPr="00774BA9" w:rsidRDefault="00774BA9" w:rsidP="00774BA9">
      <w:commentRangeStart w:id="925"/>
      <w:r>
        <w:t xml:space="preserve">Each day I would begin by walking up seven flights of stairs in the historic </w:t>
      </w:r>
      <w:commentRangeStart w:id="926"/>
      <w:r>
        <w:t xml:space="preserve">Rookery </w:t>
      </w:r>
      <w:commentRangeEnd w:id="926"/>
      <w:r>
        <w:rPr>
          <w:rStyle w:val="CommentReference"/>
          <w:sz w:val="24"/>
          <w:szCs w:val="24"/>
        </w:rPr>
        <w:commentReference w:id="926"/>
      </w:r>
      <w:r>
        <w:t xml:space="preserve">building in downtown Chicago. The staircase was an artistic masterpiece. From the top, the spiral resembled a seashell with </w:t>
      </w:r>
      <w:proofErr w:type="gramStart"/>
      <w:r>
        <w:t>the marble</w:t>
      </w:r>
      <w:proofErr w:type="gramEnd"/>
      <w:r>
        <w:t xml:space="preserve"> steps forming concentric circular patterns.</w:t>
      </w:r>
      <w:commentRangeEnd w:id="925"/>
      <w:r>
        <w:rPr>
          <w:rStyle w:val="CommentReference"/>
          <w:sz w:val="24"/>
          <w:szCs w:val="24"/>
        </w:rPr>
        <w:commentReference w:id="925"/>
      </w:r>
    </w:p>
    <w:p w14:paraId="22370EE3" w14:textId="2C77DF23" w:rsidR="00774BA9" w:rsidRDefault="00C437A7" w:rsidP="00774BA9">
      <w:pPr>
        <w:rPr>
          <w:ins w:id="927" w:author="Joel Karr" w:date="2026-03-06T17:52:00Z" w16du:dateUtc="2026-03-06T23:52:00Z"/>
        </w:rPr>
      </w:pPr>
      <w:ins w:id="928" w:author="Joel Karr" w:date="2026-03-06T17:47:00Z" w16du:dateUtc="2026-03-06T23:47:00Z">
        <w:r>
          <w:t xml:space="preserve">I had joined Donnelley Financial Solutions, a large publicly traded company that had recently spun off from RR Donnelley. </w:t>
        </w:r>
      </w:ins>
      <w:ins w:id="929" w:author="Joel Karr" w:date="2026-03-06T18:15:00Z" w16du:dateUtc="2026-03-07T00:15:00Z">
        <w:r w:rsidR="0065388C">
          <w:t xml:space="preserve"> </w:t>
        </w:r>
      </w:ins>
      <w:ins w:id="930" w:author="Joel Karr" w:date="2026-03-06T18:15:00Z">
        <w:r w:rsidR="0065388C" w:rsidRPr="0065388C">
          <w:t xml:space="preserve">Richie </w:t>
        </w:r>
        <w:proofErr w:type="gramStart"/>
        <w:r w:rsidR="0065388C" w:rsidRPr="0065388C">
          <w:t>had come</w:t>
        </w:r>
        <w:proofErr w:type="gramEnd"/>
        <w:r w:rsidR="0065388C" w:rsidRPr="0065388C">
          <w:t xml:space="preserve"> with me as director of engineering. </w:t>
        </w:r>
      </w:ins>
      <w:moveFromRangeStart w:id="931" w:author="Joel Karr" w:date="2026-03-06T17:50:00Z" w:name="move223711870"/>
      <w:moveFrom w:id="932" w:author="Joel Karr" w:date="2026-03-06T17:50:00Z" w16du:dateUtc="2026-03-06T23:50:00Z">
        <w:r w:rsidR="00774BA9" w:rsidDel="00643097">
          <w:t xml:space="preserve">Although the building had been modernized with an elevator, the journey up the stairs gave me time to reflect on the challenge of the day. </w:t>
        </w:r>
      </w:moveFrom>
      <w:moveFromRangeEnd w:id="931"/>
      <w:ins w:id="933" w:author="Joel Karr" w:date="2026-03-06T17:51:00Z" w16du:dateUtc="2026-03-06T23:51:00Z">
        <w:r w:rsidR="00FF3730">
          <w:t xml:space="preserve">We had large </w:t>
        </w:r>
      </w:ins>
      <w:ins w:id="934" w:author="Joel Karr" w:date="2026-03-06T17:52:00Z" w16du:dateUtc="2026-03-06T23:52:00Z">
        <w:r w:rsidR="00FF3730">
          <w:t xml:space="preserve">applications that supported transforming data into complicated SEC filing forms. </w:t>
        </w:r>
      </w:ins>
      <w:commentRangeStart w:id="935"/>
      <w:commentRangeStart w:id="936"/>
      <w:r w:rsidR="00774BA9">
        <w:t xml:space="preserve">Our system </w:t>
      </w:r>
      <w:commentRangeEnd w:id="935"/>
      <w:r w:rsidR="00774BA9">
        <w:rPr>
          <w:rStyle w:val="CommentReference"/>
          <w:sz w:val="24"/>
          <w:szCs w:val="24"/>
        </w:rPr>
        <w:commentReference w:id="935"/>
      </w:r>
      <w:r w:rsidR="00774BA9">
        <w:t>had grown so complex that different software engineering teams would build something only to find out weeks later that it didn't align with where they needed to integrate with another team.</w:t>
      </w:r>
      <w:commentRangeEnd w:id="936"/>
      <w:r w:rsidR="00774BA9">
        <w:rPr>
          <w:rStyle w:val="CommentReference"/>
          <w:sz w:val="24"/>
          <w:szCs w:val="24"/>
        </w:rPr>
        <w:commentReference w:id="936"/>
      </w:r>
    </w:p>
    <w:p w14:paraId="6AA2EEB0" w14:textId="6FC4FD83" w:rsidR="00D26BC8" w:rsidRPr="00774BA9" w:rsidRDefault="006823D7" w:rsidP="00774BA9">
      <w:ins w:id="937" w:author="Joel Karr" w:date="2026-03-06T18:04:00Z">
        <w:r w:rsidRPr="006823D7">
          <w:t xml:space="preserve">To try to combat the misalignment, </w:t>
        </w:r>
      </w:ins>
      <w:ins w:id="938" w:author="Joel Karr" w:date="2026-03-06T18:15:00Z" w16du:dateUtc="2026-03-07T00:15:00Z">
        <w:r w:rsidR="0065388C">
          <w:t>Richie</w:t>
        </w:r>
      </w:ins>
      <w:ins w:id="939" w:author="Joel Karr" w:date="2026-03-06T18:04:00Z">
        <w:r w:rsidRPr="006823D7">
          <w:t xml:space="preserve"> started having team leaders meet every day to discuss what they were working on. The conversations always started well. Everyone seemed to be talking about the same thing. Then one piece of information wouldn't align, and the more they talked, the more confused everyone got.</w:t>
        </w:r>
      </w:ins>
    </w:p>
    <w:p w14:paraId="3542D908" w14:textId="788972A9" w:rsidR="00774BA9" w:rsidRPr="00774BA9" w:rsidRDefault="00643097" w:rsidP="00774BA9">
      <w:moveToRangeStart w:id="940" w:author="Joel Karr" w:date="2026-03-06T17:50:00Z" w:name="move223711870"/>
      <w:moveTo w:id="941" w:author="Joel Karr" w:date="2026-03-06T17:50:00Z" w16du:dateUtc="2026-03-06T23:50:00Z">
        <w:r>
          <w:t xml:space="preserve">Although the building had been modernized with an elevator, the journey up the stairs gave me time to reflect on the challenge of the day. </w:t>
        </w:r>
      </w:moveTo>
      <w:moveToRangeEnd w:id="940"/>
      <w:r w:rsidR="00774BA9">
        <w:t xml:space="preserve">Three days in a row, I made the climb up the stairs and immediately went to a large whiteboard in the center of the office to draw the entire system architecture diagram in a way that everyone could understand. The next day, realizing it was still too confusing, I would erase everything and start again. I tried </w:t>
      </w:r>
      <w:del w:id="942" w:author="Joel Karr" w:date="2026-03-06T18:18:00Z" w16du:dateUtc="2026-03-07T00:18:00Z">
        <w:r w:rsidR="00774BA9" w:rsidDel="00F04E1A">
          <w:delText xml:space="preserve">drawing </w:delText>
        </w:r>
      </w:del>
      <w:ins w:id="943" w:author="Joel Karr" w:date="2026-03-06T18:18:00Z" w16du:dateUtc="2026-03-07T00:18:00Z">
        <w:r w:rsidR="00F04E1A">
          <w:t>grouping the components</w:t>
        </w:r>
      </w:ins>
      <w:del w:id="944" w:author="Joel Karr" w:date="2026-03-06T18:18:00Z" w16du:dateUtc="2026-03-07T00:18:00Z">
        <w:r w:rsidR="00774BA9" w:rsidDel="00F04E1A">
          <w:delText>it with</w:delText>
        </w:r>
      </w:del>
      <w:ins w:id="945" w:author="Joel Karr" w:date="2026-03-06T18:19:00Z" w16du:dateUtc="2026-03-07T00:19:00Z">
        <w:r w:rsidR="00F04E1A">
          <w:t xml:space="preserve"> </w:t>
        </w:r>
      </w:ins>
      <w:ins w:id="946" w:author="Joel Karr" w:date="2026-03-06T18:18:00Z" w16du:dateUtc="2026-03-07T00:18:00Z">
        <w:r w:rsidR="00F04E1A">
          <w:t>by</w:t>
        </w:r>
      </w:ins>
      <w:r w:rsidR="00774BA9">
        <w:t xml:space="preserve"> vertical layers. I tried </w:t>
      </w:r>
      <w:del w:id="947" w:author="Joel Karr" w:date="2026-03-06T18:19:00Z" w16du:dateUtc="2026-03-07T00:19:00Z">
        <w:r w:rsidR="00774BA9" w:rsidDel="00F04E1A">
          <w:delText xml:space="preserve">drawing </w:delText>
        </w:r>
      </w:del>
      <w:ins w:id="948" w:author="Joel Karr" w:date="2026-03-06T18:19:00Z" w16du:dateUtc="2026-03-07T00:19:00Z">
        <w:r w:rsidR="00F04E1A">
          <w:t xml:space="preserve">grouping </w:t>
        </w:r>
      </w:ins>
      <w:del w:id="949" w:author="Joel Karr" w:date="2026-03-06T18:19:00Z" w16du:dateUtc="2026-03-07T00:19:00Z">
        <w:r w:rsidR="00774BA9" w:rsidDel="00F04E1A">
          <w:delText xml:space="preserve">it </w:delText>
        </w:r>
      </w:del>
      <w:ins w:id="950" w:author="Joel Karr" w:date="2026-03-06T18:19:00Z" w16du:dateUtc="2026-03-07T00:19:00Z">
        <w:r w:rsidR="00F04E1A">
          <w:t xml:space="preserve">them </w:t>
        </w:r>
      </w:ins>
      <w:r w:rsidR="00774BA9">
        <w:t>in logical domains. Each time I would show it to the teams, and they would nod in agreement, saying it made sense.</w:t>
      </w:r>
    </w:p>
    <w:p w14:paraId="608CD515" w14:textId="249E0E1D" w:rsidR="00774BA9" w:rsidRPr="00774BA9" w:rsidRDefault="00774BA9" w:rsidP="00774BA9">
      <w:r>
        <w:t xml:space="preserve">Despite repeated walkthroughs, alignment </w:t>
      </w:r>
      <w:del w:id="951" w:author="Joel Karr" w:date="2026-03-06T18:16:00Z" w16du:dateUtc="2026-03-07T00:16:00Z">
        <w:r w:rsidDel="00FE0D42">
          <w:delText xml:space="preserve">with the teams </w:delText>
        </w:r>
      </w:del>
      <w:r>
        <w:t xml:space="preserve">never lasted. Whenever </w:t>
      </w:r>
      <w:del w:id="952" w:author="Joel Karr" w:date="2026-03-06T18:16:00Z" w16du:dateUtc="2026-03-07T00:16:00Z">
        <w:r w:rsidDel="00FE0D42">
          <w:delText xml:space="preserve">the </w:delText>
        </w:r>
      </w:del>
      <w:r>
        <w:t>conversations expanded across teams, it became apparent that no one could keep the entire system straight</w:t>
      </w:r>
      <w:ins w:id="953" w:author="Joel Karr" w:date="2026-03-06T18:16:00Z" w16du:dateUtc="2026-03-07T00:16:00Z">
        <w:r w:rsidR="00FE0D42">
          <w:t xml:space="preserve"> o</w:t>
        </w:r>
      </w:ins>
      <w:ins w:id="954" w:author="Joel Karr" w:date="2026-03-06T18:17:00Z" w16du:dateUtc="2026-03-07T00:17:00Z">
        <w:r w:rsidR="00FE0D42">
          <w:t>nce they left the whiteboard</w:t>
        </w:r>
      </w:ins>
      <w:del w:id="955" w:author="Joel Karr" w:date="2026-03-06T18:16:00Z" w16du:dateUtc="2026-03-07T00:16:00Z">
        <w:r w:rsidDel="00FE0D42">
          <w:delText>.</w:delText>
        </w:r>
      </w:del>
    </w:p>
    <w:p w14:paraId="15D763EB" w14:textId="77777777" w:rsidR="00774BA9" w:rsidRPr="00774BA9" w:rsidRDefault="00774BA9" w:rsidP="00774BA9">
      <w:r>
        <w:t>On the fourth day, something unexpected happened. I started drawing out the diagram as I had done the previous days, but about halfway through, the blue marker I was using started to run dry. I finished the section I was on and switched to a red marker. There was no higher-level meaning behind the colors. It was just when I happened to need a new marker.</w:t>
      </w:r>
    </w:p>
    <w:p w14:paraId="0320E752" w14:textId="77777777" w:rsidR="00774BA9" w:rsidRPr="00774BA9" w:rsidRDefault="00774BA9" w:rsidP="00774BA9">
      <w:r>
        <w:t>When I walked the teams through the diagram again, the conversation shifted. People started anchoring their comments to colors.</w:t>
      </w:r>
    </w:p>
    <w:p w14:paraId="2056EA11" w14:textId="6F6A83AB" w:rsidR="00774BA9" w:rsidRDefault="00774BA9" w:rsidP="00774BA9">
      <w:r>
        <w:lastRenderedPageBreak/>
        <w:t xml:space="preserve">"I'm working on the API in the red section that will eventually integrate with the core audit API in the blue section," said one engineer. </w:t>
      </w:r>
    </w:p>
    <w:p w14:paraId="48F4202C" w14:textId="77777777" w:rsidR="00E01AE2" w:rsidRPr="00E01AE2" w:rsidRDefault="00E01AE2" w:rsidP="00E01AE2">
      <w:pPr>
        <w:rPr>
          <w:ins w:id="956" w:author="Joel Karr" w:date="2026-03-06T18:37:00Z"/>
        </w:rPr>
      </w:pPr>
      <w:ins w:id="957" w:author="Joel Karr" w:date="2026-03-06T18:37:00Z">
        <w:r w:rsidRPr="00E01AE2">
          <w:t xml:space="preserve">Suddenly people were </w:t>
        </w:r>
        <w:proofErr w:type="gramStart"/>
        <w:r w:rsidRPr="00E01AE2">
          <w:t>actually able</w:t>
        </w:r>
        <w:proofErr w:type="gramEnd"/>
        <w:r w:rsidRPr="00E01AE2">
          <w:t xml:space="preserve"> to follow what was on </w:t>
        </w:r>
        <w:proofErr w:type="gramStart"/>
        <w:r w:rsidRPr="00E01AE2">
          <w:t>the board</w:t>
        </w:r>
        <w:proofErr w:type="gramEnd"/>
        <w:r w:rsidRPr="00E01AE2">
          <w:t>. For days I'd been grouping the sixty components into areas, always ending up with ten to fifteen groups. That was still too many for anyone to keep straight. When the marker ran dry and I switched colors, I accidentally added another layer of grouping on top of the work I'd already done. Now there were two color groups at the top level, each with five to seven components inside. At every level, the number was small enough for a human brain to hold.</w:t>
        </w:r>
      </w:ins>
    </w:p>
    <w:p w14:paraId="58830BC1" w14:textId="5CB5E546" w:rsidR="00E01AE2" w:rsidRPr="00E01AE2" w:rsidRDefault="00E01AE2" w:rsidP="00E01AE2">
      <w:pPr>
        <w:rPr>
          <w:ins w:id="958" w:author="Joel Karr" w:date="2026-03-06T18:37:00Z"/>
        </w:rPr>
      </w:pPr>
      <w:ins w:id="959" w:author="Joel Karr" w:date="2026-03-06T18:37:00Z">
        <w:r w:rsidRPr="00E01AE2">
          <w:t xml:space="preserve">Nothing about the architecture had changed. The only difference was that I'd stumbled into a hierarchy where no single view overwhelmed people. The system that nobody could follow for three days </w:t>
        </w:r>
      </w:ins>
      <w:ins w:id="960" w:author="Joel Karr" w:date="2026-03-06T18:38:00Z" w16du:dateUtc="2026-03-07T00:38:00Z">
        <w:r>
          <w:t>became</w:t>
        </w:r>
      </w:ins>
      <w:ins w:id="961" w:author="Joel Karr" w:date="2026-03-06T18:37:00Z">
        <w:r w:rsidRPr="00E01AE2">
          <w:t xml:space="preserve"> easy to discuss across teams.</w:t>
        </w:r>
      </w:ins>
    </w:p>
    <w:p w14:paraId="415E4746" w14:textId="2941520A" w:rsidR="00774BA9" w:rsidRPr="00774BA9" w:rsidDel="00E01AE2" w:rsidRDefault="004F68B1" w:rsidP="004F68B1">
      <w:pPr>
        <w:rPr>
          <w:del w:id="962" w:author="Joel Karr" w:date="2026-03-06T18:37:00Z" w16du:dateUtc="2026-03-07T00:37:00Z"/>
        </w:rPr>
      </w:pPr>
      <w:del w:id="963" w:author="Joel Karr" w:date="2026-03-06T18:37:00Z" w16du:dateUtc="2026-03-07T00:37:00Z">
        <w:r w:rsidDel="00E01AE2">
          <w:delText>Suddenly I could see that people were actually able to follow what I was putting on the board. For days now, I’d</w:delText>
        </w:r>
        <w:r w:rsidR="00774BA9" w:rsidDel="00E01AE2">
          <w:delText xml:space="preserve"> been grouping the sixty original components into areas, always ending up with ten to fifteen groups.</w:delText>
        </w:r>
      </w:del>
      <w:del w:id="964" w:author="Joel Karr" w:date="2026-03-06T18:21:00Z" w16du:dateUtc="2026-03-07T00:21:00Z">
        <w:r w:rsidR="00774BA9" w:rsidDel="002F51C3">
          <w:delText xml:space="preserve"> That’s a lot for a white board</w:delText>
        </w:r>
      </w:del>
      <w:del w:id="965" w:author="Joel Karr" w:date="2026-03-06T18:37:00Z" w16du:dateUtc="2026-03-07T00:37:00Z">
        <w:r w:rsidR="00774BA9" w:rsidDel="00E01AE2">
          <w:delText xml:space="preserve">. There were far too many groups for anyone to keep straight in their head. By introducing the different colors, it became a much more manageable system: two color groups, each with five to seven </w:delText>
        </w:r>
      </w:del>
      <w:del w:id="966" w:author="Joel Karr" w:date="2026-03-06T18:21:00Z" w16du:dateUtc="2026-03-07T00:21:00Z">
        <w:r w:rsidR="00774BA9" w:rsidDel="00FF52D4">
          <w:delText>components</w:delText>
        </w:r>
      </w:del>
      <w:del w:id="967" w:author="Joel Karr" w:date="2026-03-06T18:37:00Z" w16du:dateUtc="2026-03-07T00:37:00Z">
        <w:r w:rsidR="00774BA9" w:rsidDel="00E01AE2">
          <w:delText>.</w:delText>
        </w:r>
      </w:del>
    </w:p>
    <w:p w14:paraId="58E122A4" w14:textId="3947317A" w:rsidR="00774BA9" w:rsidRPr="00774BA9" w:rsidDel="00E01AE2" w:rsidRDefault="004F68B1" w:rsidP="00774BA9">
      <w:pPr>
        <w:rPr>
          <w:del w:id="968" w:author="Joel Karr" w:date="2026-03-06T18:37:00Z" w16du:dateUtc="2026-03-07T00:37:00Z"/>
        </w:rPr>
      </w:pPr>
      <w:del w:id="969" w:author="Joel Karr" w:date="2026-03-06T18:37:00Z" w16du:dateUtc="2026-03-07T00:37:00Z">
        <w:r w:rsidDel="00E01AE2">
          <w:delText>I’d accidentally divided our system into two digestible arcs. The system was now easily discussed across teams.</w:delText>
        </w:r>
      </w:del>
    </w:p>
    <w:p w14:paraId="4FFAE217" w14:textId="4E590A7C" w:rsidR="00774BA9" w:rsidRPr="00774BA9" w:rsidDel="00E01AE2" w:rsidRDefault="00774BA9" w:rsidP="00774BA9">
      <w:pPr>
        <w:rPr>
          <w:del w:id="970" w:author="Joel Karr" w:date="2026-03-06T18:37:00Z" w16du:dateUtc="2026-03-07T00:37:00Z"/>
        </w:rPr>
      </w:pPr>
      <w:del w:id="971" w:author="Joel Karr" w:date="2026-03-06T18:37:00Z" w16du:dateUtc="2026-03-07T00:37:00Z">
        <w:r w:rsidDel="00E01AE2">
          <w:delText>Nothing about the architecture had changed. The only difference was that the complexity had been grouped into buckets that allowed people to focus on specific sections at a time</w:delText>
        </w:r>
      </w:del>
      <w:del w:id="972" w:author="Joel Karr" w:date="2026-03-06T18:22:00Z" w16du:dateUtc="2026-03-07T00:22:00Z">
        <w:r w:rsidDel="0097656F">
          <w:delText>—sections that by themselves were not overwhelming</w:delText>
        </w:r>
      </w:del>
      <w:del w:id="973" w:author="Joel Karr" w:date="2026-03-06T18:37:00Z" w16du:dateUtc="2026-03-07T00:37:00Z">
        <w:r w:rsidDel="00E01AE2">
          <w:delText>.</w:delText>
        </w:r>
      </w:del>
    </w:p>
    <w:p w14:paraId="66C07780" w14:textId="0ABC6478" w:rsidR="00774BA9" w:rsidRPr="00774BA9" w:rsidRDefault="00774BA9" w:rsidP="00774BA9"/>
    <w:p w14:paraId="00B55FF7" w14:textId="77777777" w:rsidR="00774BA9" w:rsidRPr="00774BA9" w:rsidRDefault="00774BA9" w:rsidP="00774BA9">
      <w:pPr>
        <w:pStyle w:val="Heading3"/>
      </w:pPr>
      <w:bookmarkStart w:id="974" w:name="_Toc223725703"/>
      <w:commentRangeStart w:id="975"/>
      <w:r>
        <w:t>How Complexity Disrupts Understanding</w:t>
      </w:r>
      <w:commentRangeEnd w:id="975"/>
      <w:r>
        <w:rPr>
          <w:rStyle w:val="CommentReference"/>
          <w:sz w:val="28"/>
          <w:szCs w:val="28"/>
        </w:rPr>
        <w:commentReference w:id="975"/>
      </w:r>
      <w:bookmarkEnd w:id="974"/>
    </w:p>
    <w:p w14:paraId="492F40E0" w14:textId="77777777" w:rsidR="00774BA9" w:rsidRPr="00774BA9" w:rsidRDefault="00774BA9" w:rsidP="00774BA9">
      <w:r>
        <w:t>As the project continued, it became clear that effort and experience were not the limiting factors. The teams were engaged, capable, and invested in the outcome. What constrained progress had more to do with how people process information when systems expand in size.</w:t>
      </w:r>
    </w:p>
    <w:p w14:paraId="34D8A96B" w14:textId="77777777" w:rsidR="00774BA9" w:rsidRPr="00774BA9" w:rsidRDefault="00774BA9" w:rsidP="00774BA9">
      <w:r>
        <w:t>The challenge is not unique to software engineering. It sits at the center of how humans process information.</w:t>
      </w:r>
    </w:p>
    <w:p w14:paraId="76E83D38" w14:textId="2E806A2C" w:rsidR="00774BA9" w:rsidRPr="00774BA9" w:rsidRDefault="00774BA9" w:rsidP="00774BA9">
      <w:r>
        <w:t xml:space="preserve">In the mid-1950s, psychologist </w:t>
      </w:r>
      <w:del w:id="976" w:author="Joel Karr" w:date="2026-03-06T17:11:00Z" w16du:dateUtc="2026-03-06T23:11:00Z">
        <w:r w:rsidDel="00A13B2E">
          <w:delText>illerA</w:delText>
        </w:r>
      </w:del>
      <w:ins w:id="977" w:author="Joel Karr" w:date="2026-03-06T17:11:00Z" w16du:dateUtc="2026-03-06T23:11:00Z">
        <w:r w:rsidR="00A13B2E">
          <w:t>George A</w:t>
        </w:r>
      </w:ins>
      <w:r>
        <w:t xml:space="preserve">. Miller was working at Harvard University, studying perception, communication, and human performance. His work spanned linguistics, information theory, and psychology, but he kept encountering the same pattern </w:t>
      </w:r>
      <w:r>
        <w:lastRenderedPageBreak/>
        <w:t>across experiments. Whether people were asked to remember tones, numbers, letters, or visual patterns, performance dropped sharply once the amount of information crossed a surprisingly small threshold.</w:t>
      </w:r>
    </w:p>
    <w:p w14:paraId="468174E5" w14:textId="77777777" w:rsidR="00774BA9" w:rsidRPr="00774BA9" w:rsidRDefault="00774BA9" w:rsidP="00774BA9">
      <w:r>
        <w:t>In 1956, Miller published a paper that would become one of the most cited works in cognitive psychology: "The Magical Number Seven, Plus or Minus Two." His finding was not that people were careless or inattentive, but that working memory itself has a structural limit. Most people can actively hold only about five to nine independent items in mind at one time before errors increase and reasoning slows.</w:t>
      </w:r>
    </w:p>
    <w:p w14:paraId="6F6E503A" w14:textId="52A1BF88" w:rsidR="00774BA9" w:rsidRPr="00774BA9" w:rsidRDefault="00774BA9" w:rsidP="00774BA9">
      <w:r>
        <w:t>What made Miller's work particularly important was what he discovered next. Experience does not eliminate this limit. Experts are not holding more raw information in their heads. Instead, they become better at grouping related details into larger conceptual units, a process Miller referred to as “chunking.”</w:t>
      </w:r>
    </w:p>
    <w:p w14:paraId="3517508F" w14:textId="3E0E30DC" w:rsidR="004F7395" w:rsidRPr="00774BA9" w:rsidDel="001B5B5F" w:rsidRDefault="00774BA9" w:rsidP="00774BA9">
      <w:pPr>
        <w:rPr>
          <w:del w:id="978" w:author="Joel Karr" w:date="2026-03-06T19:21:00Z" w16du:dateUtc="2026-03-07T01:21:00Z"/>
        </w:rPr>
      </w:pPr>
      <w:r>
        <w:t xml:space="preserve">A chess grandmaster does not see thirty-two individual pieces on a board. They see openings, defensive structures, and tactical patterns. A musician does not remember every individual note. They remember phrases, progressions, and motifs. The amount of working memory has not increased. </w:t>
      </w:r>
      <w:commentRangeStart w:id="979"/>
      <w:r>
        <w:t>The shape of the information has changed</w:t>
      </w:r>
      <w:commentRangeEnd w:id="979"/>
      <w:r>
        <w:rPr>
          <w:rStyle w:val="CommentReference"/>
          <w:sz w:val="24"/>
          <w:szCs w:val="24"/>
        </w:rPr>
        <w:commentReference w:id="979"/>
      </w:r>
      <w:r>
        <w:t>.</w:t>
      </w:r>
      <w:ins w:id="980" w:author="Joel Karr" w:date="2026-03-06T19:21:00Z" w16du:dateUtc="2026-03-07T01:21:00Z">
        <w:r w:rsidR="001B5B5F">
          <w:t xml:space="preserve"> </w:t>
        </w:r>
      </w:ins>
    </w:p>
    <w:p w14:paraId="4728208E" w14:textId="77777777" w:rsidR="00774BA9" w:rsidRDefault="00774BA9" w:rsidP="00774BA9">
      <w:pPr>
        <w:rPr>
          <w:ins w:id="981" w:author="Joel Karr" w:date="2026-03-06T19:21:00Z" w16du:dateUtc="2026-03-07T01:21:00Z"/>
        </w:rPr>
      </w:pPr>
      <w:commentRangeStart w:id="982"/>
      <w:r>
        <w:t xml:space="preserve">As systems grow to exceed the limit, people intuitively compress information into mental shortcuts that allow them to keep moving. </w:t>
      </w:r>
      <w:commentRangeEnd w:id="982"/>
      <w:r>
        <w:rPr>
          <w:rStyle w:val="CommentReference"/>
          <w:sz w:val="24"/>
          <w:szCs w:val="24"/>
        </w:rPr>
        <w:commentReference w:id="982"/>
      </w:r>
      <w:r>
        <w:t>Those shortcuts are shaped by prior experience, domain familiarity, and the specific problems each person has been focused on solving.</w:t>
      </w:r>
    </w:p>
    <w:p w14:paraId="1939F979" w14:textId="1647EFBB" w:rsidR="001B5B5F" w:rsidRPr="00774BA9" w:rsidRDefault="001B5B5F" w:rsidP="00774BA9">
      <w:ins w:id="983" w:author="Joel Karr" w:date="2026-03-06T19:21:00Z" w16du:dateUtc="2026-03-07T01:21:00Z">
        <w:r w:rsidRPr="004F7395">
          <w:t xml:space="preserve">This is exactly what was happening at DFIN. I'd draw the system on the whiteboard, walk the teams through it, and everyone would nod. But a backend engineer was mentally grouping components by data flow. A frontend engineer was grouping them by user-facing features. A team </w:t>
        </w:r>
        <w:proofErr w:type="gramStart"/>
        <w:r w:rsidRPr="004F7395">
          <w:t>lead</w:t>
        </w:r>
        <w:proofErr w:type="gramEnd"/>
        <w:r w:rsidRPr="004F7395">
          <w:t xml:space="preserve"> was grouping them by who owned what. They were all looking at the same diagram and compressing it into different mental models. The nods were real. The alignment was not.</w:t>
        </w:r>
      </w:ins>
    </w:p>
    <w:p w14:paraId="6975C9D1" w14:textId="3893C20C" w:rsidR="00774BA9" w:rsidRPr="00774BA9" w:rsidRDefault="00774BA9" w:rsidP="00774BA9">
      <w:r>
        <w:t xml:space="preserve">The compression happens subconsciously. Two software engineers can listen to the same architectural discussion, </w:t>
      </w:r>
      <w:del w:id="984" w:author="Joel Karr" w:date="2026-03-06T19:32:00Z" w16du:dateUtc="2026-03-07T01:32:00Z">
        <w:r w:rsidDel="005E384B">
          <w:delText>nod in agreement</w:delText>
        </w:r>
      </w:del>
      <w:ins w:id="985" w:author="Joel Karr" w:date="2026-03-06T19:32:00Z" w16du:dateUtc="2026-03-07T01:32:00Z">
        <w:r w:rsidR="005E384B">
          <w:t xml:space="preserve">agree it makes </w:t>
        </w:r>
        <w:proofErr w:type="gramStart"/>
        <w:r w:rsidR="005E384B">
          <w:t>sense</w:t>
        </w:r>
      </w:ins>
      <w:r>
        <w:t>, and</w:t>
      </w:r>
      <w:proofErr w:type="gramEnd"/>
      <w:r>
        <w:t xml:space="preserve"> walk away with </w:t>
      </w:r>
      <w:del w:id="986" w:author="Joel Karr" w:date="2026-03-06T19:32:00Z" w16du:dateUtc="2026-03-07T01:32:00Z">
        <w:r w:rsidDel="005E384B">
          <w:delText xml:space="preserve">very </w:delText>
        </w:r>
      </w:del>
      <w:ins w:id="987" w:author="Joel Karr" w:date="2026-03-06T19:32:00Z" w16du:dateUtc="2026-03-07T01:32:00Z">
        <w:r w:rsidR="005E384B">
          <w:t xml:space="preserve">completely </w:t>
        </w:r>
      </w:ins>
      <w:r>
        <w:t xml:space="preserve">different internal representations of the system. Each </w:t>
      </w:r>
      <w:ins w:id="988" w:author="Joel Karr" w:date="2026-03-06T19:32:00Z" w16du:dateUtc="2026-03-07T01:32:00Z">
        <w:r w:rsidR="003D0698">
          <w:t xml:space="preserve">person </w:t>
        </w:r>
      </w:ins>
      <w:r>
        <w:t>believes alignment was achieved because they were able to create a mental model for themselves. But when they try to navigate their own model while talking to another person, it quickly devolves into confusion.</w:t>
      </w:r>
    </w:p>
    <w:p w14:paraId="66CC35C8" w14:textId="77777777" w:rsidR="00774BA9" w:rsidRPr="00774BA9" w:rsidRDefault="00774BA9" w:rsidP="00774BA9">
      <w:r>
        <w:t xml:space="preserve">From the outside, this looks like a communication failure. </w:t>
      </w:r>
      <w:proofErr w:type="gramStart"/>
      <w:r>
        <w:t>In reality, it's</w:t>
      </w:r>
      <w:proofErr w:type="gramEnd"/>
      <w:r>
        <w:t xml:space="preserve"> a cognitive one.</w:t>
      </w:r>
    </w:p>
    <w:p w14:paraId="43383836" w14:textId="77777777" w:rsidR="00774BA9" w:rsidRPr="00774BA9" w:rsidRDefault="00774BA9" w:rsidP="00774BA9">
      <w:r>
        <w:t xml:space="preserve">The person fully understands the words being communicated, but they </w:t>
      </w:r>
      <w:proofErr w:type="gramStart"/>
      <w:r>
        <w:t>map to</w:t>
      </w:r>
      <w:proofErr w:type="gramEnd"/>
      <w:r>
        <w:t xml:space="preserve"> different parts of their mental model. One person may have grouped items by type of functionality </w:t>
      </w:r>
      <w:r>
        <w:lastRenderedPageBreak/>
        <w:t xml:space="preserve">while another used </w:t>
      </w:r>
      <w:proofErr w:type="gramStart"/>
      <w:r>
        <w:t>domains</w:t>
      </w:r>
      <w:proofErr w:type="gramEnd"/>
      <w:r>
        <w:t xml:space="preserve">. Going from one component to </w:t>
      </w:r>
      <w:proofErr w:type="gramStart"/>
      <w:r>
        <w:t>another</w:t>
      </w:r>
      <w:proofErr w:type="gramEnd"/>
      <w:r>
        <w:t xml:space="preserve"> travels a different path in each person's head.</w:t>
      </w:r>
    </w:p>
    <w:p w14:paraId="5ED14170" w14:textId="1A6E3B0D" w:rsidR="00774BA9" w:rsidRPr="00774BA9" w:rsidRDefault="00774BA9" w:rsidP="00774BA9">
      <w:r>
        <w:t xml:space="preserve">Miller's research explains why </w:t>
      </w:r>
      <w:del w:id="989" w:author="Joel Karr" w:date="2026-03-06T19:31:00Z" w16du:dateUtc="2026-03-07T01:31:00Z">
        <w:r w:rsidDel="00893C09">
          <w:delText xml:space="preserve">repeated </w:delText>
        </w:r>
      </w:del>
      <w:ins w:id="990" w:author="Joel Karr" w:date="2026-03-06T19:31:00Z" w16du:dateUtc="2026-03-07T01:31:00Z">
        <w:r w:rsidR="00893C09">
          <w:t xml:space="preserve">daily </w:t>
        </w:r>
      </w:ins>
      <w:commentRangeStart w:id="991"/>
      <w:r>
        <w:t xml:space="preserve">alignment meetings </w:t>
      </w:r>
      <w:commentRangeEnd w:id="991"/>
      <w:r>
        <w:rPr>
          <w:rStyle w:val="CommentReference"/>
          <w:sz w:val="24"/>
          <w:szCs w:val="24"/>
        </w:rPr>
        <w:commentReference w:id="991"/>
      </w:r>
      <w:r>
        <w:t>often fail as systems grow. Once the number of concepts exceeds working memory limits, people cannot maintain a shared mental picture through conversation alone. Even when everyone is experienced, shared understanding breaks apart silently.</w:t>
      </w:r>
    </w:p>
    <w:p w14:paraId="1CC84D04" w14:textId="77777777" w:rsidR="00774BA9" w:rsidRPr="00774BA9" w:rsidRDefault="00774BA9" w:rsidP="00774BA9">
      <w:r>
        <w:t>This is why teams can spend days in meetings, feel productive, and still discover incompatibilities weeks later. Each person leaves with confidence, but that confidence is anchored to their individual mental model. The system feels aligned until reality forces different mental models to collide.</w:t>
      </w:r>
    </w:p>
    <w:p w14:paraId="4B3F5870" w14:textId="77777777" w:rsidR="00774BA9" w:rsidRPr="00774BA9" w:rsidRDefault="00774BA9" w:rsidP="00774BA9">
      <w:r>
        <w:t xml:space="preserve">The illusion of alignment comes first. The cost appears later, when those invisible differences </w:t>
      </w:r>
      <w:proofErr w:type="gramStart"/>
      <w:r>
        <w:t>surface</w:t>
      </w:r>
      <w:proofErr w:type="gramEnd"/>
      <w:r>
        <w:t xml:space="preserve"> as rework, delays, or architectural conflict.</w:t>
      </w:r>
    </w:p>
    <w:p w14:paraId="58308D30" w14:textId="28425702" w:rsidR="00774BA9" w:rsidRPr="00774BA9" w:rsidDel="00C3206A" w:rsidRDefault="00AC23A3" w:rsidP="00774BA9">
      <w:pPr>
        <w:rPr>
          <w:del w:id="992" w:author="Joel Karr" w:date="2026-03-06T20:07:00Z" w16du:dateUtc="2026-03-07T02:07:00Z"/>
        </w:rPr>
      </w:pPr>
      <w:ins w:id="993" w:author="Joel Karr" w:date="2026-03-06T20:08:00Z">
        <w:r w:rsidRPr="00AC23A3">
          <w:t xml:space="preserve">That was our Groundhog Day. Every morning Richie and I would walk into the alignment meeting thinking yesterday's whiteboard session had worked. Every morning it fell apart within minutes. Not because </w:t>
        </w:r>
        <w:proofErr w:type="gramStart"/>
        <w:r w:rsidRPr="00AC23A3">
          <w:t>anyone</w:t>
        </w:r>
        <w:proofErr w:type="gramEnd"/>
        <w:r w:rsidRPr="00AC23A3">
          <w:t xml:space="preserve"> forgot. Because each person had compressed the diagram into their own mental model the moment they walked </w:t>
        </w:r>
        <w:proofErr w:type="spellStart"/>
        <w:r w:rsidRPr="00AC23A3">
          <w:t>away.</w:t>
        </w:r>
      </w:ins>
    </w:p>
    <w:p w14:paraId="59A555BC" w14:textId="7A25F4ED" w:rsidR="00774BA9" w:rsidRPr="00774BA9" w:rsidDel="00C3206A" w:rsidRDefault="00774BA9" w:rsidP="00774BA9">
      <w:pPr>
        <w:pStyle w:val="Heading3"/>
        <w:rPr>
          <w:del w:id="994" w:author="Joel Karr" w:date="2026-03-06T20:07:00Z" w16du:dateUtc="2026-03-07T02:07:00Z"/>
        </w:rPr>
      </w:pPr>
      <w:del w:id="995" w:author="Joel Karr" w:date="2026-03-06T20:07:00Z" w16du:dateUtc="2026-03-07T02:07:00Z">
        <w:r w:rsidDel="00C3206A">
          <w:delText>Alignment Is a Cognitive Challenge</w:delText>
        </w:r>
      </w:del>
    </w:p>
    <w:p w14:paraId="36D6EB55" w14:textId="567D1BEC" w:rsidR="00774BA9" w:rsidRPr="00774BA9" w:rsidDel="000F7EC0" w:rsidRDefault="00774BA9" w:rsidP="000F7EC0">
      <w:pPr>
        <w:rPr>
          <w:del w:id="996" w:author="Joel Karr" w:date="2026-03-06T20:09:00Z" w16du:dateUtc="2026-03-07T02:09:00Z"/>
        </w:rPr>
      </w:pPr>
      <w:r>
        <w:t>When</w:t>
      </w:r>
      <w:proofErr w:type="spellEnd"/>
      <w:r>
        <w:t xml:space="preserve"> teams fall out of alignment, the instinct is to increase communication. More </w:t>
      </w:r>
      <w:del w:id="997" w:author="Joel Karr" w:date="2026-03-06T20:08:00Z" w16du:dateUtc="2026-03-07T02:08:00Z">
        <w:r w:rsidDel="00AC23A3">
          <w:delText xml:space="preserve">whiteboard </w:delText>
        </w:r>
      </w:del>
      <w:r>
        <w:t xml:space="preserve">diagrams, more meetings, more walkthroughs. </w:t>
      </w:r>
      <w:del w:id="998" w:author="Joel Karr" w:date="2026-03-06T20:08:00Z" w16du:dateUtc="2026-03-07T02:08:00Z">
        <w:r w:rsidDel="00AC23A3">
          <w:delText>The assumption is that misunderstanding</w:delText>
        </w:r>
      </w:del>
      <w:ins w:id="999" w:author="Joel Karr" w:date="2026-03-06T20:08:00Z" w16du:dateUtc="2026-03-07T02:08:00Z">
        <w:r w:rsidR="00AC23A3">
          <w:t>But the issue is rarely</w:t>
        </w:r>
      </w:ins>
      <w:del w:id="1000" w:author="Joel Karr" w:date="2026-03-06T20:08:00Z" w16du:dateUtc="2026-03-07T02:08:00Z">
        <w:r w:rsidDel="000F7EC0">
          <w:delText xml:space="preserve"> comes from </w:delText>
        </w:r>
      </w:del>
      <w:ins w:id="1001" w:author="Joel Karr" w:date="2026-03-06T20:08:00Z" w16du:dateUtc="2026-03-07T02:08:00Z">
        <w:r w:rsidR="000F7EC0">
          <w:t xml:space="preserve"> </w:t>
        </w:r>
      </w:ins>
      <w:r>
        <w:t>missing information.</w:t>
      </w:r>
    </w:p>
    <w:p w14:paraId="6E0EF424" w14:textId="64A844D2" w:rsidR="00774BA9" w:rsidRPr="00774BA9" w:rsidDel="00AA4213" w:rsidRDefault="00774BA9" w:rsidP="00AA4213">
      <w:pPr>
        <w:rPr>
          <w:del w:id="1002" w:author="Joel Karr" w:date="2026-03-06T20:09:00Z" w16du:dateUtc="2026-03-07T02:09:00Z"/>
        </w:rPr>
      </w:pPr>
      <w:del w:id="1003" w:author="Joel Karr" w:date="2026-03-06T20:09:00Z" w16du:dateUtc="2026-03-07T02:09:00Z">
        <w:r w:rsidDel="000F7EC0">
          <w:delText>In practice, the issue is rarely the absence of information.</w:delText>
        </w:r>
      </w:del>
      <w:r>
        <w:t xml:space="preserve"> It's too </w:t>
      </w:r>
      <w:proofErr w:type="gramStart"/>
      <w:r>
        <w:t>much disorganized</w:t>
      </w:r>
      <w:proofErr w:type="gramEnd"/>
      <w:r>
        <w:t xml:space="preserve"> information.</w:t>
      </w:r>
      <w:ins w:id="1004" w:author="Joel Karr" w:date="2026-03-06T20:09:00Z" w16du:dateUtc="2026-03-07T02:09:00Z">
        <w:r w:rsidR="00AA4213" w:rsidRPr="00774BA9" w:rsidDel="00AA4213">
          <w:t xml:space="preserve"> </w:t>
        </w:r>
      </w:ins>
    </w:p>
    <w:p w14:paraId="4EB9083B" w14:textId="54553A3E" w:rsidR="00774BA9" w:rsidRPr="00774BA9" w:rsidRDefault="00774BA9" w:rsidP="00AA4213">
      <w:commentRangeStart w:id="1005"/>
      <w:del w:id="1006" w:author="Joel Karr" w:date="2026-03-06T20:09:00Z" w16du:dateUtc="2026-03-07T02:09:00Z">
        <w:r w:rsidDel="00AA4213">
          <w:delText>Alignment fails when teams carry different mental models while using the same language.</w:delText>
        </w:r>
        <w:commentRangeEnd w:id="1005"/>
        <w:r w:rsidDel="00AA4213">
          <w:rPr>
            <w:rStyle w:val="CommentReference"/>
            <w:sz w:val="24"/>
            <w:szCs w:val="24"/>
          </w:rPr>
          <w:commentReference w:id="1005"/>
        </w:r>
      </w:del>
    </w:p>
    <w:p w14:paraId="2B7DA2B7" w14:textId="10F15C95" w:rsidR="00774BA9" w:rsidRPr="00774BA9" w:rsidRDefault="00774BA9" w:rsidP="00774BA9">
      <w:commentRangeStart w:id="1007"/>
      <w:r>
        <w:t xml:space="preserve">The illusion of alignment is strongest when people are confident. Everyone leaves the room believing they understand, because they do, they understand their own version. The </w:t>
      </w:r>
      <w:commentRangeEnd w:id="1007"/>
      <w:r>
        <w:rPr>
          <w:rStyle w:val="CommentReference"/>
          <w:sz w:val="24"/>
          <w:szCs w:val="24"/>
        </w:rPr>
        <w:commentReference w:id="1007"/>
      </w:r>
      <w:r>
        <w:t>mismatch doesn't surface until integration, when two confident interpretations collide.</w:t>
      </w:r>
    </w:p>
    <w:p w14:paraId="0DD813CF" w14:textId="77777777" w:rsidR="00774BA9" w:rsidRPr="00774BA9" w:rsidRDefault="00774BA9" w:rsidP="00774BA9">
      <w:r>
        <w:t>Shared mental models do not emerge organically at scale. They need structure, repetition, and reinforcement.</w:t>
      </w:r>
    </w:p>
    <w:p w14:paraId="357CB10F" w14:textId="3413B88C" w:rsidR="00774BA9" w:rsidRPr="00774BA9" w:rsidRDefault="00774BA9" w:rsidP="00774BA9"/>
    <w:p w14:paraId="0BA16385" w14:textId="77777777" w:rsidR="00774BA9" w:rsidRPr="00774BA9" w:rsidRDefault="00774BA9" w:rsidP="00774BA9">
      <w:pPr>
        <w:pStyle w:val="Heading3"/>
      </w:pPr>
      <w:bookmarkStart w:id="1008" w:name="_Toc223725704"/>
      <w:commentRangeStart w:id="1009"/>
      <w:r>
        <w:t>Building Shared Mental Models</w:t>
      </w:r>
      <w:bookmarkEnd w:id="1008"/>
    </w:p>
    <w:p w14:paraId="49739B57" w14:textId="77777777" w:rsidR="00774BA9" w:rsidRPr="00774BA9" w:rsidRDefault="00774BA9" w:rsidP="00774BA9">
      <w:r>
        <w:t>The first step is giving everyone the same starting point.</w:t>
      </w:r>
      <w:commentRangeEnd w:id="1009"/>
      <w:r>
        <w:rPr>
          <w:rStyle w:val="CommentReference"/>
          <w:sz w:val="24"/>
          <w:szCs w:val="24"/>
        </w:rPr>
        <w:commentReference w:id="1009"/>
      </w:r>
    </w:p>
    <w:p w14:paraId="731B3105" w14:textId="77777777" w:rsidR="00774BA9" w:rsidRPr="00774BA9" w:rsidRDefault="00774BA9" w:rsidP="00774BA9">
      <w:r>
        <w:lastRenderedPageBreak/>
        <w:t>Each system needs a canonical visual representation. This doesn't mean a detailed diagram with every component. It means a stable sketch that captures how the system is divided and how those divisions relate. The goal is to create mental footholds—reference points that anchor conversations.</w:t>
      </w:r>
    </w:p>
    <w:p w14:paraId="7534738A" w14:textId="4660FEA7" w:rsidR="00774BA9" w:rsidRPr="00774BA9" w:rsidRDefault="00774BA9" w:rsidP="00774BA9">
      <w:r>
        <w:t>The whiteboard in the Rookery building became a mental foothold once the two colors gave people a way to orient themselves. Before that, every conversation started from scratch. After, people could say "the red section" and everyone knew what they meant.</w:t>
      </w:r>
    </w:p>
    <w:p w14:paraId="78417688" w14:textId="77777777" w:rsidR="00774BA9" w:rsidRPr="00774BA9" w:rsidRDefault="00774BA9" w:rsidP="00774BA9">
      <w:r>
        <w:t>Mental footholds reduce cognitive load by giving everyone the same starting point. They also surface disagreement earlier. If two people point to different parts of the diagram when using the same term, the mismatch becomes obvious before code gets written.</w:t>
      </w:r>
    </w:p>
    <w:p w14:paraId="026D33ED" w14:textId="77777777" w:rsidR="00774BA9" w:rsidRPr="00774BA9" w:rsidRDefault="00774BA9" w:rsidP="00774BA9">
      <w:r>
        <w:t xml:space="preserve">The diagram should be simple. Basic lines and shapes. Nothing that distracts from the core purpose of orientation. When the diagram needs to change, </w:t>
      </w:r>
      <w:proofErr w:type="gramStart"/>
      <w:r>
        <w:t>overcommunicate</w:t>
      </w:r>
      <w:proofErr w:type="gramEnd"/>
      <w:r>
        <w:t xml:space="preserve"> the update to everyone on the team. A mental foothold only works if everyone is looking at the same version.</w:t>
      </w:r>
    </w:p>
    <w:p w14:paraId="326DA998" w14:textId="77777777" w:rsidR="00774BA9" w:rsidRPr="00774BA9" w:rsidRDefault="00774BA9" w:rsidP="00774BA9">
      <w:r>
        <w:t>But a shared diagram isn't enough if people use different words to describe it.</w:t>
      </w:r>
    </w:p>
    <w:p w14:paraId="3410034A" w14:textId="77777777" w:rsidR="00774BA9" w:rsidRPr="00774BA9" w:rsidRDefault="00774BA9" w:rsidP="00774BA9">
      <w:r>
        <w:t>Teams can't align if they use the same words to mean different things. I once worked with two teams where one used the term "gateway" and the other used "BFF" to mean the same thing: an external-facing API. Everyone knew about the difference. It seemed minor. But every cross-team conversation required a moment of translation. That translation added cognitive load, and cognitive load accumulates.</w:t>
      </w:r>
    </w:p>
    <w:p w14:paraId="655AFAE8" w14:textId="77777777" w:rsidR="00774BA9" w:rsidRPr="00774BA9" w:rsidRDefault="00774BA9" w:rsidP="00774BA9">
      <w:r>
        <w:t>When vocabulary isn't clearly defined, engineers fill in the meaning from their prior experience. Since that experience varies between people, the result is silent misalignment. Two people can have an entire conversation, agree on next steps, and walk away with completely different understandings of what they agreed to.</w:t>
      </w:r>
    </w:p>
    <w:p w14:paraId="6E588BFE" w14:textId="77777777" w:rsidR="00774BA9" w:rsidRPr="00774BA9" w:rsidRDefault="00774BA9" w:rsidP="00774BA9">
      <w:r>
        <w:t>The fix is simple but requires discipline: maintain a shared document that defines common terms. Not a massive glossary—just the terms that come up repeatedly and have caused confusion before. When a new term emerges or an old term gets used inconsistently, add it to the list. The goal isn't to police language. It's to reduce the cognitive overhead of translation so people can focus on the actual problem.</w:t>
      </w:r>
    </w:p>
    <w:p w14:paraId="55FF76D3" w14:textId="77777777" w:rsidR="00774BA9" w:rsidRPr="00774BA9" w:rsidRDefault="00774BA9" w:rsidP="00774BA9">
      <w:r>
        <w:t>Shared vocabulary establishes how people talk. Default patterns establish how people build.</w:t>
      </w:r>
    </w:p>
    <w:p w14:paraId="447E57B1" w14:textId="3E8CA145" w:rsidR="00774BA9" w:rsidRPr="00774BA9" w:rsidRDefault="00774BA9" w:rsidP="00774BA9">
      <w:r>
        <w:t xml:space="preserve">Every time engineers face a recurring problem without a default approach, they invent a solution. Sometimes they invent the same solution their teammate invented last week. </w:t>
      </w:r>
      <w:r>
        <w:lastRenderedPageBreak/>
        <w:t>Sometimes they invent something incompatible. The variation isn't intentional, it's just what happens when people work independently without shared starting points.</w:t>
      </w:r>
    </w:p>
    <w:p w14:paraId="3DF6EF60" w14:textId="77777777" w:rsidR="00774BA9" w:rsidRPr="00774BA9" w:rsidRDefault="00774BA9" w:rsidP="00774BA9">
      <w:r>
        <w:t>Default patterns encode how the team typically solves recurring problems. They reduce decision overhead and limit unintentional divergence. When a default exists, deviation becomes a conscious choice instead of an accidental one.</w:t>
      </w:r>
    </w:p>
    <w:p w14:paraId="454A1A0E" w14:textId="77777777" w:rsidR="00774BA9" w:rsidRPr="00774BA9" w:rsidRDefault="00774BA9" w:rsidP="00774BA9">
      <w:r>
        <w:t>Defaults are not mandates. They're starting points.</w:t>
      </w:r>
    </w:p>
    <w:p w14:paraId="46D65F4E" w14:textId="77777777" w:rsidR="00774BA9" w:rsidRPr="00774BA9" w:rsidRDefault="00774BA9" w:rsidP="00774BA9">
      <w:r>
        <w:t>Examples include how APIs are structured, how background jobs are implemented, how retries are handled, or how data is stored. When these patterns are shared, engineers can work independently without inventing solutions in isolation. They spend less time deciding how to build and more time deciding what to build.</w:t>
      </w:r>
    </w:p>
    <w:p w14:paraId="29131378" w14:textId="581B4D47" w:rsidR="00774BA9" w:rsidRPr="00774BA9" w:rsidDel="002367DD" w:rsidRDefault="002367DD" w:rsidP="00774BA9">
      <w:pPr>
        <w:rPr>
          <w:del w:id="1010" w:author="Joel Karr" w:date="2026-03-06T20:57:00Z" w16du:dateUtc="2026-03-07T02:57:00Z"/>
        </w:rPr>
      </w:pPr>
      <w:ins w:id="1011" w:author="Joel Karr" w:date="2026-03-06T20:57:00Z">
        <w:r w:rsidRPr="002367DD">
          <w:t xml:space="preserve">These are the same task templates we built to survive the SEC deadline. They started </w:t>
        </w:r>
        <w:proofErr w:type="gramStart"/>
        <w:r w:rsidRPr="002367DD">
          <w:t>as a way to</w:t>
        </w:r>
        <w:proofErr w:type="gramEnd"/>
        <w:r w:rsidRPr="002367DD">
          <w:t xml:space="preserve"> make one person faster. On a team, they serve a different purpose: they make everyone predictable.</w:t>
        </w:r>
      </w:ins>
      <w:ins w:id="1012" w:author="Joel Karr" w:date="2026-03-06T20:57:00Z" w16du:dateUtc="2026-03-07T02:57:00Z">
        <w:r>
          <w:t xml:space="preserve"> </w:t>
        </w:r>
      </w:ins>
      <w:del w:id="1013" w:author="Joel Karr" w:date="2026-03-06T20:57:00Z" w16du:dateUtc="2026-03-07T02:57:00Z">
        <w:r w:rsidR="00774BA9" w:rsidDel="002367DD">
          <w:delText>This connects directly to the task templates from Chapter 3. Those templates were designed for individual efficiency, but they also serve a team function. When everyone uses the same templates, the codebase becomes predictable. New team members can read unfamiliar code and recognize the patterns. Reviews go faster because the structure is familiar.</w:delText>
        </w:r>
      </w:del>
    </w:p>
    <w:p w14:paraId="5BDEBE28" w14:textId="29904E03" w:rsidR="00774BA9" w:rsidRPr="00774BA9" w:rsidRDefault="00774BA9" w:rsidP="00774BA9">
      <w:r>
        <w:t xml:space="preserve">Document </w:t>
      </w:r>
      <w:ins w:id="1014" w:author="Joel Karr" w:date="2026-03-06T20:57:00Z" w16du:dateUtc="2026-03-07T02:57:00Z">
        <w:r w:rsidR="002367DD">
          <w:t xml:space="preserve">your team’s </w:t>
        </w:r>
      </w:ins>
      <w:r>
        <w:t>default</w:t>
      </w:r>
      <w:ins w:id="1015" w:author="Joel Karr" w:date="2026-03-06T20:57:00Z" w16du:dateUtc="2026-03-07T02:57:00Z">
        <w:r w:rsidR="002367DD">
          <w:t xml:space="preserve"> choices</w:t>
        </w:r>
      </w:ins>
      <w:del w:id="1016" w:author="Joel Karr" w:date="2026-03-06T20:57:00Z" w16du:dateUtc="2026-03-07T02:57:00Z">
        <w:r w:rsidDel="002367DD">
          <w:delText>s</w:delText>
        </w:r>
      </w:del>
      <w:r>
        <w:t xml:space="preserve"> lightly and reinforce them through examples. Code speaks louder than guidelines. When someone asks how to implement a background job, point them to an existing one that follows the pattern. The example becomes </w:t>
      </w:r>
      <w:proofErr w:type="gramStart"/>
      <w:r>
        <w:t>the documentation</w:t>
      </w:r>
      <w:proofErr w:type="gramEnd"/>
      <w:r>
        <w:t>.</w:t>
      </w:r>
    </w:p>
    <w:p w14:paraId="0B31DD06" w14:textId="77777777" w:rsidR="00774BA9" w:rsidRPr="00774BA9" w:rsidRDefault="00774BA9" w:rsidP="00774BA9">
      <w:r>
        <w:t>Mental footholds orient people. Shared vocabulary lets them communicate. Default patterns let them build consistently. Together, these create the foundation for shared mental models. But foundations erode without maintenance.</w:t>
      </w:r>
    </w:p>
    <w:p w14:paraId="12F8F684" w14:textId="02DE5AB6" w:rsidR="00774BA9" w:rsidRPr="00774BA9" w:rsidRDefault="00774BA9" w:rsidP="00774BA9"/>
    <w:p w14:paraId="7415D66E" w14:textId="77777777" w:rsidR="00774BA9" w:rsidRPr="00774BA9" w:rsidRDefault="00774BA9" w:rsidP="00774BA9">
      <w:pPr>
        <w:pStyle w:val="Heading3"/>
      </w:pPr>
      <w:bookmarkStart w:id="1017" w:name="_Toc223725705"/>
      <w:r>
        <w:t>Reinforcing Alignment Over Time</w:t>
      </w:r>
      <w:bookmarkEnd w:id="1017"/>
    </w:p>
    <w:p w14:paraId="04D027CF" w14:textId="77777777" w:rsidR="00774BA9" w:rsidRPr="00774BA9" w:rsidRDefault="00774BA9" w:rsidP="00774BA9">
      <w:r>
        <w:t xml:space="preserve">Shared mental </w:t>
      </w:r>
      <w:proofErr w:type="gramStart"/>
      <w:r>
        <w:t>models</w:t>
      </w:r>
      <w:proofErr w:type="gramEnd"/>
      <w:r>
        <w:t xml:space="preserve"> decay. Teams change. Systems evolve. Defaults become outdated. Without deliberate reinforcement, alignment slowly erodes.</w:t>
      </w:r>
    </w:p>
    <w:p w14:paraId="4093EEC4" w14:textId="47CA963C" w:rsidR="00774BA9" w:rsidRPr="00774BA9" w:rsidDel="00A36E4F" w:rsidRDefault="00774BA9" w:rsidP="00A36E4F">
      <w:pPr>
        <w:rPr>
          <w:del w:id="1018" w:author="Joel Karr" w:date="2026-03-06T20:12:00Z" w16du:dateUtc="2026-03-07T02:12:00Z"/>
        </w:rPr>
      </w:pPr>
      <w:r>
        <w:t>The most frequent opportunity to reinforce alignment is code review.</w:t>
      </w:r>
      <w:ins w:id="1019" w:author="Joel Karr" w:date="2026-03-06T20:12:00Z" w16du:dateUtc="2026-03-07T02:12:00Z">
        <w:r w:rsidR="00A36E4F" w:rsidRPr="00A36E4F">
          <w:t xml:space="preserve"> </w:t>
        </w:r>
      </w:ins>
      <w:ins w:id="1020" w:author="Joel Karr" w:date="2026-03-06T20:12:00Z">
        <w:r w:rsidR="00A36E4F" w:rsidRPr="00A36E4F">
          <w:t xml:space="preserve">But most reviews focus on the wrong things: variable names, formatting, edge cases. </w:t>
        </w:r>
      </w:ins>
    </w:p>
    <w:p w14:paraId="063BA262" w14:textId="014305BE" w:rsidR="00774BA9" w:rsidRPr="00774BA9" w:rsidRDefault="00774BA9" w:rsidP="00A36E4F">
      <w:del w:id="1021" w:author="Joel Karr" w:date="2026-03-06T20:12:00Z" w16du:dateUtc="2026-03-07T02:12:00Z">
        <w:r w:rsidDel="00A36E4F">
          <w:delText xml:space="preserve">Misalignment often shows up during reviews, but reviews tend to focus on implementation details. Variable names, formatting, edge cases. </w:delText>
        </w:r>
      </w:del>
      <w:r>
        <w:t>These matter, but they're not where alignment breaks down.</w:t>
      </w:r>
    </w:p>
    <w:p w14:paraId="38D14086" w14:textId="77777777" w:rsidR="00774BA9" w:rsidRPr="00774BA9" w:rsidRDefault="00774BA9" w:rsidP="00774BA9">
      <w:r>
        <w:lastRenderedPageBreak/>
        <w:t>An intent-first review starts by establishing why the change exists. What problem is being solved. What constraints shaped the approach. What tradeoffs were considered.</w:t>
      </w:r>
    </w:p>
    <w:p w14:paraId="4EA533FD" w14:textId="327B3170" w:rsidR="00774BA9" w:rsidRPr="00774BA9" w:rsidDel="005B57A6" w:rsidRDefault="00774BA9" w:rsidP="005B57A6">
      <w:pPr>
        <w:rPr>
          <w:del w:id="1022" w:author="Joel Karr" w:date="2026-03-06T20:13:00Z" w16du:dateUtc="2026-03-07T02:13:00Z"/>
        </w:rPr>
      </w:pPr>
      <w:r>
        <w:t>When intent is clear, reviewers evaluate decisions instead of reacting to unfamiliar code. They can ask "does this approach solve the stated problem?" instead of "why didn't you do it the way I would have?"</w:t>
      </w:r>
      <w:ins w:id="1023" w:author="Joel Karr" w:date="2026-03-06T20:13:00Z" w16du:dateUtc="2026-03-07T02:13:00Z">
        <w:r w:rsidR="005B57A6" w:rsidRPr="005B57A6">
          <w:t xml:space="preserve"> </w:t>
        </w:r>
      </w:ins>
      <w:ins w:id="1024" w:author="Joel Karr" w:date="2026-03-06T20:13:00Z">
        <w:r w:rsidR="005B57A6" w:rsidRPr="005B57A6">
          <w:t>Every review becomes an opportunity to check whether the author's understanding of the system matches the team's understanding. When there's a gap, it surfaces in a review comment instead of a production incident.</w:t>
        </w:r>
      </w:ins>
      <w:ins w:id="1025" w:author="Joel Karr" w:date="2026-03-06T20:13:00Z" w16du:dateUtc="2026-03-07T02:13:00Z">
        <w:r w:rsidR="005B57A6">
          <w:t xml:space="preserve"> </w:t>
        </w:r>
      </w:ins>
    </w:p>
    <w:p w14:paraId="492D7651" w14:textId="49DFAB4C" w:rsidR="00774BA9" w:rsidRPr="00774BA9" w:rsidDel="005B57A6" w:rsidRDefault="00774BA9" w:rsidP="005B57A6">
      <w:pPr>
        <w:rPr>
          <w:del w:id="1026" w:author="Joel Karr" w:date="2026-03-06T20:13:00Z" w16du:dateUtc="2026-03-07T02:13:00Z"/>
        </w:rPr>
      </w:pPr>
      <w:del w:id="1027" w:author="Joel Karr" w:date="2026-03-06T20:13:00Z" w16du:dateUtc="2026-03-07T02:13:00Z">
        <w:r w:rsidDel="005B57A6">
          <w:delText>More importantly, reviews become a mechanism for reinforcing shared mental models. Every review is an opportunity to check whether the author's understanding of the system matches the team's understanding. When there's a gap, it surfaces early—in a review comment instead of a production incident.</w:delText>
        </w:r>
      </w:del>
    </w:p>
    <w:p w14:paraId="7020EAFF" w14:textId="325EC569" w:rsidR="00774BA9" w:rsidRPr="00774BA9" w:rsidRDefault="00774BA9" w:rsidP="00774BA9">
      <w:r>
        <w:t xml:space="preserve">The practice is simple: before reviewing the code, </w:t>
      </w:r>
      <w:del w:id="1028" w:author="Joel Karr" w:date="2026-03-06T20:14:00Z" w16du:dateUtc="2026-03-07T02:14:00Z">
        <w:r w:rsidDel="00513F83">
          <w:delText>read the description</w:delText>
        </w:r>
      </w:del>
      <w:ins w:id="1029" w:author="Joel Karr" w:date="2026-03-06T20:14:00Z" w16du:dateUtc="2026-03-07T02:14:00Z">
        <w:r w:rsidR="00513F83">
          <w:t>understand the why</w:t>
        </w:r>
      </w:ins>
      <w:r>
        <w:t xml:space="preserve">. Before approving, make sure </w:t>
      </w:r>
      <w:del w:id="1030" w:author="Joel Karr" w:date="2026-03-06T20:14:00Z" w16du:dateUtc="2026-03-07T02:14:00Z">
        <w:r w:rsidDel="00513F83">
          <w:delText>you understand not just what changed but why.</w:delText>
        </w:r>
      </w:del>
      <w:ins w:id="1031" w:author="Joel Karr" w:date="2026-03-06T20:14:00Z" w16du:dateUtc="2026-03-07T02:14:00Z">
        <w:r w:rsidR="00513F83">
          <w:t>the approach fits the shared mental model.</w:t>
        </w:r>
      </w:ins>
    </w:p>
    <w:p w14:paraId="39E43638" w14:textId="697647EC" w:rsidR="00774BA9" w:rsidDel="00D04B21" w:rsidRDefault="00774BA9" w:rsidP="00774BA9">
      <w:pPr>
        <w:rPr>
          <w:del w:id="1032" w:author="Joel Karr" w:date="2026-03-06T20:14:00Z" w16du:dateUtc="2026-03-07T02:14:00Z"/>
        </w:rPr>
      </w:pPr>
      <w:r>
        <w:t xml:space="preserve">Reviews catch misalignment in the moment. </w:t>
      </w:r>
      <w:ins w:id="1033" w:author="Joel Karr" w:date="2026-03-06T20:22:00Z">
        <w:r w:rsidR="00A32714" w:rsidRPr="00A32714">
          <w:t>Shared decision frameworks preserve it over time.</w:t>
        </w:r>
      </w:ins>
      <w:ins w:id="1034" w:author="Joel Karr" w:date="2026-03-06T21:04:00Z" w16du:dateUtc="2026-03-07T03:04:00Z">
        <w:r w:rsidR="00D04B21">
          <w:t xml:space="preserve"> </w:t>
        </w:r>
      </w:ins>
      <w:del w:id="1035" w:author="Joel Karr" w:date="2026-03-06T20:14:00Z" w16du:dateUtc="2026-03-07T02:14:00Z">
        <w:r w:rsidDel="00513F83">
          <w:delText>Decision capture preserves alignment over time.</w:delText>
        </w:r>
      </w:del>
    </w:p>
    <w:p w14:paraId="5D4B4DE7" w14:textId="77777777" w:rsidR="006E7819" w:rsidRPr="006E7819" w:rsidRDefault="006E7819" w:rsidP="006E7819">
      <w:pPr>
        <w:rPr>
          <w:ins w:id="1036" w:author="Joel Karr" w:date="2026-03-06T20:31:00Z"/>
        </w:rPr>
      </w:pPr>
      <w:ins w:id="1037" w:author="Joel Karr" w:date="2026-03-06T20:31:00Z">
        <w:r w:rsidRPr="006E7819">
          <w:t xml:space="preserve">In Chapter 4, we built personal decision rules: if you're only </w:t>
        </w:r>
        <w:proofErr w:type="gramStart"/>
        <w:r w:rsidRPr="006E7819">
          <w:t>accessing</w:t>
        </w:r>
        <w:proofErr w:type="gramEnd"/>
        <w:r w:rsidRPr="006E7819">
          <w:t xml:space="preserve"> by ID, use a document database. If you need complex queries, use SQL. Those rules trained your individual judgment. But on a team, individual judgment isn't enough. Two engineers facing the same problem will reach different conclusions if their decision rules were built from different experiences.</w:t>
        </w:r>
      </w:ins>
    </w:p>
    <w:p w14:paraId="2CF87EB2" w14:textId="77777777" w:rsidR="006E7819" w:rsidRPr="006E7819" w:rsidRDefault="006E7819" w:rsidP="006E7819">
      <w:pPr>
        <w:rPr>
          <w:ins w:id="1038" w:author="Joel Karr" w:date="2026-03-06T20:31:00Z"/>
        </w:rPr>
      </w:pPr>
      <w:ins w:id="1039" w:author="Joel Karr" w:date="2026-03-06T20:31:00Z">
        <w:r w:rsidRPr="006E7819">
          <w:t xml:space="preserve">A shared decision framework makes the team's reasoning visible. It's not </w:t>
        </w:r>
        <w:proofErr w:type="gramStart"/>
        <w:r w:rsidRPr="006E7819">
          <w:t>a log of</w:t>
        </w:r>
        <w:proofErr w:type="gramEnd"/>
        <w:r w:rsidRPr="006E7819">
          <w:t xml:space="preserve"> past decisions. It's a living reference for how the team makes decisions when specific contexts show up.</w:t>
        </w:r>
      </w:ins>
    </w:p>
    <w:p w14:paraId="54213C18" w14:textId="77777777" w:rsidR="006E7819" w:rsidRPr="006E7819" w:rsidRDefault="006E7819" w:rsidP="006E7819">
      <w:pPr>
        <w:rPr>
          <w:ins w:id="1040" w:author="Joel Karr" w:date="2026-03-06T20:31:00Z"/>
        </w:rPr>
      </w:pPr>
      <w:ins w:id="1041" w:author="Joel Karr" w:date="2026-03-06T20:31:00Z">
        <w:r w:rsidRPr="006E7819">
          <w:t>Here's what ours looked like at DFIN:</w:t>
        </w:r>
      </w:ins>
    </w:p>
    <w:p w14:paraId="5445B96B" w14:textId="77777777" w:rsidR="006E7819" w:rsidRDefault="006E7819" w:rsidP="006E7819">
      <w:pPr>
        <w:rPr>
          <w:ins w:id="1042" w:author="Joel Karr" w:date="2026-03-06T20:31:00Z" w16du:dateUtc="2026-03-07T02:31:00Z"/>
        </w:rPr>
      </w:pPr>
      <w:ins w:id="1043" w:author="Joel Karr" w:date="2026-03-06T20:31:00Z">
        <w:r w:rsidRPr="006E7819">
          <w:rPr>
            <w:b/>
            <w:bCs/>
          </w:rPr>
          <w:t>Context:</w:t>
        </w:r>
        <w:r w:rsidRPr="006E7819">
          <w:t xml:space="preserve"> The business needs to search across tens of thousands of records with twelve or more filterable fields. Response time needs to be under one second. The data changes frequently but searches happen far more often than updates. </w:t>
        </w:r>
      </w:ins>
    </w:p>
    <w:p w14:paraId="78067626" w14:textId="43028F71" w:rsidR="006E7819" w:rsidRDefault="006E7819" w:rsidP="006E7819">
      <w:pPr>
        <w:rPr>
          <w:ins w:id="1044" w:author="Joel Karr" w:date="2026-03-06T20:31:00Z" w16du:dateUtc="2026-03-07T02:31:00Z"/>
        </w:rPr>
      </w:pPr>
      <w:ins w:id="1045" w:author="Joel Karr" w:date="2026-03-06T20:31:00Z">
        <w:r w:rsidRPr="006E7819">
          <w:rPr>
            <w:b/>
            <w:bCs/>
          </w:rPr>
          <w:t>Approach:</w:t>
        </w:r>
        <w:r w:rsidRPr="006E7819">
          <w:t xml:space="preserve"> Azure Search in front of </w:t>
        </w:r>
        <w:proofErr w:type="spellStart"/>
        <w:r w:rsidRPr="006E7819">
          <w:t>CosmosDB</w:t>
        </w:r>
        <w:proofErr w:type="spellEnd"/>
        <w:r w:rsidRPr="006E7819">
          <w:t xml:space="preserve">. Search handles </w:t>
        </w:r>
        <w:proofErr w:type="gramStart"/>
        <w:r w:rsidRPr="006E7819">
          <w:t>the filtering</w:t>
        </w:r>
        <w:proofErr w:type="gramEnd"/>
        <w:r w:rsidRPr="006E7819">
          <w:t xml:space="preserve"> and speed. </w:t>
        </w:r>
        <w:proofErr w:type="spellStart"/>
        <w:r w:rsidRPr="006E7819">
          <w:t>CosmosDB</w:t>
        </w:r>
        <w:proofErr w:type="spellEnd"/>
        <w:r w:rsidRPr="006E7819">
          <w:t xml:space="preserve"> stores the full objects. A background sync keeps them aligned. </w:t>
        </w:r>
      </w:ins>
    </w:p>
    <w:p w14:paraId="121C6F0E" w14:textId="59C51012" w:rsidR="006E7819" w:rsidRDefault="006E7819" w:rsidP="006E7819">
      <w:pPr>
        <w:rPr>
          <w:ins w:id="1046" w:author="Joel Karr" w:date="2026-03-06T20:31:00Z" w16du:dateUtc="2026-03-07T02:31:00Z"/>
        </w:rPr>
      </w:pPr>
      <w:ins w:id="1047" w:author="Joel Karr" w:date="2026-03-06T20:31:00Z">
        <w:r w:rsidRPr="006E7819">
          <w:rPr>
            <w:b/>
            <w:bCs/>
          </w:rPr>
          <w:t>Why not SQL?</w:t>
        </w:r>
        <w:r w:rsidRPr="006E7819">
          <w:t xml:space="preserve"> With fifteen-plus table joins, query performance degrades </w:t>
        </w:r>
        <w:proofErr w:type="gramStart"/>
        <w:r w:rsidRPr="006E7819">
          <w:t>under load</w:t>
        </w:r>
        <w:proofErr w:type="gramEnd"/>
        <w:r w:rsidRPr="006E7819">
          <w:t xml:space="preserve">. We tried optimizing with indexed views early on and couldn't get below three seconds. The denormalized search index avoids the join problem entirely. </w:t>
        </w:r>
      </w:ins>
    </w:p>
    <w:p w14:paraId="1A0B3EDC" w14:textId="213F3D39" w:rsidR="006E7819" w:rsidRDefault="006E7819" w:rsidP="006E7819">
      <w:pPr>
        <w:rPr>
          <w:ins w:id="1048" w:author="Joel Karr" w:date="2026-03-06T20:31:00Z" w16du:dateUtc="2026-03-07T02:31:00Z"/>
        </w:rPr>
      </w:pPr>
      <w:ins w:id="1049" w:author="Joel Karr" w:date="2026-03-06T20:31:00Z">
        <w:r w:rsidRPr="006E7819">
          <w:rPr>
            <w:b/>
            <w:bCs/>
          </w:rPr>
          <w:lastRenderedPageBreak/>
          <w:t xml:space="preserve">Why not </w:t>
        </w:r>
        <w:proofErr w:type="spellStart"/>
        <w:r w:rsidRPr="006E7819">
          <w:rPr>
            <w:b/>
            <w:bCs/>
          </w:rPr>
          <w:t>CosmosDB</w:t>
        </w:r>
        <w:proofErr w:type="spellEnd"/>
        <w:r w:rsidRPr="006E7819">
          <w:rPr>
            <w:b/>
            <w:bCs/>
          </w:rPr>
          <w:t xml:space="preserve"> alone?</w:t>
        </w:r>
        <w:r w:rsidRPr="006E7819">
          <w:t xml:space="preserve"> Cosmos is fast for single-document </w:t>
        </w:r>
        <w:proofErr w:type="gramStart"/>
        <w:r w:rsidRPr="006E7819">
          <w:t>lookups</w:t>
        </w:r>
        <w:proofErr w:type="gramEnd"/>
        <w:r w:rsidRPr="006E7819">
          <w:t xml:space="preserve"> but its cross-document querying isn't built for the kind of multi-field filtering we needed at this scale.</w:t>
        </w:r>
      </w:ins>
    </w:p>
    <w:p w14:paraId="5632658F" w14:textId="77777777" w:rsidR="006E7819" w:rsidRPr="006E7819" w:rsidRDefault="006E7819" w:rsidP="006E7819">
      <w:pPr>
        <w:rPr>
          <w:ins w:id="1050" w:author="Joel Karr" w:date="2026-03-06T20:31:00Z"/>
        </w:rPr>
      </w:pPr>
    </w:p>
    <w:p w14:paraId="3DB8B586" w14:textId="77777777" w:rsidR="006E7819" w:rsidRDefault="006E7819" w:rsidP="006E7819">
      <w:pPr>
        <w:rPr>
          <w:ins w:id="1051" w:author="Joel Karr" w:date="2026-03-06T20:31:00Z" w16du:dateUtc="2026-03-07T02:31:00Z"/>
        </w:rPr>
      </w:pPr>
      <w:ins w:id="1052" w:author="Joel Karr" w:date="2026-03-06T20:31:00Z">
        <w:r w:rsidRPr="006E7819">
          <w:rPr>
            <w:b/>
            <w:bCs/>
          </w:rPr>
          <w:t>Context:</w:t>
        </w:r>
        <w:r w:rsidRPr="006E7819">
          <w:t xml:space="preserve"> Data is only ever accessed by a single ID. The structure includes nested optional fields that vary between records. The team needs to ship quickly. </w:t>
        </w:r>
      </w:ins>
    </w:p>
    <w:p w14:paraId="3622EE5C" w14:textId="69675F1C" w:rsidR="006E7819" w:rsidRDefault="006E7819" w:rsidP="006E7819">
      <w:pPr>
        <w:rPr>
          <w:ins w:id="1053" w:author="Joel Karr" w:date="2026-03-06T20:31:00Z" w16du:dateUtc="2026-03-07T02:31:00Z"/>
        </w:rPr>
      </w:pPr>
      <w:ins w:id="1054" w:author="Joel Karr" w:date="2026-03-06T20:31:00Z">
        <w:r w:rsidRPr="006E7819">
          <w:rPr>
            <w:b/>
            <w:bCs/>
          </w:rPr>
          <w:t>Approach:</w:t>
        </w:r>
        <w:r w:rsidRPr="006E7819">
          <w:t xml:space="preserve"> </w:t>
        </w:r>
        <w:proofErr w:type="spellStart"/>
        <w:r w:rsidRPr="006E7819">
          <w:t>CosmosDB</w:t>
        </w:r>
        <w:proofErr w:type="spellEnd"/>
        <w:r w:rsidRPr="006E7819">
          <w:t xml:space="preserve"> with partition key on the ID. Skip the relational modeling. Let the document structure match the data naturally. </w:t>
        </w:r>
      </w:ins>
    </w:p>
    <w:p w14:paraId="1F09C503" w14:textId="6524216B" w:rsidR="006E7819" w:rsidRDefault="006E7819" w:rsidP="006E7819">
      <w:pPr>
        <w:rPr>
          <w:ins w:id="1055" w:author="Joel Karr" w:date="2026-03-06T20:31:00Z" w16du:dateUtc="2026-03-07T02:31:00Z"/>
        </w:rPr>
      </w:pPr>
      <w:ins w:id="1056" w:author="Joel Karr" w:date="2026-03-06T20:31:00Z">
        <w:r w:rsidRPr="006E7819">
          <w:rPr>
            <w:b/>
            <w:bCs/>
          </w:rPr>
          <w:t>Why not SQL?</w:t>
        </w:r>
        <w:r w:rsidRPr="006E7819">
          <w:t xml:space="preserve"> Modeling optional nested data in relational tables means nullable columns or additional join tables for every variation. The schema management slows down </w:t>
        </w:r>
        <w:proofErr w:type="gramStart"/>
        <w:r w:rsidRPr="006E7819">
          <w:t>development</w:t>
        </w:r>
        <w:proofErr w:type="gramEnd"/>
        <w:r w:rsidRPr="006E7819">
          <w:t xml:space="preserve"> and the queries get complex for data that's never accessed relationally. </w:t>
        </w:r>
      </w:ins>
    </w:p>
    <w:p w14:paraId="3C77451B" w14:textId="0BD9010B" w:rsidR="006E7819" w:rsidRDefault="006E7819" w:rsidP="006E7819">
      <w:pPr>
        <w:rPr>
          <w:ins w:id="1057" w:author="Joel Karr" w:date="2026-03-06T20:31:00Z" w16du:dateUtc="2026-03-07T02:31:00Z"/>
        </w:rPr>
      </w:pPr>
      <w:ins w:id="1058" w:author="Joel Karr" w:date="2026-03-06T20:31:00Z">
        <w:r w:rsidRPr="006E7819">
          <w:rPr>
            <w:b/>
            <w:bCs/>
          </w:rPr>
          <w:t>Why not a flat file or blob storage?</w:t>
        </w:r>
        <w:r w:rsidRPr="006E7819">
          <w:t xml:space="preserve"> We still need to validate and query individual records by ID with low latency. Blob storage would require a separate index layer, which adds the complexity we're trying to avoid.</w:t>
        </w:r>
      </w:ins>
    </w:p>
    <w:p w14:paraId="3563D52B" w14:textId="77777777" w:rsidR="006E7819" w:rsidRPr="006E7819" w:rsidRDefault="006E7819" w:rsidP="006E7819">
      <w:pPr>
        <w:rPr>
          <w:ins w:id="1059" w:author="Joel Karr" w:date="2026-03-06T20:31:00Z"/>
        </w:rPr>
      </w:pPr>
    </w:p>
    <w:p w14:paraId="215B68D0" w14:textId="77777777" w:rsidR="006E7819" w:rsidRDefault="006E7819" w:rsidP="006E7819">
      <w:pPr>
        <w:rPr>
          <w:ins w:id="1060" w:author="Joel Karr" w:date="2026-03-06T20:31:00Z" w16du:dateUtc="2026-03-07T02:31:00Z"/>
        </w:rPr>
      </w:pPr>
      <w:ins w:id="1061" w:author="Joel Karr" w:date="2026-03-06T20:31:00Z">
        <w:r w:rsidRPr="006E7819">
          <w:rPr>
            <w:b/>
            <w:bCs/>
          </w:rPr>
          <w:t>Context:</w:t>
        </w:r>
        <w:r w:rsidRPr="006E7819">
          <w:t xml:space="preserve"> The business needs aggregated reporting, complex </w:t>
        </w:r>
        <w:proofErr w:type="gramStart"/>
        <w:r w:rsidRPr="006E7819">
          <w:t>joins</w:t>
        </w:r>
        <w:proofErr w:type="gramEnd"/>
        <w:r w:rsidRPr="006E7819">
          <w:t xml:space="preserve"> across multiple entities, or queries that filter on combinations of fields that aren't known in advance. </w:t>
        </w:r>
      </w:ins>
    </w:p>
    <w:p w14:paraId="62BE1FAB" w14:textId="77777777" w:rsidR="006E7819" w:rsidRDefault="006E7819" w:rsidP="006E7819">
      <w:pPr>
        <w:rPr>
          <w:ins w:id="1062" w:author="Joel Karr" w:date="2026-03-06T20:31:00Z" w16du:dateUtc="2026-03-07T02:31:00Z"/>
        </w:rPr>
      </w:pPr>
      <w:ins w:id="1063" w:author="Joel Karr" w:date="2026-03-06T20:31:00Z">
        <w:r w:rsidRPr="006E7819">
          <w:rPr>
            <w:b/>
            <w:bCs/>
          </w:rPr>
          <w:t>Approach:</w:t>
        </w:r>
        <w:r w:rsidRPr="006E7819">
          <w:t xml:space="preserve"> SQL Server with indexed views. The query flexibility is worth the additional schema management. </w:t>
        </w:r>
      </w:ins>
    </w:p>
    <w:p w14:paraId="47EC215D" w14:textId="77777777" w:rsidR="006E7819" w:rsidRDefault="006E7819" w:rsidP="006E7819">
      <w:pPr>
        <w:rPr>
          <w:ins w:id="1064" w:author="Joel Karr" w:date="2026-03-06T20:31:00Z" w16du:dateUtc="2026-03-07T02:31:00Z"/>
        </w:rPr>
      </w:pPr>
      <w:ins w:id="1065" w:author="Joel Karr" w:date="2026-03-06T20:31:00Z">
        <w:r w:rsidRPr="006E7819">
          <w:rPr>
            <w:b/>
            <w:bCs/>
          </w:rPr>
          <w:t xml:space="preserve">Why not </w:t>
        </w:r>
        <w:proofErr w:type="spellStart"/>
        <w:r w:rsidRPr="006E7819">
          <w:rPr>
            <w:b/>
            <w:bCs/>
          </w:rPr>
          <w:t>CosmosDB</w:t>
        </w:r>
        <w:proofErr w:type="spellEnd"/>
        <w:r w:rsidRPr="006E7819">
          <w:rPr>
            <w:b/>
            <w:bCs/>
          </w:rPr>
          <w:t>?</w:t>
        </w:r>
        <w:r w:rsidRPr="006E7819">
          <w:t xml:space="preserve"> Document databases aren't designed for ad hoc aggregation across large datasets. You can make it work, but you end up building a query layer on top that reimplements what SQL already does natively. </w:t>
        </w:r>
      </w:ins>
    </w:p>
    <w:p w14:paraId="46A2E5B7" w14:textId="7713A69F" w:rsidR="006E7819" w:rsidRDefault="006E7819" w:rsidP="006E7819">
      <w:pPr>
        <w:rPr>
          <w:ins w:id="1066" w:author="Joel Karr" w:date="2026-03-06T20:31:00Z" w16du:dateUtc="2026-03-07T02:31:00Z"/>
        </w:rPr>
      </w:pPr>
      <w:ins w:id="1067" w:author="Joel Karr" w:date="2026-03-06T20:31:00Z">
        <w:r w:rsidRPr="006E7819">
          <w:rPr>
            <w:b/>
            <w:bCs/>
          </w:rPr>
          <w:t>Why not a dedicated analytics tool?</w:t>
        </w:r>
        <w:r w:rsidRPr="006E7819">
          <w:t xml:space="preserve"> If reporting is the only need, a tool like Power BI or a data warehouse might be the better long-term answer. But when the reporting is embedded in the application and needs to be real-time, SQL keeps the architecture simpler by avoiding another system to maintain.</w:t>
        </w:r>
      </w:ins>
    </w:p>
    <w:p w14:paraId="0C2EE4BA" w14:textId="77777777" w:rsidR="006E7819" w:rsidRPr="006E7819" w:rsidRDefault="006E7819" w:rsidP="006E7819">
      <w:pPr>
        <w:rPr>
          <w:ins w:id="1068" w:author="Joel Karr" w:date="2026-03-06T20:31:00Z"/>
        </w:rPr>
      </w:pPr>
    </w:p>
    <w:p w14:paraId="72536D34" w14:textId="77777777" w:rsidR="006E7819" w:rsidRPr="006E7819" w:rsidRDefault="006E7819" w:rsidP="006E7819">
      <w:pPr>
        <w:rPr>
          <w:ins w:id="1069" w:author="Joel Karr" w:date="2026-03-06T20:31:00Z"/>
        </w:rPr>
      </w:pPr>
      <w:ins w:id="1070" w:author="Joel Karr" w:date="2026-03-06T20:31:00Z">
        <w:r w:rsidRPr="006E7819">
          <w:t>Each entry is straightforward. When a situation matches a known context, the team already knows the approach. The debate already happened. The framework holds the conclusion. When a new engineer joins, they don't need to reconstruct the team's reasoning from code comments or Slack threads. They read the framework and immediately understand not just what the team builds, but how the team thinks.</w:t>
        </w:r>
      </w:ins>
    </w:p>
    <w:p w14:paraId="059147EC" w14:textId="77777777" w:rsidR="006E7819" w:rsidRPr="006E7819" w:rsidRDefault="006E7819" w:rsidP="006E7819">
      <w:pPr>
        <w:rPr>
          <w:ins w:id="1071" w:author="Joel Karr" w:date="2026-03-06T20:31:00Z"/>
        </w:rPr>
      </w:pPr>
      <w:ins w:id="1072" w:author="Joel Karr" w:date="2026-03-06T20:31:00Z">
        <w:r w:rsidRPr="006E7819">
          <w:lastRenderedPageBreak/>
          <w:t>The framework should evolve. When a context stops matching reality or a better approach emerges, update it. But treat updates as deliberate changes, not casual overrides. The goal is to stop re-debating the same decisions every sprint and start building on the conclusions the team has already reached.</w:t>
        </w:r>
      </w:ins>
    </w:p>
    <w:p w14:paraId="0300C64F" w14:textId="5F2D6390" w:rsidR="00774BA9" w:rsidRPr="00774BA9" w:rsidDel="006E7819" w:rsidRDefault="00774BA9" w:rsidP="00774BA9">
      <w:pPr>
        <w:rPr>
          <w:del w:id="1073" w:author="Joel Karr" w:date="2026-03-06T20:31:00Z" w16du:dateUtc="2026-03-07T02:31:00Z"/>
        </w:rPr>
      </w:pPr>
      <w:del w:id="1074" w:author="Joel Karr" w:date="2026-03-06T20:31:00Z" w16du:dateUtc="2026-03-07T02:31:00Z">
        <w:r w:rsidDel="006E7819">
          <w:delText>Every system accumulates decisions. Most of the</w:delText>
        </w:r>
      </w:del>
      <w:del w:id="1075" w:author="Joel Karr" w:date="2026-03-06T20:15:00Z" w16du:dateUtc="2026-03-07T02:15:00Z">
        <w:r w:rsidDel="00544AAE">
          <w:delText>m disappear</w:delText>
        </w:r>
      </w:del>
      <w:del w:id="1076" w:author="Joel Karr" w:date="2026-03-06T20:31:00Z" w16du:dateUtc="2026-03-07T02:31:00Z">
        <w:r w:rsidDel="006E7819">
          <w:delText>. Someone decides to use a particular database for a particular service. Someone decides that authentication will flow through a specific path. Someone decides that certain data will be cached and other data won't be. These decisions make sense in the moment, with the context available at the time.</w:delText>
        </w:r>
      </w:del>
    </w:p>
    <w:p w14:paraId="4FC46E82" w14:textId="30C42B40" w:rsidR="00774BA9" w:rsidRPr="00774BA9" w:rsidDel="006E7819" w:rsidRDefault="00774BA9" w:rsidP="00774BA9">
      <w:pPr>
        <w:rPr>
          <w:del w:id="1077" w:author="Joel Karr" w:date="2026-03-06T20:31:00Z" w16du:dateUtc="2026-03-07T02:31:00Z"/>
        </w:rPr>
      </w:pPr>
      <w:del w:id="1078" w:author="Joel Karr" w:date="2026-03-06T20:31:00Z" w16du:dateUtc="2026-03-07T02:31:00Z">
        <w:r w:rsidDel="006E7819">
          <w:delText>Six months later, a new engineer joins the team. They look at the system and wonder why it's structured the way it is. They ask around. No one remembers. The person who made the decision has moved to another team. The context is gone.</w:delText>
        </w:r>
      </w:del>
    </w:p>
    <w:p w14:paraId="3DD058B5" w14:textId="76A8B7B8" w:rsidR="00774BA9" w:rsidRPr="00774BA9" w:rsidDel="006E7819" w:rsidRDefault="00774BA9" w:rsidP="00774BA9">
      <w:pPr>
        <w:rPr>
          <w:del w:id="1079" w:author="Joel Karr" w:date="2026-03-06T20:31:00Z" w16du:dateUtc="2026-03-07T02:31:00Z"/>
        </w:rPr>
      </w:pPr>
      <w:del w:id="1080" w:author="Joel Karr" w:date="2026-03-06T20:31:00Z" w16du:dateUtc="2026-03-07T02:31:00Z">
        <w:r w:rsidDel="006E7819">
          <w:delText>Without captured decisions, teams repeat debates they've already had. Or worse, they make incompatible assumptions because they don't know what was decided before. The new engineer changes something that breaks an assumption they didn't know existed.</w:delText>
        </w:r>
      </w:del>
    </w:p>
    <w:p w14:paraId="7CE7DC4F" w14:textId="3F1FCBE7" w:rsidR="00774BA9" w:rsidRPr="00774BA9" w:rsidDel="006E7819" w:rsidRDefault="00774BA9" w:rsidP="00774BA9">
      <w:pPr>
        <w:rPr>
          <w:del w:id="1081" w:author="Joel Karr" w:date="2026-03-06T20:31:00Z" w16du:dateUtc="2026-03-07T02:31:00Z"/>
        </w:rPr>
      </w:pPr>
      <w:del w:id="1082" w:author="Joel Karr" w:date="2026-03-06T20:31:00Z" w16du:dateUtc="2026-03-07T02:31:00Z">
        <w:r w:rsidDel="006E7819">
          <w:delText>Capturing decisions creates continuity. It allows new team members to inherit context instead of reconstructing it.</w:delText>
        </w:r>
      </w:del>
    </w:p>
    <w:p w14:paraId="65FBCA9E" w14:textId="0488A66C" w:rsidR="00774BA9" w:rsidRPr="00774BA9" w:rsidDel="006E7819" w:rsidRDefault="00774BA9" w:rsidP="00774BA9">
      <w:pPr>
        <w:rPr>
          <w:del w:id="1083" w:author="Joel Karr" w:date="2026-03-06T20:31:00Z" w16du:dateUtc="2026-03-07T02:31:00Z"/>
        </w:rPr>
      </w:pPr>
      <w:del w:id="1084" w:author="Joel Karr" w:date="2026-03-06T20:31:00Z" w16du:dateUtc="2026-03-07T02:31:00Z">
        <w:r w:rsidDel="006E7819">
          <w:delText>This doesn't require heavy process. A short record of the question, the context, and the outcome is enough. Architecture Decision Records are one format, but the format matters less than the habit. What matters is that the rationale is visible.</w:delText>
        </w:r>
      </w:del>
    </w:p>
    <w:p w14:paraId="0798FC6C" w14:textId="075B86B4" w:rsidR="00774BA9" w:rsidRPr="00774BA9" w:rsidDel="006E7819" w:rsidRDefault="00774BA9" w:rsidP="00774BA9">
      <w:pPr>
        <w:rPr>
          <w:del w:id="1085" w:author="Joel Karr" w:date="2026-03-06T20:31:00Z" w16du:dateUtc="2026-03-07T02:31:00Z"/>
        </w:rPr>
      </w:pPr>
      <w:del w:id="1086" w:author="Joel Karr" w:date="2026-03-06T20:31:00Z" w16du:dateUtc="2026-03-07T02:31:00Z">
        <w:r w:rsidDel="006E7819">
          <w:delText>When you make a significant decision, write it down. When you're about to revisit a decision, check whether it was already made. Past judgment becomes present leverage.</w:delText>
        </w:r>
      </w:del>
    </w:p>
    <w:p w14:paraId="131879BA" w14:textId="5C87E590" w:rsidR="00774BA9" w:rsidRPr="00774BA9" w:rsidRDefault="00774BA9" w:rsidP="00774BA9">
      <w:r>
        <w:t xml:space="preserve">But even </w:t>
      </w:r>
      <w:del w:id="1087" w:author="Joel Karr" w:date="2026-03-06T20:32:00Z" w16du:dateUtc="2026-03-07T02:32:00Z">
        <w:r w:rsidDel="00E82FC5">
          <w:delText>captured decisions</w:delText>
        </w:r>
      </w:del>
      <w:ins w:id="1088" w:author="Joel Karr" w:date="2026-03-06T20:32:00Z" w16du:dateUtc="2026-03-07T02:32:00Z">
        <w:r w:rsidR="00E82FC5">
          <w:t>frameworks</w:t>
        </w:r>
      </w:ins>
      <w:r>
        <w:t xml:space="preserve"> can become outdated. That's why teams need calibration loops.</w:t>
      </w:r>
    </w:p>
    <w:p w14:paraId="2D029AC8" w14:textId="3A61A435" w:rsidR="00774BA9" w:rsidRPr="00774BA9" w:rsidDel="006F6850" w:rsidRDefault="00774BA9" w:rsidP="00774BA9">
      <w:pPr>
        <w:rPr>
          <w:del w:id="1089" w:author="Joel Karr" w:date="2026-03-06T20:34:00Z" w16du:dateUtc="2026-03-07T02:34:00Z"/>
        </w:rPr>
      </w:pPr>
      <w:r>
        <w:t xml:space="preserve">The diagram that everyone understood six months ago may no longer reflect reality. The vocabulary document hasn't been updated since three new services were added. </w:t>
      </w:r>
      <w:ins w:id="1090" w:author="Joel Karr" w:date="2026-03-06T20:34:00Z">
        <w:r w:rsidR="006F6850" w:rsidRPr="006F6850">
          <w:t xml:space="preserve">The decision framework has </w:t>
        </w:r>
        <w:proofErr w:type="gramStart"/>
        <w:r w:rsidR="006F6850" w:rsidRPr="006F6850">
          <w:t>gaps where</w:t>
        </w:r>
        <w:proofErr w:type="gramEnd"/>
        <w:r w:rsidR="006F6850" w:rsidRPr="006F6850">
          <w:t xml:space="preserve"> new contexts have emerged. At DFIN, we discovered this the hard way when a team built an entire </w:t>
        </w:r>
      </w:ins>
      <w:ins w:id="1091" w:author="Joel Karr" w:date="2026-03-06T20:34:00Z" w16du:dateUtc="2026-03-07T02:34:00Z">
        <w:r w:rsidR="004421AF">
          <w:t>component</w:t>
        </w:r>
      </w:ins>
      <w:ins w:id="1092" w:author="Joel Karr" w:date="2026-03-06T20:34:00Z">
        <w:r w:rsidR="006F6850" w:rsidRPr="006F6850">
          <w:t xml:space="preserve"> against a section of the architecture that had quietly shifted. The diagram still showed the old structure. Nobody had updated it. The misalignment cost us three weeks of rework that would have taken ten minutes to prevent.</w:t>
        </w:r>
      </w:ins>
      <w:ins w:id="1093" w:author="Joel Karr" w:date="2026-03-06T20:34:00Z" w16du:dateUtc="2026-03-07T02:34:00Z">
        <w:r w:rsidR="004421AF">
          <w:t xml:space="preserve"> </w:t>
        </w:r>
      </w:ins>
      <w:del w:id="1094" w:author="Joel Karr" w:date="2026-03-06T20:34:00Z" w16du:dateUtc="2026-03-07T02:34:00Z">
        <w:r w:rsidDel="006F6850">
          <w:delText>The decision log has gaps. The drift is invisible until it causes a problem.</w:delText>
        </w:r>
      </w:del>
    </w:p>
    <w:p w14:paraId="57F8A5B3" w14:textId="2296EC6B" w:rsidR="00774BA9" w:rsidRPr="00774BA9" w:rsidRDefault="00774BA9" w:rsidP="00774BA9">
      <w:r>
        <w:t xml:space="preserve">Calibration loops create opportunities to revisit the shared model. </w:t>
      </w:r>
      <w:ins w:id="1095" w:author="Joel Karr" w:date="2026-03-06T20:35:00Z">
        <w:r w:rsidR="00A66C1C" w:rsidRPr="00A66C1C">
          <w:t>Review diagrams together</w:t>
        </w:r>
      </w:ins>
      <w:ins w:id="1096" w:author="Joel Karr" w:date="2026-03-06T20:35:00Z" w16du:dateUtc="2026-03-07T02:35:00Z">
        <w:r w:rsidR="00A66C1C">
          <w:t xml:space="preserve"> or s</w:t>
        </w:r>
      </w:ins>
      <w:ins w:id="1097" w:author="Joel Karr" w:date="2026-03-06T20:35:00Z">
        <w:r w:rsidR="00A66C1C" w:rsidRPr="00A66C1C">
          <w:t xml:space="preserve">ample recent decisions to see if they followed the framework. Look at where </w:t>
        </w:r>
        <w:r w:rsidR="00A66C1C" w:rsidRPr="00A66C1C">
          <w:lastRenderedPageBreak/>
          <w:t>friction is appearing in cross-team work.</w:t>
        </w:r>
      </w:ins>
      <w:del w:id="1098" w:author="Joel Karr" w:date="2026-03-06T20:35:00Z" w16du:dateUtc="2026-03-07T02:35:00Z">
        <w:r w:rsidDel="00A66C1C">
          <w:delText>This can be as simple as periodically reviewing diagrams together, sampling recent decisions to see if they followed defaults, or examining where friction is appearing in cross-team work.</w:delText>
        </w:r>
      </w:del>
    </w:p>
    <w:p w14:paraId="72EB561A" w14:textId="5890ACF3" w:rsidR="00D56620" w:rsidRPr="00D56620" w:rsidRDefault="00D56620" w:rsidP="00D56620">
      <w:pPr>
        <w:rPr>
          <w:ins w:id="1099" w:author="Joel Karr" w:date="2026-03-06T20:39:00Z"/>
        </w:rPr>
      </w:pPr>
      <w:ins w:id="1100" w:author="Joel Karr" w:date="2026-03-06T20:39:00Z">
        <w:r w:rsidRPr="00D56620">
          <w:t xml:space="preserve">The frequency depends on the maturity of the product and architecture. A team building a new system where the architecture is still taking shape might calibrate weekly because the decisions are coming fast and the shared model is changing underneath everyone. A team maintaining a mature product with a stable architecture might only need to </w:t>
        </w:r>
        <w:proofErr w:type="gramStart"/>
        <w:r w:rsidRPr="00D56620">
          <w:t>calibrate</w:t>
        </w:r>
        <w:proofErr w:type="gramEnd"/>
        <w:r w:rsidRPr="00D56620">
          <w:t xml:space="preserve"> monthly or when a significant change is introduced. The goal </w:t>
        </w:r>
      </w:ins>
      <w:ins w:id="1101" w:author="Joel Karr" w:date="2026-03-06T20:39:00Z" w16du:dateUtc="2026-03-07T02:39:00Z">
        <w:r w:rsidR="006B6016">
          <w:t>is to</w:t>
        </w:r>
      </w:ins>
      <w:ins w:id="1102" w:author="Joel Karr" w:date="2026-03-06T20:39:00Z">
        <w:r w:rsidRPr="00D56620">
          <w:t xml:space="preserve"> catch drift</w:t>
        </w:r>
      </w:ins>
      <w:ins w:id="1103" w:author="Joel Karr" w:date="2026-03-06T20:39:00Z" w16du:dateUtc="2026-03-07T02:39:00Z">
        <w:r w:rsidR="006B6016">
          <w:t xml:space="preserve"> in </w:t>
        </w:r>
        <w:r w:rsidR="00871F76">
          <w:t>people’s mental models</w:t>
        </w:r>
      </w:ins>
      <w:ins w:id="1104" w:author="Joel Karr" w:date="2026-03-06T20:39:00Z">
        <w:r w:rsidRPr="00D56620">
          <w:t xml:space="preserve"> before it becomes a production problem.</w:t>
        </w:r>
      </w:ins>
    </w:p>
    <w:p w14:paraId="49532A77" w14:textId="77777777" w:rsidR="00D56620" w:rsidRPr="00D56620" w:rsidRDefault="00D56620" w:rsidP="00D56620">
      <w:pPr>
        <w:rPr>
          <w:ins w:id="1105" w:author="Joel Karr" w:date="2026-03-06T20:39:00Z"/>
        </w:rPr>
      </w:pPr>
      <w:ins w:id="1106" w:author="Joel Karr" w:date="2026-03-06T20:39:00Z">
        <w:r w:rsidRPr="00D56620">
          <w:t>When calibration surfaces a gap, fix it right away. Update the artifact, communicate the change, and reset the shared model. Alignment isn't something you achieve and move on from. It drifts as new people join, the architecture evolves, and what everyone understood three months ago quietly stops being true. The only question is whether you catch it early or discover it when two teams try to integrate something that no longer fits.</w:t>
        </w:r>
      </w:ins>
    </w:p>
    <w:p w14:paraId="78F9A2F5" w14:textId="2CE1CF4B" w:rsidR="00774BA9" w:rsidRPr="00774BA9" w:rsidDel="00D56620" w:rsidRDefault="00774BA9" w:rsidP="00774BA9">
      <w:pPr>
        <w:rPr>
          <w:del w:id="1107" w:author="Joel Karr" w:date="2026-03-06T20:39:00Z" w16du:dateUtc="2026-03-07T02:39:00Z"/>
        </w:rPr>
      </w:pPr>
      <w:del w:id="1108" w:author="Joel Karr" w:date="2026-03-06T20:39:00Z" w16du:dateUtc="2026-03-07T02:39:00Z">
        <w:r w:rsidDel="00D56620">
          <w:delText>The frequency depends on how fast things are changing. A team shipping daily might calibrate weekly. A team on a longer release cycle might calibrate monthly. The goal is not perfection. The goal is early correction.</w:delText>
        </w:r>
      </w:del>
    </w:p>
    <w:p w14:paraId="1BED9687" w14:textId="65CCD40A" w:rsidR="00774BA9" w:rsidRPr="00774BA9" w:rsidDel="00D56620" w:rsidRDefault="00774BA9" w:rsidP="00774BA9">
      <w:pPr>
        <w:rPr>
          <w:del w:id="1109" w:author="Joel Karr" w:date="2026-03-06T20:39:00Z" w16du:dateUtc="2026-03-07T02:39:00Z"/>
        </w:rPr>
      </w:pPr>
      <w:del w:id="1110" w:author="Joel Karr" w:date="2026-03-06T20:39:00Z" w16du:dateUtc="2026-03-07T02:39:00Z">
        <w:r w:rsidDel="00D56620">
          <w:delText>When calibration surfaces a gap—a diagram that's out of date, a term that's being used inconsistently, a default that no one follows anymore—fix it. Update the artifact. Communicate the change. Reset the shared model.</w:delText>
        </w:r>
      </w:del>
    </w:p>
    <w:p w14:paraId="04B486E6" w14:textId="65BBDBC7" w:rsidR="00774BA9" w:rsidRPr="00774BA9" w:rsidDel="00D56620" w:rsidRDefault="00774BA9" w:rsidP="00774BA9">
      <w:pPr>
        <w:rPr>
          <w:del w:id="1111" w:author="Joel Karr" w:date="2026-03-06T20:39:00Z" w16du:dateUtc="2026-03-07T02:39:00Z"/>
        </w:rPr>
      </w:pPr>
      <w:del w:id="1112" w:author="Joel Karr" w:date="2026-03-06T20:39:00Z" w16du:dateUtc="2026-03-07T02:39:00Z">
        <w:r w:rsidDel="00D56620">
          <w:delText>High-performing teams treat alignment as a continuous activity rather than a one-time event. They don't assume that because alignment existed last month, it still exists today.</w:delText>
        </w:r>
      </w:del>
    </w:p>
    <w:p w14:paraId="3667FACF" w14:textId="77777777" w:rsidR="00F8684D" w:rsidRPr="00F8684D" w:rsidRDefault="00F8684D" w:rsidP="00F8684D">
      <w:pPr>
        <w:rPr>
          <w:ins w:id="1113" w:author="Joel Karr" w:date="2026-03-06T20:59:00Z"/>
          <w:b/>
          <w:bCs/>
        </w:rPr>
      </w:pPr>
      <w:ins w:id="1114" w:author="Joel Karr" w:date="2026-03-06T20:59:00Z">
        <w:r w:rsidRPr="00F8684D">
          <w:rPr>
            <w:b/>
            <w:bCs/>
          </w:rPr>
          <w:t>Reshaping Your System Diagram</w:t>
        </w:r>
      </w:ins>
    </w:p>
    <w:p w14:paraId="4E0D9D08" w14:textId="77777777" w:rsidR="00F8684D" w:rsidRPr="00F8684D" w:rsidRDefault="00F8684D" w:rsidP="00F8684D">
      <w:pPr>
        <w:rPr>
          <w:ins w:id="1115" w:author="Joel Karr" w:date="2026-03-06T20:59:00Z"/>
        </w:rPr>
      </w:pPr>
      <w:ins w:id="1116" w:author="Joel Karr" w:date="2026-03-06T20:59:00Z">
        <w:r w:rsidRPr="00F8684D">
          <w:t>The whiteboard at DFIN worked once I accidentally added a level of grouping that brought the numbers below what people could hold. You can do the same thing deliberately.</w:t>
        </w:r>
      </w:ins>
    </w:p>
    <w:p w14:paraId="7B4E20D5" w14:textId="77777777" w:rsidR="00F8684D" w:rsidRPr="00F8684D" w:rsidRDefault="00F8684D" w:rsidP="00F8684D">
      <w:pPr>
        <w:rPr>
          <w:ins w:id="1117" w:author="Joel Karr" w:date="2026-03-06T20:59:00Z"/>
        </w:rPr>
      </w:pPr>
      <w:ins w:id="1118" w:author="Joel Karr" w:date="2026-03-06T20:59:00Z">
        <w:r w:rsidRPr="00F8684D">
          <w:t xml:space="preserve">Start with whatever </w:t>
        </w:r>
        <w:proofErr w:type="gramStart"/>
        <w:r w:rsidRPr="00F8684D">
          <w:t>system diagram</w:t>
        </w:r>
        <w:proofErr w:type="gramEnd"/>
        <w:r w:rsidRPr="00F8684D">
          <w:t xml:space="preserve"> your team currently uses. Count the top-level components. If there are more than seven, the diagram is already exceeding working memory for most people looking at it.</w:t>
        </w:r>
      </w:ins>
    </w:p>
    <w:p w14:paraId="7F4E7EEA" w14:textId="77777777" w:rsidR="00F8684D" w:rsidRPr="00F8684D" w:rsidRDefault="00F8684D" w:rsidP="00F8684D">
      <w:pPr>
        <w:rPr>
          <w:ins w:id="1119" w:author="Joel Karr" w:date="2026-03-06T20:59:00Z"/>
        </w:rPr>
      </w:pPr>
      <w:ins w:id="1120" w:author="Joel Karr" w:date="2026-03-06T20:59:00Z">
        <w:r w:rsidRPr="00F8684D">
          <w:t xml:space="preserve">Group the components until you have five to seven clusters at the top level. Try different strategies. When I was redrawing the whiteboard each morning at the Rookery, I tried organizing by software layer, then by business domain, then by team ownership. Each approach produced different groupings. The right one depends on how your teams </w:t>
        </w:r>
        <w:proofErr w:type="gramStart"/>
        <w:r w:rsidRPr="00F8684D">
          <w:t>actually talk</w:t>
        </w:r>
        <w:proofErr w:type="gramEnd"/>
        <w:r w:rsidRPr="00F8684D">
          <w:t xml:space="preserve"> about the system. If your standups are organized by team, group by team. If your </w:t>
        </w:r>
        <w:r w:rsidRPr="00F8684D">
          <w:lastRenderedPageBreak/>
          <w:t>architecture reviews are organized by domain, group by domain. Match the grouping to the conversations people are already having.</w:t>
        </w:r>
      </w:ins>
    </w:p>
    <w:p w14:paraId="0167DAD0" w14:textId="77777777" w:rsidR="00F8684D" w:rsidRPr="00F8684D" w:rsidRDefault="00F8684D" w:rsidP="00F8684D">
      <w:pPr>
        <w:rPr>
          <w:ins w:id="1121" w:author="Joel Karr" w:date="2026-03-06T20:59:00Z"/>
        </w:rPr>
      </w:pPr>
      <w:ins w:id="1122" w:author="Joel Karr" w:date="2026-03-06T20:59:00Z">
        <w:r w:rsidRPr="00F8684D">
          <w:t xml:space="preserve">Once you have your top-level clusters, zoom into each one. If any cluster has more than seven components inside it, repeat the process. Add another level of grouping until every view </w:t>
        </w:r>
        <w:proofErr w:type="gramStart"/>
        <w:r w:rsidRPr="00F8684D">
          <w:t>fits</w:t>
        </w:r>
        <w:proofErr w:type="gramEnd"/>
        <w:r w:rsidRPr="00F8684D">
          <w:t xml:space="preserve"> within the threshold.</w:t>
        </w:r>
      </w:ins>
    </w:p>
    <w:p w14:paraId="0841FE29" w14:textId="77777777" w:rsidR="00F8684D" w:rsidRPr="00F8684D" w:rsidRDefault="00F8684D" w:rsidP="00F8684D">
      <w:pPr>
        <w:rPr>
          <w:ins w:id="1123" w:author="Joel Karr" w:date="2026-03-06T20:59:00Z"/>
        </w:rPr>
      </w:pPr>
      <w:ins w:id="1124" w:author="Joel Karr" w:date="2026-03-06T20:59:00Z">
        <w:r w:rsidRPr="00F8684D">
          <w:t xml:space="preserve">The test is simple. Point to any level of the diagram and ask: can someone new to this system hold </w:t>
        </w:r>
        <w:proofErr w:type="gramStart"/>
        <w:r w:rsidRPr="00F8684D">
          <w:t>all of</w:t>
        </w:r>
        <w:proofErr w:type="gramEnd"/>
        <w:r w:rsidRPr="00F8684D">
          <w:t xml:space="preserve"> these groups in their head at the same time? If the answer is no, you need another level.</w:t>
        </w:r>
      </w:ins>
    </w:p>
    <w:p w14:paraId="1CEC7B46" w14:textId="77777777" w:rsidR="00F337B8" w:rsidRPr="00F337B8" w:rsidRDefault="00F337B8" w:rsidP="00F337B8">
      <w:pPr>
        <w:rPr>
          <w:ins w:id="1125" w:author="Joel Karr" w:date="2026-03-06T21:15:00Z"/>
        </w:rPr>
      </w:pPr>
      <w:ins w:id="1126" w:author="Joel Karr" w:date="2026-03-06T21:15:00Z">
        <w:r w:rsidRPr="00F337B8">
          <w:t>At DFIN it was colors, but the form doesn't matter. What matters is that a mental foothold gives people a starting place for conversations. Instead of jumping straight into the details of what you're building, you anchor the listener first. "In the blue section, I'm working on the new validation API" tells everyone in the room exactly where you are in the system before you've explained a single technical detail. They're already oriented. They're already following.</w:t>
        </w:r>
      </w:ins>
    </w:p>
    <w:p w14:paraId="3741EB98" w14:textId="77777777" w:rsidR="00F337B8" w:rsidRPr="00F337B8" w:rsidRDefault="00F337B8" w:rsidP="00F337B8">
      <w:pPr>
        <w:rPr>
          <w:ins w:id="1127" w:author="Joel Karr" w:date="2026-03-06T21:15:00Z"/>
        </w:rPr>
      </w:pPr>
      <w:ins w:id="1128" w:author="Joel Karr" w:date="2026-03-06T21:15:00Z">
        <w:r w:rsidRPr="00F337B8">
          <w:t>The foothold can be anywhere in the diagram and at any level of detail. "Starting from the cart processor, I'm working on the inventory manager that it calls to make sure there are still enough items in stock" works just as well. The cart processor is the anchor. The listener knows that component, so they can mentally walk from there to the piece you're describing. Without that starting place, you'd spend the first two minutes of every conversation just getting everyone to the same part of the system.</w:t>
        </w:r>
      </w:ins>
    </w:p>
    <w:p w14:paraId="76F804C6" w14:textId="77777777" w:rsidR="00F337B8" w:rsidRPr="00F337B8" w:rsidRDefault="00F337B8" w:rsidP="00F337B8">
      <w:pPr>
        <w:rPr>
          <w:ins w:id="1129" w:author="Joel Karr" w:date="2026-03-06T21:15:00Z"/>
        </w:rPr>
      </w:pPr>
      <w:ins w:id="1130" w:author="Joel Karr" w:date="2026-03-06T21:15:00Z">
        <w:r w:rsidRPr="00F337B8">
          <w:t>The best footholds are ones the team creates together. When people participate in naming or identifying anchor points, they remember them. When labels are assigned in a planning document, they disappear from memory the moment the meeting ends. Give the team the groups and let them figure out how to reference them. You'll be surprised how quickly the language sticks and how naturally people start using it in standups, pull requests, and Slack threads.</w:t>
        </w:r>
      </w:ins>
    </w:p>
    <w:p w14:paraId="629FA9E2" w14:textId="77777777" w:rsidR="00F8684D" w:rsidRPr="00F8684D" w:rsidRDefault="00F8684D" w:rsidP="00F8684D">
      <w:pPr>
        <w:rPr>
          <w:ins w:id="1131" w:author="Joel Karr" w:date="2026-03-06T20:59:00Z"/>
        </w:rPr>
      </w:pPr>
      <w:ins w:id="1132" w:author="Joel Karr" w:date="2026-03-06T20:59:00Z">
        <w:r w:rsidRPr="00F8684D">
          <w:t>Review the diagram with your team. Watch for the moment someone says "wait, I thought that was in the other group." That's alignment surfacing, not breaking. Every disagreement caught at the diagram level is an integration failure you won't have to debug later.</w:t>
        </w:r>
      </w:ins>
    </w:p>
    <w:p w14:paraId="22452B07" w14:textId="77777777" w:rsidR="00F8684D" w:rsidRPr="00F8684D" w:rsidRDefault="00F8684D" w:rsidP="00F8684D">
      <w:pPr>
        <w:rPr>
          <w:ins w:id="1133" w:author="Joel Karr" w:date="2026-03-06T20:59:00Z"/>
        </w:rPr>
      </w:pPr>
      <w:ins w:id="1134" w:author="Joel Karr" w:date="2026-03-06T20:59:00Z">
        <w:r w:rsidRPr="00F8684D">
          <w:t xml:space="preserve">Then revisit the diagram regularly. Systems change. Teams change. The grouping that made sense three months ago might not reflect how the system </w:t>
        </w:r>
        <w:proofErr w:type="gramStart"/>
        <w:r w:rsidRPr="00F8684D">
          <w:t>actually works</w:t>
        </w:r>
        <w:proofErr w:type="gramEnd"/>
        <w:r w:rsidRPr="00F8684D">
          <w:t xml:space="preserve"> today. Treat the diagram as a living artifact, not a one-time exercise.</w:t>
        </w:r>
      </w:ins>
    </w:p>
    <w:p w14:paraId="1CA7CE78" w14:textId="0685D696" w:rsidR="00774BA9" w:rsidRPr="00774BA9" w:rsidRDefault="00774BA9" w:rsidP="00774BA9"/>
    <w:p w14:paraId="6CA88BD0" w14:textId="65C09BF4" w:rsidR="00774BA9" w:rsidRPr="00774BA9" w:rsidRDefault="00C34D5C" w:rsidP="00774BA9">
      <w:pPr>
        <w:pStyle w:val="Heading3"/>
      </w:pPr>
      <w:bookmarkStart w:id="1135" w:name="_Toc223725706"/>
      <w:r>
        <w:lastRenderedPageBreak/>
        <w:t>Beyond the Illusion</w:t>
      </w:r>
      <w:bookmarkEnd w:id="1135"/>
    </w:p>
    <w:p w14:paraId="19088993" w14:textId="63837E23" w:rsidR="00774BA9" w:rsidRPr="00774BA9" w:rsidDel="00C16990" w:rsidRDefault="00774BA9" w:rsidP="00774BA9">
      <w:pPr>
        <w:rPr>
          <w:del w:id="1136" w:author="Joel Karr" w:date="2026-03-06T20:41:00Z" w16du:dateUtc="2026-03-07T02:41:00Z"/>
        </w:rPr>
      </w:pPr>
      <w:del w:id="1137" w:author="Joel Karr" w:date="2026-03-06T20:41:00Z" w16du:dateUtc="2026-03-07T02:41:00Z">
        <w:r w:rsidDel="00C16990">
          <w:delText>When teams share mental models, coordination costs drop. Conversations shorten. Decisions accelerate. Engineers spend less time explaining context and more time solving problems.</w:delText>
        </w:r>
      </w:del>
    </w:p>
    <w:p w14:paraId="77928C2A" w14:textId="5B93D336" w:rsidR="00774BA9" w:rsidRPr="00774BA9" w:rsidDel="00C16990" w:rsidRDefault="00774BA9" w:rsidP="00774BA9">
      <w:pPr>
        <w:rPr>
          <w:del w:id="1138" w:author="Joel Karr" w:date="2026-03-06T20:41:00Z" w16du:dateUtc="2026-03-07T02:41:00Z"/>
        </w:rPr>
      </w:pPr>
      <w:del w:id="1139" w:author="Joel Karr" w:date="2026-03-06T20:41:00Z" w16du:dateUtc="2026-03-07T02:41:00Z">
        <w:r w:rsidDel="00C16990">
          <w:delText>Most importantly, work becomes composable. Teams can build in parallel because their decisions interlock instead of collide. Integration becomes predictable rather than painful. Differences still exist, but they're visible and intentional.</w:delText>
        </w:r>
      </w:del>
    </w:p>
    <w:p w14:paraId="4C181733" w14:textId="080667C3" w:rsidR="00774BA9" w:rsidRPr="00774BA9" w:rsidDel="00C16990" w:rsidRDefault="00774BA9" w:rsidP="00774BA9">
      <w:pPr>
        <w:rPr>
          <w:del w:id="1140" w:author="Joel Karr" w:date="2026-03-06T20:41:00Z" w16du:dateUtc="2026-03-07T02:41:00Z"/>
        </w:rPr>
      </w:pPr>
      <w:del w:id="1141" w:author="Joel Karr" w:date="2026-03-06T20:41:00Z" w16du:dateUtc="2026-03-07T02:41:00Z">
        <w:r w:rsidDel="00C16990">
          <w:delText>This is what allows organizations to scale judgment instead of centralizing it. When everyone shares the same mental model, you don't need a single architect reviewing every decision. The shared model does that work.</w:delText>
        </w:r>
      </w:del>
    </w:p>
    <w:p w14:paraId="533EE7C0" w14:textId="77777777" w:rsidR="00774BA9" w:rsidRPr="00774BA9" w:rsidRDefault="00774BA9" w:rsidP="00774BA9">
      <w:r>
        <w:t>I still think about that whiteboard in the Rookery building.</w:t>
      </w:r>
    </w:p>
    <w:p w14:paraId="2F4DA3FE" w14:textId="77777777" w:rsidR="00774BA9" w:rsidRPr="00774BA9" w:rsidRDefault="00774BA9" w:rsidP="00774BA9">
      <w:r>
        <w:t xml:space="preserve">The system didn't change when the blue marker ran dry. The architecture was </w:t>
      </w:r>
      <w:proofErr w:type="gramStart"/>
      <w:r>
        <w:t>exactly the same</w:t>
      </w:r>
      <w:proofErr w:type="gramEnd"/>
      <w:r>
        <w:t xml:space="preserve"> before and after I picked up the red marker. But the way people could think about the system changed completely.</w:t>
      </w:r>
    </w:p>
    <w:p w14:paraId="509908AF" w14:textId="77777777" w:rsidR="00774BA9" w:rsidRPr="00774BA9" w:rsidRDefault="00774BA9" w:rsidP="00774BA9">
      <w:r>
        <w:t>Before the colors, every conversation was a struggle. People would nod along, say they understood, and then go build something that didn't fit. The integration problems would surface weeks later, and we'd have the same whiteboard session again.</w:t>
      </w:r>
    </w:p>
    <w:p w14:paraId="19EF115F" w14:textId="77777777" w:rsidR="00774BA9" w:rsidRPr="00774BA9" w:rsidRDefault="00774BA9" w:rsidP="00774BA9">
      <w:r>
        <w:t>After the colors, people had a shared mental foothold. They could orient themselves. They could point to a section and know that everyone else was pointing to the same place. The conversations got shorter. The integration problems got rarer.</w:t>
      </w:r>
    </w:p>
    <w:p w14:paraId="037A1D4B" w14:textId="4EBBFDC8" w:rsidR="00774BA9" w:rsidRPr="00774BA9" w:rsidRDefault="00774BA9" w:rsidP="00774BA9">
      <w:r>
        <w:t xml:space="preserve">It wasn't magic. It was just acknowledging that human brains have limits. </w:t>
      </w:r>
      <w:commentRangeStart w:id="1142"/>
      <w:r>
        <w:t xml:space="preserve">Working with those limits, instead of against them, </w:t>
      </w:r>
      <w:del w:id="1143" w:author="Joel Karr" w:date="2026-03-06T21:03:00Z" w16du:dateUtc="2026-03-07T03:03:00Z">
        <w:r w:rsidDel="00384FEC">
          <w:delText>unlocked our collaborative potential</w:delText>
        </w:r>
      </w:del>
      <w:ins w:id="1144" w:author="Joel Karr" w:date="2026-03-06T21:03:00Z" w16du:dateUtc="2026-03-07T03:03:00Z">
        <w:r w:rsidR="00384FEC">
          <w:t>changed how we worked together</w:t>
        </w:r>
      </w:ins>
      <w:r>
        <w:t>.</w:t>
      </w:r>
      <w:commentRangeEnd w:id="1142"/>
      <w:r>
        <w:rPr>
          <w:rStyle w:val="CommentReference"/>
          <w:sz w:val="24"/>
          <w:szCs w:val="24"/>
        </w:rPr>
        <w:commentReference w:id="1142"/>
      </w:r>
    </w:p>
    <w:p w14:paraId="7EC26710" w14:textId="15F26FEB" w:rsidR="00774BA9" w:rsidRPr="00774BA9" w:rsidRDefault="00774BA9" w:rsidP="00774BA9">
      <w:r>
        <w:t xml:space="preserve">The teams you lead will face the same challenge. The systems will be different, but the cognitive constraints will be the same. Miller's research </w:t>
      </w:r>
      <w:del w:id="1145" w:author="Joel Karr" w:date="2026-03-06T20:41:00Z" w16du:dateUtc="2026-03-07T02:41:00Z">
        <w:r w:rsidDel="00D97FC8">
          <w:delText>hasn't changed</w:delText>
        </w:r>
      </w:del>
      <w:ins w:id="1146" w:author="Joel Karr" w:date="2026-03-06T20:41:00Z" w16du:dateUtc="2026-03-07T02:41:00Z">
        <w:r w:rsidR="00D97FC8">
          <w:t>still applies today</w:t>
        </w:r>
      </w:ins>
      <w:r>
        <w:t xml:space="preserve">. People </w:t>
      </w:r>
      <w:del w:id="1147" w:author="Joel Karr" w:date="2026-03-06T20:41:00Z" w16du:dateUtc="2026-03-07T02:41:00Z">
        <w:r w:rsidDel="00D97FC8">
          <w:delText xml:space="preserve">still </w:delText>
        </w:r>
      </w:del>
      <w:r>
        <w:t>can only hold five to nine things in working memory. They still compress information into mental models shaped by their own experience.</w:t>
      </w:r>
    </w:p>
    <w:p w14:paraId="02F8C016" w14:textId="77777777" w:rsidR="00774BA9" w:rsidRPr="00774BA9" w:rsidRDefault="00774BA9" w:rsidP="00774BA9">
      <w:r>
        <w:t>Your job isn't to eliminate that compression. It's to make sure everyone compresses the same way.</w:t>
      </w:r>
    </w:p>
    <w:p w14:paraId="1BEDB56E" w14:textId="4E8BB6BD" w:rsidR="00774BA9" w:rsidRPr="00774BA9" w:rsidDel="00D033EB" w:rsidRDefault="00774BA9" w:rsidP="00774BA9">
      <w:pPr>
        <w:rPr>
          <w:del w:id="1148" w:author="Joel Karr" w:date="2026-03-06T20:42:00Z" w16du:dateUtc="2026-03-07T02:42:00Z"/>
        </w:rPr>
      </w:pPr>
      <w:del w:id="1149" w:author="Joel Karr" w:date="2026-03-06T20:42:00Z" w16du:dateUtc="2026-03-07T02:42:00Z">
        <w:r w:rsidDel="00D033EB">
          <w:delText>Mental footholds. Shared vocabulary. Default patterns. Intent-first reviews. Decision capture. Calibration loops. These aren't bureaucratic overhead. They're how you externalize cognition so that alignment becomes durable instead of illusory.</w:delText>
        </w:r>
      </w:del>
    </w:p>
    <w:p w14:paraId="0956019A" w14:textId="3330C534" w:rsidR="00774BA9" w:rsidRPr="00774BA9" w:rsidDel="00D033EB" w:rsidRDefault="00774BA9" w:rsidP="00774BA9">
      <w:pPr>
        <w:rPr>
          <w:del w:id="1150" w:author="Joel Karr" w:date="2026-03-06T20:42:00Z" w16du:dateUtc="2026-03-07T02:42:00Z"/>
        </w:rPr>
      </w:pPr>
      <w:del w:id="1151" w:author="Joel Karr" w:date="2026-03-06T20:42:00Z" w16du:dateUtc="2026-03-07T02:42:00Z">
        <w:r w:rsidDel="00D033EB">
          <w:lastRenderedPageBreak/>
          <w:delText>The illusion of alignment is comfortable. Everyone nods. Everyone feels productive. The problems only appear later.</w:delText>
        </w:r>
      </w:del>
    </w:p>
    <w:p w14:paraId="438823BF" w14:textId="2F4EDD85" w:rsidR="00774BA9" w:rsidRPr="00774BA9" w:rsidDel="00D033EB" w:rsidRDefault="00774BA9" w:rsidP="00774BA9">
      <w:pPr>
        <w:rPr>
          <w:del w:id="1152" w:author="Joel Karr" w:date="2026-03-06T20:42:00Z" w16du:dateUtc="2026-03-07T02:42:00Z"/>
        </w:rPr>
      </w:pPr>
      <w:del w:id="1153" w:author="Joel Karr" w:date="2026-03-06T20:42:00Z" w16du:dateUtc="2026-03-07T02:42:00Z">
        <w:r w:rsidDel="00D033EB">
          <w:delText>Real alignment takes more effort upfront. But it's the only kind that survives contact with complexity.</w:delText>
        </w:r>
      </w:del>
    </w:p>
    <w:p w14:paraId="38F26852" w14:textId="795C5272" w:rsidR="000B6764" w:rsidRDefault="000B6764">
      <w:r>
        <w:br w:type="page"/>
      </w:r>
    </w:p>
    <w:p w14:paraId="65D3CC0F" w14:textId="77777777" w:rsidR="00C00A80" w:rsidRDefault="00C00A80" w:rsidP="00C00A80"/>
    <w:p w14:paraId="3EE82133" w14:textId="604AE50E" w:rsidR="00C50EF8" w:rsidRDefault="00C50EF8" w:rsidP="00FA36F3">
      <w:pPr>
        <w:pStyle w:val="Heading2"/>
      </w:pPr>
      <w:bookmarkStart w:id="1154" w:name="_Toc223725707"/>
      <w:del w:id="1155" w:author="Joel Karr" w:date="2026-03-06T21:15:00Z" w16du:dateUtc="2026-03-07T03:15:00Z">
        <w:r w:rsidDel="00F337B8">
          <w:delText>Ten</w:delText>
        </w:r>
      </w:del>
      <w:ins w:id="1156" w:author="Joel Karr" w:date="2026-03-06T21:15:00Z" w16du:dateUtc="2026-03-07T03:15:00Z">
        <w:r w:rsidR="00F337B8">
          <w:t>Nine</w:t>
        </w:r>
      </w:ins>
      <w:bookmarkEnd w:id="1154"/>
    </w:p>
    <w:p w14:paraId="11DFD819" w14:textId="6A4E6795" w:rsidR="00431041" w:rsidRDefault="00431041" w:rsidP="00FA36F3">
      <w:pPr>
        <w:pStyle w:val="Heading2"/>
      </w:pPr>
      <w:bookmarkStart w:id="1157" w:name="_Toc223725708"/>
      <w:commentRangeStart w:id="1158"/>
      <w:r>
        <w:t>The Cost of Re-Deciding</w:t>
      </w:r>
      <w:commentRangeEnd w:id="1158"/>
      <w:r>
        <w:rPr>
          <w:rStyle w:val="CommentReference"/>
          <w:sz w:val="32"/>
          <w:szCs w:val="32"/>
        </w:rPr>
        <w:commentReference w:id="1158"/>
      </w:r>
      <w:bookmarkEnd w:id="1157"/>
      <w:r>
        <w:br/>
      </w:r>
    </w:p>
    <w:p w14:paraId="79553FC3" w14:textId="6D696B59" w:rsidR="00431041" w:rsidRPr="00431041" w:rsidDel="006A6B10" w:rsidRDefault="00431041" w:rsidP="00431041">
      <w:pPr>
        <w:rPr>
          <w:del w:id="1159" w:author="Joel Karr" w:date="2026-03-07T16:07:00Z" w16du:dateUtc="2026-03-07T22:07:00Z"/>
        </w:rPr>
      </w:pPr>
      <w:commentRangeStart w:id="1160"/>
      <w:del w:id="1161" w:author="Joel Karr" w:date="2026-03-07T16:07:00Z" w16du:dateUtc="2026-03-07T22:07:00Z">
        <w:r w:rsidDel="006A6B10">
          <w:delText>The decision felt solid.</w:delText>
        </w:r>
      </w:del>
    </w:p>
    <w:p w14:paraId="567C0629" w14:textId="40A5483B" w:rsidR="00431041" w:rsidRPr="00431041" w:rsidDel="006A6B10" w:rsidRDefault="00431041" w:rsidP="00431041">
      <w:pPr>
        <w:rPr>
          <w:del w:id="1162" w:author="Joel Karr" w:date="2026-03-07T16:07:00Z" w16du:dateUtc="2026-03-07T22:07:00Z"/>
        </w:rPr>
      </w:pPr>
      <w:del w:id="1163" w:author="Joel Karr" w:date="2026-03-07T16:07:00Z" w16du:dateUtc="2026-03-07T22:07:00Z">
        <w:r w:rsidDel="006A6B10">
          <w:delText xml:space="preserve">After days of discussion and building proof of concepts, the team finally converged on an architectural decision. The team lead reviewed the details of how they would </w:delText>
        </w:r>
      </w:del>
      <w:del w:id="1164" w:author="Joel Karr" w:date="2026-03-07T08:29:00Z" w16du:dateUtc="2026-03-07T14:29:00Z">
        <w:r w:rsidRPr="00A324B1" w:rsidDel="00112110">
          <w:delText>implement dependency injection</w:delText>
        </w:r>
      </w:del>
      <w:del w:id="1165" w:author="Joel Karr" w:date="2026-03-07T16:07:00Z" w16du:dateUtc="2026-03-07T22:07:00Z">
        <w:r w:rsidRPr="00A324B1" w:rsidDel="006A6B10">
          <w:delText xml:space="preserve"> </w:delText>
        </w:r>
        <w:r w:rsidDel="006A6B10">
          <w:delText>and was met with silent agreement.</w:delText>
        </w:r>
      </w:del>
    </w:p>
    <w:p w14:paraId="6F054981" w14:textId="55E746CD" w:rsidR="00431041" w:rsidRPr="00431041" w:rsidDel="006A6B10" w:rsidRDefault="00431041" w:rsidP="00431041">
      <w:pPr>
        <w:rPr>
          <w:del w:id="1166" w:author="Joel Karr" w:date="2026-03-07T16:07:00Z" w16du:dateUtc="2026-03-07T22:07:00Z"/>
        </w:rPr>
      </w:pPr>
      <w:del w:id="1167" w:author="Joel Karr" w:date="2026-03-07T16:07:00Z" w16du:dateUtc="2026-03-07T22:07:00Z">
        <w:r w:rsidDel="006A6B10">
          <w:delText>One software engineer had pushed hard for a different approach, but eventually he ran out of reasons to disagree with the rest of the team, and  acquiesced to the team's approach.</w:delText>
        </w:r>
        <w:commentRangeEnd w:id="1160"/>
        <w:r w:rsidDel="006A6B10">
          <w:rPr>
            <w:rStyle w:val="CommentReference"/>
            <w:sz w:val="24"/>
            <w:szCs w:val="24"/>
          </w:rPr>
          <w:commentReference w:id="1160"/>
        </w:r>
      </w:del>
    </w:p>
    <w:p w14:paraId="38E1C84F" w14:textId="7095C94F" w:rsidR="00431041" w:rsidRPr="00431041" w:rsidDel="006A6B10" w:rsidRDefault="00431041" w:rsidP="00431041">
      <w:pPr>
        <w:rPr>
          <w:del w:id="1168" w:author="Joel Karr" w:date="2026-03-07T16:07:00Z" w16du:dateUtc="2026-03-07T22:07:00Z"/>
        </w:rPr>
      </w:pPr>
      <w:commentRangeStart w:id="1169"/>
      <w:del w:id="1170" w:author="Joel Karr" w:date="2026-03-07T16:07:00Z" w16du:dateUtc="2026-03-07T22:07:00Z">
        <w:r w:rsidDel="006A6B10">
          <w:delText xml:space="preserve">The team </w:delText>
        </w:r>
        <w:commentRangeEnd w:id="1169"/>
        <w:r w:rsidDel="006A6B10">
          <w:rPr>
            <w:rStyle w:val="CommentReference"/>
            <w:sz w:val="24"/>
            <w:szCs w:val="24"/>
          </w:rPr>
          <w:commentReference w:id="1169"/>
        </w:r>
        <w:r w:rsidDel="006A6B10">
          <w:delText>moved forward and started implementing their standard dependency injection framework across all their applications.</w:delText>
        </w:r>
      </w:del>
    </w:p>
    <w:p w14:paraId="48CE4EA6" w14:textId="33D716E3" w:rsidR="00431041" w:rsidRPr="00431041" w:rsidDel="006A6B10" w:rsidRDefault="00431041" w:rsidP="00431041">
      <w:pPr>
        <w:rPr>
          <w:del w:id="1171" w:author="Joel Karr" w:date="2026-03-07T16:07:00Z" w16du:dateUtc="2026-03-07T22:07:00Z"/>
        </w:rPr>
      </w:pPr>
      <w:commentRangeStart w:id="1172"/>
      <w:del w:id="1173" w:author="Joel Karr" w:date="2026-03-07T16:07:00Z" w16du:dateUtc="2026-03-07T22:07:00Z">
        <w:r w:rsidDel="006A6B10">
          <w:delText>Two sprints later, during sprint planning, he spoke up again.</w:delText>
        </w:r>
        <w:commentRangeEnd w:id="1172"/>
        <w:r w:rsidDel="006A6B10">
          <w:rPr>
            <w:rStyle w:val="CommentReference"/>
            <w:sz w:val="24"/>
            <w:szCs w:val="24"/>
          </w:rPr>
          <w:commentReference w:id="1172"/>
        </w:r>
      </w:del>
    </w:p>
    <w:p w14:paraId="2DAC08E1" w14:textId="563A9026" w:rsidR="00431041" w:rsidRPr="00431041" w:rsidDel="006A6B10" w:rsidRDefault="00431041" w:rsidP="00431041">
      <w:pPr>
        <w:rPr>
          <w:del w:id="1174" w:author="Joel Karr" w:date="2026-03-07T16:07:00Z" w16du:dateUtc="2026-03-07T22:07:00Z"/>
        </w:rPr>
      </w:pPr>
      <w:del w:id="1175" w:author="Joel Karr" w:date="2026-03-07T16:07:00Z" w16du:dateUtc="2026-03-07T22:07:00Z">
        <w:r w:rsidDel="006A6B10">
          <w:delText>"I've been thinking about this, and I'm worried that we'll regret the approach we're taking down the road."</w:delText>
        </w:r>
      </w:del>
    </w:p>
    <w:p w14:paraId="3BDD59A9" w14:textId="7E3272F6" w:rsidR="00431041" w:rsidRPr="00431041" w:rsidDel="006A6B10" w:rsidRDefault="00431041" w:rsidP="00431041">
      <w:pPr>
        <w:rPr>
          <w:del w:id="1176" w:author="Joel Karr" w:date="2026-03-07T16:07:00Z" w16du:dateUtc="2026-03-07T22:07:00Z"/>
        </w:rPr>
      </w:pPr>
      <w:del w:id="1177" w:author="Joel Karr" w:date="2026-03-07T16:07:00Z" w16du:dateUtc="2026-03-07T22:07:00Z">
        <w:r w:rsidDel="006A6B10">
          <w:delText>The team had worked hard to build a culture where questioning decisions was encouraged, so they didn't want to just outright shut him down. To their credit, they took his concern seriously, launching into many of the same discussion they’d already had over the weeks.</w:delText>
        </w:r>
      </w:del>
    </w:p>
    <w:p w14:paraId="35C56B88" w14:textId="010CDA82" w:rsidR="00431041" w:rsidRPr="00431041" w:rsidDel="006A6B10" w:rsidRDefault="00431041" w:rsidP="00431041">
      <w:pPr>
        <w:rPr>
          <w:del w:id="1178" w:author="Joel Karr" w:date="2026-03-07T16:07:00Z" w16du:dateUtc="2026-03-07T22:07:00Z"/>
        </w:rPr>
      </w:pPr>
      <w:del w:id="1179" w:author="Joel Karr" w:date="2026-03-07T16:07:00Z" w16du:dateUtc="2026-03-07T22:07:00Z">
        <w:r w:rsidDel="006A6B10">
          <w:delText>Eventually the team had again exhausted all the questions. They agreed to move forward with the same decision they'd made previously. But the team left the conversation worn down.</w:delText>
        </w:r>
      </w:del>
    </w:p>
    <w:p w14:paraId="71BB10A7" w14:textId="605654DF" w:rsidR="00431041" w:rsidRPr="00431041" w:rsidDel="006A6B10" w:rsidRDefault="00431041" w:rsidP="00431041">
      <w:pPr>
        <w:rPr>
          <w:del w:id="1180" w:author="Joel Karr" w:date="2026-03-07T16:07:00Z" w16du:dateUtc="2026-03-07T22:07:00Z"/>
        </w:rPr>
      </w:pPr>
      <w:commentRangeStart w:id="1181"/>
      <w:del w:id="1182" w:author="Joel Karr" w:date="2026-03-07T16:07:00Z" w16du:dateUtc="2026-03-07T22:07:00Z">
        <w:r w:rsidDel="006A6B10">
          <w:delText>When the same person brought it up again the next month, the team was quick to cave. No one wanted to risk being wrong after such a long discussion, so they allowed the one team member to take ownership.</w:delText>
        </w:r>
        <w:commentRangeEnd w:id="1181"/>
        <w:r w:rsidDel="006A6B10">
          <w:rPr>
            <w:rStyle w:val="CommentReference"/>
            <w:sz w:val="24"/>
            <w:szCs w:val="24"/>
          </w:rPr>
          <w:commentReference w:id="1181"/>
        </w:r>
      </w:del>
    </w:p>
    <w:p w14:paraId="307AC51D" w14:textId="749617D2" w:rsidR="00431041" w:rsidDel="006A6B10" w:rsidRDefault="00431041" w:rsidP="00431041">
      <w:pPr>
        <w:rPr>
          <w:del w:id="1183" w:author="Joel Karr" w:date="2026-03-07T16:07:00Z" w16du:dateUtc="2026-03-07T22:07:00Z"/>
        </w:rPr>
      </w:pPr>
      <w:del w:id="1184" w:author="Joel Karr" w:date="2026-03-07T16:07:00Z" w16du:dateUtc="2026-03-07T22:07:00Z">
        <w:r w:rsidDel="006A6B10">
          <w:delText xml:space="preserve">The team then </w:delText>
        </w:r>
        <w:commentRangeStart w:id="1185"/>
        <w:r w:rsidDel="006A6B10">
          <w:delText xml:space="preserve">spent effort </w:delText>
        </w:r>
        <w:commentRangeEnd w:id="1185"/>
        <w:r w:rsidDel="006A6B10">
          <w:rPr>
            <w:rStyle w:val="CommentReference"/>
            <w:sz w:val="24"/>
            <w:szCs w:val="24"/>
          </w:rPr>
          <w:commentReference w:id="1185"/>
        </w:r>
        <w:r w:rsidDel="006A6B10">
          <w:delText xml:space="preserve">reworking code they had already written. </w:delText>
        </w:r>
      </w:del>
    </w:p>
    <w:p w14:paraId="1F4A86CB" w14:textId="5029E425" w:rsidR="006A6B10" w:rsidRPr="006A6B10" w:rsidRDefault="006A6B10" w:rsidP="006A6B10">
      <w:pPr>
        <w:rPr>
          <w:ins w:id="1186" w:author="Joel Karr" w:date="2026-03-07T16:07:00Z"/>
        </w:rPr>
      </w:pPr>
      <w:ins w:id="1187" w:author="Joel Karr" w:date="2026-03-07T16:07:00Z">
        <w:r w:rsidRPr="006A6B10">
          <w:t xml:space="preserve">Chris Babb had been </w:t>
        </w:r>
      </w:ins>
      <w:ins w:id="1188" w:author="Joel Karr" w:date="2026-03-07T16:08:00Z" w16du:dateUtc="2026-03-07T22:08:00Z">
        <w:r>
          <w:t>at a company that was acquired by Redwood Logistics for years</w:t>
        </w:r>
      </w:ins>
      <w:ins w:id="1189" w:author="Joel Karr" w:date="2026-03-07T16:07:00Z">
        <w:r w:rsidRPr="006A6B10">
          <w:t>. He was one of the core engineers who had built the transportation management system</w:t>
        </w:r>
      </w:ins>
      <w:ins w:id="1190" w:author="Joel Karr" w:date="2026-03-07T16:08:00Z" w16du:dateUtc="2026-03-07T22:08:00Z">
        <w:r>
          <w:t xml:space="preserve"> that all of Redwood now used</w:t>
        </w:r>
      </w:ins>
      <w:ins w:id="1191" w:author="Joel Karr" w:date="2026-03-07T16:07:00Z">
        <w:r w:rsidRPr="006A6B10">
          <w:t xml:space="preserve"> from the ground up</w:t>
        </w:r>
      </w:ins>
      <w:ins w:id="1192" w:author="Joel Karr" w:date="2026-03-07T16:08:00Z" w16du:dateUtc="2026-03-07T22:08:00Z">
        <w:r>
          <w:t xml:space="preserve">. It </w:t>
        </w:r>
      </w:ins>
      <w:ins w:id="1193" w:author="Joel Karr" w:date="2026-03-07T16:09:00Z" w16du:dateUtc="2026-03-07T22:09:00Z">
        <w:r w:rsidR="005D7F4D">
          <w:t xml:space="preserve">had </w:t>
        </w:r>
        <w:r w:rsidR="00FF2C17">
          <w:t>approaches and</w:t>
        </w:r>
        <w:r w:rsidR="005D7F4D">
          <w:t xml:space="preserve"> design</w:t>
        </w:r>
        <w:r w:rsidR="00FF2C17">
          <w:t xml:space="preserve"> patterns that were ahead of its time</w:t>
        </w:r>
        <w:r w:rsidR="005D7F4D">
          <w:t xml:space="preserve"> when it was first built</w:t>
        </w:r>
        <w:r w:rsidR="00FF2C17">
          <w:t xml:space="preserve">, but it </w:t>
        </w:r>
      </w:ins>
      <w:ins w:id="1194" w:author="Joel Karr" w:date="2026-03-07T16:07:00Z">
        <w:r w:rsidRPr="006A6B10">
          <w:t xml:space="preserve">had been built </w:t>
        </w:r>
        <w:proofErr w:type="gramStart"/>
        <w:r w:rsidRPr="006A6B10">
          <w:t>for</w:t>
        </w:r>
        <w:proofErr w:type="gramEnd"/>
        <w:r w:rsidRPr="006A6B10">
          <w:t xml:space="preserve"> a different scale. After several acquisitions, it was handling transaction volumes it was never designed for, and the cracks were showing.</w:t>
        </w:r>
      </w:ins>
    </w:p>
    <w:p w14:paraId="0921CE80" w14:textId="1973F55D" w:rsidR="006A6B10" w:rsidRPr="006A6B10" w:rsidRDefault="006A6B10" w:rsidP="006A6B10">
      <w:pPr>
        <w:rPr>
          <w:ins w:id="1195" w:author="Joel Karr" w:date="2026-03-07T16:07:00Z"/>
        </w:rPr>
      </w:pPr>
      <w:ins w:id="1196" w:author="Joel Karr" w:date="2026-03-07T16:07:00Z">
        <w:r w:rsidRPr="006A6B10">
          <w:lastRenderedPageBreak/>
          <w:t xml:space="preserve">The </w:t>
        </w:r>
        <w:proofErr w:type="gramStart"/>
        <w:r w:rsidRPr="006A6B10">
          <w:t>highest-traffic</w:t>
        </w:r>
        <w:proofErr w:type="gramEnd"/>
        <w:r w:rsidRPr="006A6B10">
          <w:t xml:space="preserve"> area was a queue that tracked the status of every truckload in the system. Logistics still runs on data formats that predate most modern software. EDI messages arrive from external carriers to report when a shipment is scheduled, picked up, passing through stops, and finally delivered. At the same time, users inside the brokerage are updating the status of those same shipments through the application. The original system handled all of this through</w:t>
        </w:r>
      </w:ins>
      <w:ins w:id="1197" w:author="Joel Karr" w:date="2026-03-07T16:10:00Z" w16du:dateUtc="2026-03-07T22:10:00Z">
        <w:r w:rsidR="0059558E">
          <w:t xml:space="preserve"> desktop application built with WPF</w:t>
        </w:r>
      </w:ins>
      <w:ins w:id="1198" w:author="Joel Karr" w:date="2026-03-07T16:07:00Z">
        <w:r w:rsidRPr="006A6B10">
          <w:t xml:space="preserve"> and in-memory queues. It worked, but it was straining under the weight of the company's growth.</w:t>
        </w:r>
      </w:ins>
    </w:p>
    <w:p w14:paraId="70FBB32D" w14:textId="77777777" w:rsidR="006A6B10" w:rsidRPr="006A6B10" w:rsidRDefault="006A6B10" w:rsidP="006A6B10">
      <w:pPr>
        <w:rPr>
          <w:ins w:id="1199" w:author="Joel Karr" w:date="2026-03-07T16:07:00Z"/>
        </w:rPr>
      </w:pPr>
      <w:ins w:id="1200" w:author="Joel Karr" w:date="2026-03-07T16:07:00Z">
        <w:r w:rsidRPr="006A6B10">
          <w:t>Chris led the team through a plan to modernize it without breaking what was already running. The approach was methodical: put APIs in front of the existing queues first. Migrate everything in the system to read from the APIs instead of directly from the queues. Then, once the system was fully decoupled, swap out the underlying queues one at a time to Azure Service Bus. Each step was designed so that if something went wrong, only one piece would be affected.</w:t>
        </w:r>
      </w:ins>
    </w:p>
    <w:p w14:paraId="0315CBC6" w14:textId="77777777" w:rsidR="006A6B10" w:rsidRPr="006A6B10" w:rsidRDefault="006A6B10" w:rsidP="006A6B10">
      <w:pPr>
        <w:rPr>
          <w:ins w:id="1201" w:author="Joel Karr" w:date="2026-03-07T16:07:00Z"/>
        </w:rPr>
      </w:pPr>
      <w:ins w:id="1202" w:author="Joel Karr" w:date="2026-03-07T16:07:00Z">
        <w:r w:rsidRPr="006A6B10">
          <w:t>The team agreed. The plan was sound. They started building.</w:t>
        </w:r>
      </w:ins>
    </w:p>
    <w:p w14:paraId="7637194F" w14:textId="77777777" w:rsidR="006A6B10" w:rsidRPr="006A6B10" w:rsidRDefault="006A6B10" w:rsidP="006A6B10">
      <w:pPr>
        <w:rPr>
          <w:ins w:id="1203" w:author="Joel Karr" w:date="2026-03-07T16:07:00Z"/>
        </w:rPr>
      </w:pPr>
      <w:ins w:id="1204" w:author="Joel Karr" w:date="2026-03-07T16:07:00Z">
        <w:r w:rsidRPr="006A6B10">
          <w:t xml:space="preserve">Then one of the senior software engineers spoke up. He was deeply familiar with the current system and had been instrumental in keeping it running through </w:t>
        </w:r>
        <w:proofErr w:type="gramStart"/>
        <w:r w:rsidRPr="006A6B10">
          <w:t>the growth</w:t>
        </w:r>
        <w:proofErr w:type="gramEnd"/>
        <w:r w:rsidRPr="006A6B10">
          <w:t>. But he was hesitant about the move to Azure. During the next planning session, he raised his concern.</w:t>
        </w:r>
      </w:ins>
    </w:p>
    <w:p w14:paraId="3AD2D640" w14:textId="77777777" w:rsidR="006A6B10" w:rsidRPr="006A6B10" w:rsidRDefault="006A6B10" w:rsidP="006A6B10">
      <w:pPr>
        <w:rPr>
          <w:ins w:id="1205" w:author="Joel Karr" w:date="2026-03-07T16:07:00Z"/>
        </w:rPr>
      </w:pPr>
      <w:ins w:id="1206" w:author="Joel Karr" w:date="2026-03-07T16:07:00Z">
        <w:r w:rsidRPr="006A6B10">
          <w:t>"I'm worried about how Service Bus handles message ordering. What if we lose sequence on status updates?"</w:t>
        </w:r>
      </w:ins>
    </w:p>
    <w:p w14:paraId="45722B0B" w14:textId="77777777" w:rsidR="006A6B10" w:rsidRPr="006A6B10" w:rsidRDefault="006A6B10" w:rsidP="006A6B10">
      <w:pPr>
        <w:rPr>
          <w:ins w:id="1207" w:author="Joel Karr" w:date="2026-03-07T16:07:00Z"/>
        </w:rPr>
      </w:pPr>
      <w:ins w:id="1208" w:author="Joel Karr" w:date="2026-03-07T16:07:00Z">
        <w:r w:rsidRPr="006A6B10">
          <w:t>Chris heard him out. The team walked through the concern, confirmed that their API layer would handle sequencing before messages reached Service Bus, and agreed to proceed.</w:t>
        </w:r>
      </w:ins>
    </w:p>
    <w:p w14:paraId="47EA1E03" w14:textId="77777777" w:rsidR="006A6B10" w:rsidRPr="006A6B10" w:rsidRDefault="006A6B10" w:rsidP="006A6B10">
      <w:pPr>
        <w:rPr>
          <w:ins w:id="1209" w:author="Joel Karr" w:date="2026-03-07T16:07:00Z"/>
        </w:rPr>
      </w:pPr>
      <w:ins w:id="1210" w:author="Joel Karr" w:date="2026-03-07T16:07:00Z">
        <w:r w:rsidRPr="006A6B10">
          <w:t xml:space="preserve">Two weeks later, during standup, the same engineer brought it up again. Different </w:t>
        </w:r>
        <w:proofErr w:type="gramStart"/>
        <w:r w:rsidRPr="006A6B10">
          <w:t>angle</w:t>
        </w:r>
        <w:proofErr w:type="gramEnd"/>
        <w:r w:rsidRPr="006A6B10">
          <w:t>, same core concern. "I've been thinking about the failover scenarios. If Service Bus goes down, we don't have the same recovery options we have now."</w:t>
        </w:r>
      </w:ins>
    </w:p>
    <w:p w14:paraId="7B8E2AD5" w14:textId="77777777" w:rsidR="006A6B10" w:rsidRPr="006A6B10" w:rsidRDefault="006A6B10" w:rsidP="006A6B10">
      <w:pPr>
        <w:rPr>
          <w:ins w:id="1211" w:author="Joel Karr" w:date="2026-03-07T16:07:00Z"/>
        </w:rPr>
      </w:pPr>
      <w:ins w:id="1212" w:author="Joel Karr" w:date="2026-03-07T16:07:00Z">
        <w:r w:rsidRPr="006A6B10">
          <w:t>Chris heard him out again. The team discussed failover, reviewed Azure's SLA guarantees, and talked through their rollback plan. They agreed, again, to proceed.</w:t>
        </w:r>
      </w:ins>
    </w:p>
    <w:p w14:paraId="180E341A" w14:textId="77777777" w:rsidR="006A6B10" w:rsidRPr="006A6B10" w:rsidRDefault="006A6B10" w:rsidP="006A6B10">
      <w:pPr>
        <w:rPr>
          <w:ins w:id="1213" w:author="Joel Karr" w:date="2026-03-07T16:07:00Z"/>
        </w:rPr>
      </w:pPr>
      <w:ins w:id="1214" w:author="Joel Karr" w:date="2026-03-07T16:07:00Z">
        <w:r w:rsidRPr="006A6B10">
          <w:t>The third time it came up, the room was quieter. The team had already invested significant effort building the API layer. But the energy to defend the plan one more time just wasn't there. People started hedging. "Maybe we should pause and do a deeper spike on alternatives." "What if we kept the in-memory queues for the highest-volume loads and only moved the lower-traffic ones?"</w:t>
        </w:r>
      </w:ins>
    </w:p>
    <w:p w14:paraId="73F193B2" w14:textId="18C565B1" w:rsidR="006A6B10" w:rsidRPr="006A6B10" w:rsidRDefault="006A6B10" w:rsidP="006A6B10">
      <w:pPr>
        <w:rPr>
          <w:ins w:id="1215" w:author="Joel Karr" w:date="2026-03-07T16:07:00Z"/>
        </w:rPr>
      </w:pPr>
      <w:ins w:id="1216" w:author="Joel Karr" w:date="2026-03-07T16:07:00Z">
        <w:r w:rsidRPr="006A6B10">
          <w:lastRenderedPageBreak/>
          <w:t xml:space="preserve">Within a month, the migration plan that everyone had agreed to was unraveling. </w:t>
        </w:r>
      </w:ins>
      <w:ins w:id="1217" w:author="Joel Karr" w:date="2026-03-07T16:12:00Z" w16du:dateUtc="2026-03-07T22:12:00Z">
        <w:r w:rsidR="005C5104">
          <w:t>There wasn’t any flaw discovered, but</w:t>
        </w:r>
      </w:ins>
      <w:ins w:id="1218" w:author="Joel Karr" w:date="2026-03-07T16:07:00Z">
        <w:r w:rsidRPr="006A6B10">
          <w:t xml:space="preserve"> one person's persistent concern wore down the team's willingness to hold the line.</w:t>
        </w:r>
      </w:ins>
    </w:p>
    <w:p w14:paraId="15BC1418" w14:textId="4E176B8E" w:rsidR="006A6B10" w:rsidRPr="006A6B10" w:rsidRDefault="006A6B10" w:rsidP="006A6B10">
      <w:pPr>
        <w:rPr>
          <w:ins w:id="1219" w:author="Joel Karr" w:date="2026-03-07T16:07:00Z"/>
        </w:rPr>
      </w:pPr>
      <w:ins w:id="1220" w:author="Joel Karr" w:date="2026-03-07T16:07:00Z">
        <w:r w:rsidRPr="006A6B10">
          <w:t>Chris was doing what good leaders do: creating space for people to voice concerns. The team's culture valued openness and psychological safety. Nobody wanted to be the person who shut down a colleague's legitimate worry. But the cost of that openness was accumulating invisibly. Every reopened discussion burned hours. Engineers who had been building with confidence started second-guessing their own work.</w:t>
        </w:r>
      </w:ins>
    </w:p>
    <w:p w14:paraId="6B5B9D14" w14:textId="34C72FBC" w:rsidR="006A6B10" w:rsidRPr="006A6B10" w:rsidRDefault="006A6B10" w:rsidP="006A6B10">
      <w:pPr>
        <w:rPr>
          <w:ins w:id="1221" w:author="Joel Karr" w:date="2026-03-07T16:07:00Z"/>
        </w:rPr>
      </w:pPr>
      <w:ins w:id="1222" w:author="Joel Karr" w:date="2026-03-07T16:07:00Z">
        <w:r w:rsidRPr="006A6B10">
          <w:t xml:space="preserve">I watched this pattern build for several weeks before stepping in. The plan was right. The concerns had been addressed, thoroughly, more than once. What the team was missing wasn't better analysis. </w:t>
        </w:r>
      </w:ins>
      <w:ins w:id="1223" w:author="Joel Karr" w:date="2026-03-07T16:12:00Z" w16du:dateUtc="2026-03-07T22:12:00Z">
        <w:r w:rsidR="009A3622">
          <w:t>We established a</w:t>
        </w:r>
      </w:ins>
      <w:ins w:id="1224" w:author="Joel Karr" w:date="2026-03-07T16:13:00Z" w16du:dateUtc="2026-03-07T22:13:00Z">
        <w:r w:rsidR="009A3622">
          <w:t xml:space="preserve"> rule:</w:t>
        </w:r>
      </w:ins>
      <w:ins w:id="1225" w:author="Joel Karr" w:date="2026-03-07T16:07:00Z">
        <w:r w:rsidRPr="006A6B10">
          <w:t xml:space="preserve"> once a decision has been made and the concerns have been heard, we don't reopen it unless </w:t>
        </w:r>
      </w:ins>
      <w:ins w:id="1226" w:author="Joel Karr" w:date="2026-03-07T16:13:00Z" w16du:dateUtc="2026-03-07T22:13:00Z">
        <w:r w:rsidR="009A3622">
          <w:t>we have actual new information</w:t>
        </w:r>
      </w:ins>
      <w:ins w:id="1227" w:author="Joel Karr" w:date="2026-03-07T16:07:00Z">
        <w:r w:rsidRPr="006A6B10">
          <w:t>.</w:t>
        </w:r>
      </w:ins>
    </w:p>
    <w:p w14:paraId="3F2F5365" w14:textId="77777777" w:rsidR="006A6B10" w:rsidRPr="00431041" w:rsidRDefault="006A6B10" w:rsidP="00431041">
      <w:pPr>
        <w:rPr>
          <w:ins w:id="1228" w:author="Joel Karr" w:date="2026-03-07T16:07:00Z" w16du:dateUtc="2026-03-07T22:07:00Z"/>
        </w:rPr>
      </w:pPr>
    </w:p>
    <w:p w14:paraId="70E8B97B" w14:textId="7BA847B9" w:rsidR="00431041" w:rsidRPr="00431041" w:rsidRDefault="00431041" w:rsidP="00431041"/>
    <w:p w14:paraId="2B209C9F" w14:textId="77777777" w:rsidR="00431041" w:rsidRPr="00431041" w:rsidRDefault="00431041" w:rsidP="00727985">
      <w:pPr>
        <w:pStyle w:val="Heading3"/>
      </w:pPr>
      <w:bookmarkStart w:id="1229" w:name="_Toc223725709"/>
      <w:r>
        <w:t>The Hidden Cost</w:t>
      </w:r>
      <w:bookmarkEnd w:id="1229"/>
    </w:p>
    <w:p w14:paraId="1D2539D5" w14:textId="438B40ED" w:rsidR="00431041" w:rsidRPr="00431041" w:rsidRDefault="00431041" w:rsidP="00431041">
      <w:r>
        <w:t xml:space="preserve">On the surface </w:t>
      </w:r>
      <w:del w:id="1230" w:author="Joel Karr" w:date="2026-03-07T16:13:00Z" w16du:dateUtc="2026-03-07T22:13:00Z">
        <w:r w:rsidDel="009A3622">
          <w:delText xml:space="preserve">this </w:delText>
        </w:r>
      </w:del>
      <w:ins w:id="1231" w:author="Joel Karr" w:date="2026-03-07T16:13:00Z" w16du:dateUtc="2026-03-07T22:13:00Z">
        <w:r w:rsidR="009A3622">
          <w:t xml:space="preserve">the conversations at Redwood </w:t>
        </w:r>
      </w:ins>
      <w:r>
        <w:t>may have looked like healthy debate.</w:t>
      </w:r>
    </w:p>
    <w:p w14:paraId="38287174" w14:textId="77777777" w:rsidR="00431041" w:rsidRPr="00431041" w:rsidRDefault="00431041" w:rsidP="00431041">
      <w:commentRangeStart w:id="1232"/>
      <w:r>
        <w:t xml:space="preserve">There was a calm and controlled discussion about the tradeoffs between two different approaches. </w:t>
      </w:r>
      <w:commentRangeEnd w:id="1232"/>
      <w:r>
        <w:rPr>
          <w:rStyle w:val="CommentReference"/>
          <w:sz w:val="24"/>
          <w:szCs w:val="24"/>
        </w:rPr>
        <w:commentReference w:id="1232"/>
      </w:r>
      <w:r>
        <w:t>Many teams seek to achieve this level of psychological safety, openness, and intellectual humility.</w:t>
      </w:r>
    </w:p>
    <w:p w14:paraId="02953727" w14:textId="24C9B2DC" w:rsidR="00431041" w:rsidRPr="00431041" w:rsidRDefault="003325B2" w:rsidP="00431041">
      <w:r>
        <w:t xml:space="preserve">The real cost of rework, though, is often hidden. It builds </w:t>
      </w:r>
      <w:proofErr w:type="gramStart"/>
      <w:r>
        <w:t>over time</w:t>
      </w:r>
      <w:proofErr w:type="gramEnd"/>
      <w:r>
        <w:t xml:space="preserve"> as changes in direction are not always fully propagated. Different components throughout the system end up drastically different. One change can create a series of other changes to then deal with. Technical debt accumulates not from bad decisions but from decisions that never stayed decided.</w:t>
      </w:r>
    </w:p>
    <w:p w14:paraId="317175A3" w14:textId="09FC13E1" w:rsidR="00431041" w:rsidRPr="00431041" w:rsidDel="0067271D" w:rsidRDefault="00431041" w:rsidP="00431041">
      <w:pPr>
        <w:rPr>
          <w:del w:id="1233" w:author="Joel Karr" w:date="2026-03-07T16:15:00Z" w16du:dateUtc="2026-03-07T22:15:00Z"/>
        </w:rPr>
      </w:pPr>
      <w:del w:id="1234" w:author="Joel Karr" w:date="2026-03-07T16:15:00Z" w16du:dateUtc="2026-03-07T22:15:00Z">
        <w:r w:rsidDel="0067271D">
          <w:delText xml:space="preserve">Re-deciding feels responsible because it's often framed as caution. But without a rule for closure, </w:delText>
        </w:r>
        <w:commentRangeStart w:id="1235"/>
        <w:commentRangeStart w:id="1236"/>
        <w:r w:rsidDel="0067271D">
          <w:delText>every decision remains provisional</w:delText>
        </w:r>
        <w:commentRangeEnd w:id="1235"/>
        <w:r w:rsidDel="0067271D">
          <w:rPr>
            <w:rStyle w:val="CommentReference"/>
            <w:sz w:val="24"/>
            <w:szCs w:val="24"/>
          </w:rPr>
          <w:commentReference w:id="1235"/>
        </w:r>
      </w:del>
      <w:commentRangeEnd w:id="1236"/>
      <w:r w:rsidR="0067271D">
        <w:rPr>
          <w:rStyle w:val="CommentReference"/>
        </w:rPr>
        <w:commentReference w:id="1236"/>
      </w:r>
      <w:del w:id="1237" w:author="Joel Karr" w:date="2026-03-07T16:15:00Z" w16du:dateUtc="2026-03-07T22:15:00Z">
        <w:r w:rsidDel="0067271D">
          <w:delText>. And when decisions are provisional, execution slows because people are uncertain of the approach.</w:delText>
        </w:r>
      </w:del>
    </w:p>
    <w:p w14:paraId="40A119AC" w14:textId="4585FC05" w:rsidR="003325B2" w:rsidRDefault="003325B2" w:rsidP="00431041">
      <w:pPr>
        <w:rPr>
          <w:ins w:id="1238" w:author="Joel Karr" w:date="2026-03-06T22:40:00Z" w16du:dateUtc="2026-03-07T04:40:00Z"/>
        </w:rPr>
      </w:pPr>
      <w:r>
        <w:t>While with this project, it was nearly impossible to know which decision was better because it was based on longer-term hypothetical issues, there was no question that the change added work. It’s also very possible that the original decision, which was re-</w:t>
      </w:r>
      <w:proofErr w:type="gramStart"/>
      <w:r>
        <w:t>agreed</w:t>
      </w:r>
      <w:proofErr w:type="gramEnd"/>
      <w:r>
        <w:t xml:space="preserve"> to multiple times, would have </w:t>
      </w:r>
      <w:proofErr w:type="spellStart"/>
      <w:proofErr w:type="gramStart"/>
      <w:r>
        <w:t>lead</w:t>
      </w:r>
      <w:proofErr w:type="spellEnd"/>
      <w:proofErr w:type="gramEnd"/>
      <w:r>
        <w:t xml:space="preserve"> to a high-functioning solution.</w:t>
      </w:r>
    </w:p>
    <w:p w14:paraId="59F7E394" w14:textId="491CD6D7" w:rsidR="00975353" w:rsidRDefault="00975353" w:rsidP="00431041">
      <w:ins w:id="1239" w:author="Joel Karr" w:date="2026-03-06T22:40:00Z" w16du:dateUtc="2026-03-07T04:40:00Z">
        <w:r>
          <w:t>Team</w:t>
        </w:r>
        <w:r w:rsidR="008A6EE5">
          <w:t>s are far more likely to fail from reopening good decisions than from making bad ones.</w:t>
        </w:r>
      </w:ins>
    </w:p>
    <w:p w14:paraId="68BAB6F8" w14:textId="595A38B1" w:rsidR="00431041" w:rsidRPr="00431041" w:rsidDel="0040350B" w:rsidRDefault="003325B2" w:rsidP="00431041">
      <w:pPr>
        <w:rPr>
          <w:del w:id="1240" w:author="Joel Karr" w:date="2026-03-06T22:41:00Z" w16du:dateUtc="2026-03-07T04:41:00Z"/>
        </w:rPr>
      </w:pPr>
      <w:del w:id="1241" w:author="Joel Karr" w:date="2026-03-06T22:41:00Z" w16du:dateUtc="2026-03-07T04:41:00Z">
        <w:r w:rsidDel="0040350B">
          <w:lastRenderedPageBreak/>
          <w:delText>In my time in the industry, I’ve come to see that teams don't fail because they make bad decisions.</w:delText>
        </w:r>
      </w:del>
    </w:p>
    <w:p w14:paraId="5E0A473F" w14:textId="5DAE1927" w:rsidR="00431041" w:rsidRPr="00431041" w:rsidDel="0040350B" w:rsidRDefault="00431041" w:rsidP="00431041">
      <w:pPr>
        <w:rPr>
          <w:del w:id="1242" w:author="Joel Karr" w:date="2026-03-06T22:41:00Z" w16du:dateUtc="2026-03-07T04:41:00Z"/>
        </w:rPr>
      </w:pPr>
      <w:del w:id="1243" w:author="Joel Karr" w:date="2026-03-06T22:41:00Z" w16du:dateUtc="2026-03-07T04:41:00Z">
        <w:r w:rsidDel="0040350B">
          <w:delText>They fail because they keep reopening good ones.</w:delText>
        </w:r>
      </w:del>
    </w:p>
    <w:p w14:paraId="4B5C1F17" w14:textId="2FBD2315" w:rsidR="00431041" w:rsidRPr="00431041" w:rsidRDefault="00431041" w:rsidP="00431041"/>
    <w:p w14:paraId="2821A214" w14:textId="77777777" w:rsidR="00431041" w:rsidRPr="00431041" w:rsidRDefault="00431041" w:rsidP="00727985">
      <w:pPr>
        <w:pStyle w:val="Heading3"/>
      </w:pPr>
      <w:bookmarkStart w:id="1244" w:name="_Toc223725710"/>
      <w:commentRangeStart w:id="1245"/>
      <w:r>
        <w:t>Why We Keep Deciding</w:t>
      </w:r>
      <w:commentRangeEnd w:id="1245"/>
      <w:r>
        <w:rPr>
          <w:rStyle w:val="CommentReference"/>
          <w:sz w:val="28"/>
          <w:szCs w:val="28"/>
        </w:rPr>
        <w:commentReference w:id="1245"/>
      </w:r>
      <w:bookmarkEnd w:id="1244"/>
    </w:p>
    <w:p w14:paraId="2D53A23F" w14:textId="77777777" w:rsidR="00431041" w:rsidRPr="00431041" w:rsidRDefault="00431041" w:rsidP="00431041">
      <w:r>
        <w:t xml:space="preserve">In the years after World War II, Herbert Simon studied how people and organizations make decisions under uncertainty. He wanted to understand how real systems function when information is incomplete and time is </w:t>
      </w:r>
      <w:proofErr w:type="gramStart"/>
      <w:r>
        <w:t>limited—a</w:t>
      </w:r>
      <w:proofErr w:type="gramEnd"/>
      <w:r>
        <w:t xml:space="preserve"> scenario software engineers find themselves confronting constantly.</w:t>
      </w:r>
    </w:p>
    <w:p w14:paraId="7C842193" w14:textId="77777777" w:rsidR="00431041" w:rsidRPr="00431041" w:rsidRDefault="00431041" w:rsidP="00431041">
      <w:r>
        <w:t>The dominant assumption at the time was that people made decisions by gathering information, weighing alternatives, and selecting the best option. Simon observed something different. Organizations never seemed to stop deciding things. Policies and strategies were revisited constantly. Choices were endlessly refined long after actions had already begun.</w:t>
      </w:r>
    </w:p>
    <w:p w14:paraId="74090AAC" w14:textId="4364D3DB" w:rsidR="00431041" w:rsidRPr="00431041" w:rsidDel="000A5E77" w:rsidRDefault="00431041" w:rsidP="00431041">
      <w:pPr>
        <w:rPr>
          <w:del w:id="1246" w:author="Joel Karr" w:date="2026-03-07T16:16:00Z" w16du:dateUtc="2026-03-07T22:16:00Z"/>
        </w:rPr>
      </w:pPr>
      <w:del w:id="1247" w:author="Joel Karr" w:date="2026-03-07T16:16:00Z" w16du:dateUtc="2026-03-07T22:16:00Z">
        <w:r w:rsidDel="000A5E77">
          <w:delText>Simon studied decision-making by observing what actually happened under different constraints. He looked at how managers behaved when information was incomplete, when time was limited, when multiple decisions had to be coordinated, and when actions depended on other people trusting the outcome.</w:delText>
        </w:r>
      </w:del>
    </w:p>
    <w:p w14:paraId="19EB5582" w14:textId="000AE518" w:rsidR="00431041" w:rsidRPr="00431041" w:rsidDel="005734F3" w:rsidRDefault="00431041" w:rsidP="00431041">
      <w:pPr>
        <w:rPr>
          <w:del w:id="1248" w:author="Joel Karr" w:date="2026-03-07T16:16:00Z" w16du:dateUtc="2026-03-07T22:16:00Z"/>
        </w:rPr>
      </w:pPr>
      <w:r>
        <w:t>What he found was consistent across different industries. Humans operate under bounded rationality. They make decisions using limited information, limited attention, and limited cognitive bandwidth.</w:t>
      </w:r>
      <w:ins w:id="1249" w:author="Joel Karr" w:date="2026-03-07T16:16:00Z" w16du:dateUtc="2026-03-07T22:16:00Z">
        <w:r w:rsidR="005734F3">
          <w:t xml:space="preserve"> </w:t>
        </w:r>
      </w:ins>
    </w:p>
    <w:p w14:paraId="743C1ACA" w14:textId="77777777" w:rsidR="00431041" w:rsidRPr="00431041" w:rsidRDefault="00431041" w:rsidP="00431041">
      <w:r>
        <w:t xml:space="preserve">Simon observed that experts </w:t>
      </w:r>
      <w:proofErr w:type="gramStart"/>
      <w:r>
        <w:t>make a decision</w:t>
      </w:r>
      <w:proofErr w:type="gramEnd"/>
      <w:r>
        <w:t xml:space="preserve"> once it meets the constraints of the situation, then deliberately stop searching for alternatives. He called this satisficing. Not because the decision was ideal, but because it was sufficient to act.</w:t>
      </w:r>
    </w:p>
    <w:p w14:paraId="40DCAAEC" w14:textId="77777777" w:rsidR="00431041" w:rsidRPr="00431041" w:rsidRDefault="00431041" w:rsidP="00431041">
      <w:r>
        <w:t xml:space="preserve">When decisions were allowed to remain open, organizations slowed down. People hedged instead of committing to an action, and </w:t>
      </w:r>
      <w:proofErr w:type="gramStart"/>
      <w:r>
        <w:t>each individual</w:t>
      </w:r>
      <w:proofErr w:type="gramEnd"/>
      <w:r>
        <w:t xml:space="preserve"> felt responsible for keeping options alive. Simon described this as local rationality producing global dysfunction. Everyone acted reasonably. No one acted decisively.</w:t>
      </w:r>
    </w:p>
    <w:p w14:paraId="5B810026" w14:textId="77777777" w:rsidR="00727E26" w:rsidRPr="00727E26" w:rsidRDefault="00727E26" w:rsidP="00727E26">
      <w:pPr>
        <w:rPr>
          <w:ins w:id="1250" w:author="Joel Karr" w:date="2026-03-07T16:18:00Z"/>
        </w:rPr>
      </w:pPr>
      <w:ins w:id="1251" w:author="Joel Karr" w:date="2026-03-07T16:18:00Z">
        <w:r w:rsidRPr="00727E26">
          <w:t xml:space="preserve">But Simon was studying organizations from </w:t>
        </w:r>
        <w:proofErr w:type="gramStart"/>
        <w:r w:rsidRPr="00727E26">
          <w:t>the outside</w:t>
        </w:r>
        <w:proofErr w:type="gramEnd"/>
        <w:r w:rsidRPr="00727E26">
          <w:t>. He could see the pattern, but his research didn't fully explain what was happening inside the room when a decided thing came undone.</w:t>
        </w:r>
      </w:ins>
    </w:p>
    <w:p w14:paraId="7EEF8605" w14:textId="66D845EB" w:rsidR="00727E26" w:rsidRPr="00727E26" w:rsidRDefault="00727E26" w:rsidP="00727E26">
      <w:pPr>
        <w:rPr>
          <w:ins w:id="1252" w:author="Joel Karr" w:date="2026-03-07T16:18:00Z"/>
        </w:rPr>
      </w:pPr>
      <w:ins w:id="1253" w:author="Joel Karr" w:date="2026-03-07T16:18:00Z">
        <w:r w:rsidRPr="00727E26">
          <w:t>Decades later, psychologist Gary Klein got closer to the answer. Klein spent his career studying how experts make decisions under pressure</w:t>
        </w:r>
      </w:ins>
      <w:ins w:id="1254" w:author="Joel Karr" w:date="2026-03-07T16:18:00Z" w16du:dateUtc="2026-03-07T22:18:00Z">
        <w:r w:rsidR="00205D5C">
          <w:t xml:space="preserve">. He studied </w:t>
        </w:r>
      </w:ins>
      <w:ins w:id="1255" w:author="Joel Karr" w:date="2026-03-07T16:18:00Z">
        <w:r w:rsidRPr="00727E26">
          <w:t xml:space="preserve">military commanders </w:t>
        </w:r>
        <w:r w:rsidRPr="00727E26">
          <w:lastRenderedPageBreak/>
          <w:t>coordinating operations, intensive care nurses triaging patients, emergency responders making split-second calls with incomplete information. His research showed that experienced decision-makers don't compare options. In over 80% of the decisions he studied, experts identified one course of action, mentally tested whether it would work, and committed. They didn't generate alternatives. They didn't weigh pros and cons. They recognized the situation, matched it to their experience, and moved.</w:t>
        </w:r>
      </w:ins>
    </w:p>
    <w:p w14:paraId="45F57450" w14:textId="77777777" w:rsidR="00727E26" w:rsidRPr="00727E26" w:rsidRDefault="00727E26" w:rsidP="00727E26">
      <w:pPr>
        <w:rPr>
          <w:ins w:id="1256" w:author="Joel Karr" w:date="2026-03-07T16:18:00Z"/>
        </w:rPr>
      </w:pPr>
      <w:ins w:id="1257" w:author="Joel Karr" w:date="2026-03-07T16:18:00Z">
        <w:r w:rsidRPr="00727E26">
          <w:t>But Klein also studied what happened when that process broke down in teams. The biggest threat to good decisions in high-pressure environments wasn't lack of information or poor analysis. It was social dynamics overriding judgment. Teams would abandon sound plans not because the plan was wrong, but because someone with enough authority or enough persistence pushed hard enough to reopen the conversation.</w:t>
        </w:r>
      </w:ins>
    </w:p>
    <w:p w14:paraId="539A3E7C" w14:textId="7CF7EEC6" w:rsidR="00727E26" w:rsidRPr="00727E26" w:rsidRDefault="00727E26" w:rsidP="00727E26">
      <w:pPr>
        <w:rPr>
          <w:ins w:id="1258" w:author="Joel Karr" w:date="2026-03-07T16:18:00Z"/>
        </w:rPr>
      </w:pPr>
      <w:ins w:id="1259" w:author="Joel Karr" w:date="2026-03-07T16:18:00Z">
        <w:r w:rsidRPr="00727E26">
          <w:t xml:space="preserve">Klein's observation maps precisely onto what happens in software engineering teams. </w:t>
        </w:r>
      </w:ins>
      <w:ins w:id="1260" w:author="Joel Karr" w:date="2026-03-07T16:20:00Z">
        <w:r w:rsidR="007F7F05" w:rsidRPr="007F7F05">
          <w:t xml:space="preserve">The person raising the concern pays almost nothing socially. They're just being thoughtful and asking questions. But every time they do, the entire team </w:t>
        </w:r>
        <w:proofErr w:type="gramStart"/>
        <w:r w:rsidR="007F7F05" w:rsidRPr="007F7F05">
          <w:t>has to</w:t>
        </w:r>
        <w:proofErr w:type="gramEnd"/>
        <w:r w:rsidR="007F7F05" w:rsidRPr="007F7F05">
          <w:t xml:space="preserve"> stop what they're doing, re-engage with arguments they've already worked through, and rebuild the conviction they had when they originally decided. That takes real energy, and it adds up. One person can keep raising concerns indefinitely. The team's willingness to defend the same decision has a </w:t>
        </w:r>
      </w:ins>
      <w:proofErr w:type="gramStart"/>
      <w:ins w:id="1261" w:author="Joel Karr" w:date="2026-03-07T16:21:00Z" w16du:dateUtc="2026-03-07T22:21:00Z">
        <w:r w:rsidR="007F7F05" w:rsidRPr="007F7F05">
          <w:t>s</w:t>
        </w:r>
        <w:r w:rsidR="007F7F05">
          <w:t>h</w:t>
        </w:r>
        <w:r w:rsidR="007F7F05" w:rsidRPr="007F7F05">
          <w:t>elf</w:t>
        </w:r>
        <w:r w:rsidR="007F7F05">
          <w:t xml:space="preserve"> </w:t>
        </w:r>
        <w:r w:rsidR="007F7F05" w:rsidRPr="007F7F05">
          <w:t>life</w:t>
        </w:r>
      </w:ins>
      <w:proofErr w:type="gramEnd"/>
      <w:ins w:id="1262" w:author="Joel Karr" w:date="2026-03-07T16:20:00Z">
        <w:r w:rsidR="007F7F05" w:rsidRPr="007F7F05">
          <w:t>.</w:t>
        </w:r>
      </w:ins>
      <w:ins w:id="1263" w:author="Joel Karr" w:date="2026-03-07T16:21:00Z" w16du:dateUtc="2026-03-07T22:21:00Z">
        <w:r w:rsidR="007F7F05">
          <w:t xml:space="preserve"> </w:t>
        </w:r>
      </w:ins>
      <w:ins w:id="1264" w:author="Joel Karr" w:date="2026-03-07T16:18:00Z">
        <w:r w:rsidRPr="00727E26">
          <w:t xml:space="preserve">Over enough iterations, the math tips. It becomes socially easier to let the persistent person have their way than to defend the decision again. </w:t>
        </w:r>
      </w:ins>
    </w:p>
    <w:p w14:paraId="3B3FE80C" w14:textId="77777777" w:rsidR="00BA02E1" w:rsidRPr="00BA02E1" w:rsidRDefault="00BA02E1" w:rsidP="00BA02E1">
      <w:pPr>
        <w:rPr>
          <w:ins w:id="1265" w:author="Joel Karr" w:date="2026-03-07T16:26:00Z"/>
        </w:rPr>
      </w:pPr>
      <w:ins w:id="1266" w:author="Joel Karr" w:date="2026-03-07T16:26:00Z">
        <w:r w:rsidRPr="00BA02E1">
          <w:t xml:space="preserve">This is exactly what happened at Redwood. The senior engineer who kept pushing </w:t>
        </w:r>
        <w:proofErr w:type="gramStart"/>
        <w:r w:rsidRPr="00BA02E1">
          <w:t>wasn't being</w:t>
        </w:r>
        <w:proofErr w:type="gramEnd"/>
        <w:r w:rsidRPr="00BA02E1">
          <w:t xml:space="preserve"> malicious. He was doing what the team's culture encouraged: speaking up when he had concerns. The problem was that the culture treated pre-decision dissent and post-decision persistence as the same thing. Raising a concern before the team decides is valuable. Raising the same concern after the team has already addressed it and moved forward is something different, but at Redwood nobody had language for that distinction. And because the team valued openness and psychological safety, saying "we already decided this" felt like violating the team's own principles.</w:t>
        </w:r>
      </w:ins>
    </w:p>
    <w:p w14:paraId="1DB5E882" w14:textId="77777777" w:rsidR="00BA02E1" w:rsidRPr="00BA02E1" w:rsidRDefault="00BA02E1" w:rsidP="00BA02E1">
      <w:pPr>
        <w:rPr>
          <w:ins w:id="1267" w:author="Joel Karr" w:date="2026-03-07T16:26:00Z"/>
        </w:rPr>
      </w:pPr>
      <w:ins w:id="1268" w:author="Joel Karr" w:date="2026-03-07T16:26:00Z">
        <w:r w:rsidRPr="00BA02E1">
          <w:t>Software teams are particularly vulnerable to this dynamic. Agile culture emphasizes collaboration, feedback, and willingness to change direction. Those are valuable instincts in the right context. But without a mechanism for closure, they create an environment where any decision can be reopened by anyone at any time, and the person willing to keep raising it will eventually outlast everyone else's patience.</w:t>
        </w:r>
      </w:ins>
    </w:p>
    <w:p w14:paraId="66A57607" w14:textId="6605BF64" w:rsidR="00BA02E1" w:rsidRPr="00BA02E1" w:rsidRDefault="00BA02E1" w:rsidP="00BA02E1">
      <w:pPr>
        <w:rPr>
          <w:ins w:id="1269" w:author="Joel Karr" w:date="2026-03-07T16:26:00Z"/>
        </w:rPr>
      </w:pPr>
      <w:ins w:id="1270" w:author="Joel Karr" w:date="2026-03-07T16:26:00Z">
        <w:r w:rsidRPr="00BA02E1">
          <w:t xml:space="preserve">The real damage goes beyond the rework. It's what the pattern teaches every other engineer on the team. If persistence beats evidence, some people learn to be the loudest </w:t>
        </w:r>
        <w:r w:rsidRPr="00BA02E1">
          <w:lastRenderedPageBreak/>
          <w:t xml:space="preserve">voice. The rest learn to stop caring. Why commit to </w:t>
        </w:r>
        <w:proofErr w:type="gramStart"/>
        <w:r w:rsidRPr="00BA02E1">
          <w:t>an architecture</w:t>
        </w:r>
        <w:proofErr w:type="gramEnd"/>
        <w:r w:rsidRPr="00BA02E1">
          <w:t xml:space="preserve"> if someone can undo it next month just by being more stubborn than everyone else?</w:t>
        </w:r>
      </w:ins>
    </w:p>
    <w:p w14:paraId="74ADCA39" w14:textId="77777777" w:rsidR="00BA02E1" w:rsidRPr="00BA02E1" w:rsidRDefault="00BA02E1" w:rsidP="00BA02E1">
      <w:pPr>
        <w:rPr>
          <w:ins w:id="1271" w:author="Joel Karr" w:date="2026-03-07T16:26:00Z"/>
        </w:rPr>
      </w:pPr>
      <w:ins w:id="1272" w:author="Joel Karr" w:date="2026-03-07T16:26:00Z">
        <w:r w:rsidRPr="00BA02E1">
          <w:t xml:space="preserve">The team at Redwood didn't lack knowledge or experience. They lacked a way to make </w:t>
        </w:r>
        <w:proofErr w:type="gramStart"/>
        <w:r w:rsidRPr="00BA02E1">
          <w:t>decisions stick</w:t>
        </w:r>
        <w:proofErr w:type="gramEnd"/>
        <w:r w:rsidRPr="00BA02E1">
          <w:t xml:space="preserve"> when someone kept </w:t>
        </w:r>
        <w:proofErr w:type="gramStart"/>
        <w:r w:rsidRPr="00BA02E1">
          <w:t>pulling at</w:t>
        </w:r>
        <w:proofErr w:type="gramEnd"/>
        <w:r w:rsidRPr="00BA02E1">
          <w:t xml:space="preserve"> them. Their openness became a vulnerability because they never drew a line between healthy debate and costly repetition.</w:t>
        </w:r>
      </w:ins>
    </w:p>
    <w:p w14:paraId="6C95FD2B" w14:textId="0DEC3EE7" w:rsidR="00431041" w:rsidRPr="00431041" w:rsidDel="00727E26" w:rsidRDefault="00431041" w:rsidP="00431041">
      <w:pPr>
        <w:rPr>
          <w:del w:id="1273" w:author="Joel Karr" w:date="2026-03-07T16:18:00Z" w16du:dateUtc="2026-03-07T22:18:00Z"/>
        </w:rPr>
      </w:pPr>
      <w:del w:id="1274" w:author="Joel Karr" w:date="2026-03-07T16:18:00Z" w16du:dateUtc="2026-03-07T22:18:00Z">
        <w:r w:rsidDel="00727E26">
          <w:delText>His research showed that organizations don't collapse because of bad choices nearly as often as they collapse because they refuse to let choices become stable enough to organize around.</w:delText>
        </w:r>
      </w:del>
    </w:p>
    <w:p w14:paraId="511E47DE" w14:textId="683BDC58" w:rsidR="00431041" w:rsidRPr="00431041" w:rsidDel="00727E26" w:rsidRDefault="00431041" w:rsidP="00431041">
      <w:pPr>
        <w:rPr>
          <w:del w:id="1275" w:author="Joel Karr" w:date="2026-03-07T16:18:00Z" w16du:dateUtc="2026-03-07T22:18:00Z"/>
        </w:rPr>
      </w:pPr>
      <w:del w:id="1276" w:author="Joel Karr" w:date="2026-03-07T16:18:00Z" w16du:dateUtc="2026-03-07T22:18:00Z">
        <w:r w:rsidDel="00727E26">
          <w:delText>The team in the opening story didn't lack knowledge or experience. They lacked a mechanism for decision finality. Their own openness to dissenting takes and alternate possibilities may have been a handicap, as they never gave the decision permission to do its job.</w:delText>
        </w:r>
      </w:del>
    </w:p>
    <w:p w14:paraId="11B7E332" w14:textId="3C88044C" w:rsidR="00431041" w:rsidRPr="00431041" w:rsidRDefault="00431041" w:rsidP="00431041"/>
    <w:p w14:paraId="5693BCF2" w14:textId="77777777" w:rsidR="00431041" w:rsidRPr="00431041" w:rsidRDefault="00431041" w:rsidP="00431041">
      <w:pPr>
        <w:pStyle w:val="Heading3"/>
      </w:pPr>
      <w:bookmarkStart w:id="1277" w:name="_Toc223725711"/>
      <w:r>
        <w:t>Making Decisions Durable</w:t>
      </w:r>
      <w:bookmarkEnd w:id="1277"/>
    </w:p>
    <w:p w14:paraId="7CC46A33" w14:textId="77777777" w:rsidR="00431041" w:rsidRPr="00431041" w:rsidRDefault="00431041" w:rsidP="00431041">
      <w:commentRangeStart w:id="1278"/>
      <w:r>
        <w:t>If you want to preserve momentum, you need a rule stronger than "let's keep talking."</w:t>
      </w:r>
    </w:p>
    <w:p w14:paraId="162B2203" w14:textId="77777777" w:rsidR="00431041" w:rsidRPr="00431041" w:rsidRDefault="00431041" w:rsidP="00431041">
      <w:r>
        <w:t xml:space="preserve">Here it </w:t>
      </w:r>
      <w:proofErr w:type="gramStart"/>
      <w:r>
        <w:t>is:</w:t>
      </w:r>
      <w:proofErr w:type="gramEnd"/>
      <w:r>
        <w:t xml:space="preserve"> decisions are durable until new information enters the system.</w:t>
      </w:r>
    </w:p>
    <w:p w14:paraId="0FC48DC2" w14:textId="77777777" w:rsidR="00431041" w:rsidRDefault="00431041" w:rsidP="00431041">
      <w:pPr>
        <w:rPr>
          <w:ins w:id="1279" w:author="Joel Karr" w:date="2026-03-07T16:33:00Z" w16du:dateUtc="2026-03-07T22:33:00Z"/>
        </w:rPr>
      </w:pPr>
      <w:r>
        <w:t>New opinions do not qualify.</w:t>
      </w:r>
      <w:commentRangeEnd w:id="1278"/>
      <w:r>
        <w:rPr>
          <w:rStyle w:val="CommentReference"/>
          <w:sz w:val="24"/>
          <w:szCs w:val="24"/>
        </w:rPr>
        <w:commentReference w:id="1278"/>
      </w:r>
    </w:p>
    <w:p w14:paraId="4652B2DC" w14:textId="77777777" w:rsidR="005609E8" w:rsidRPr="003079AE" w:rsidRDefault="005609E8" w:rsidP="005609E8">
      <w:pPr>
        <w:rPr>
          <w:ins w:id="1280" w:author="Joel Karr" w:date="2026-03-07T16:33:00Z" w16du:dateUtc="2026-03-07T22:33:00Z"/>
        </w:rPr>
      </w:pPr>
      <w:ins w:id="1281" w:author="Joel Karr" w:date="2026-03-07T16:33:00Z" w16du:dateUtc="2026-03-07T22:33:00Z">
        <w:r w:rsidRPr="003079AE">
          <w:t xml:space="preserve">The mechanism is straightforward. </w:t>
        </w:r>
        <w:proofErr w:type="gramStart"/>
        <w:r w:rsidRPr="003079AE">
          <w:t>At the moment</w:t>
        </w:r>
        <w:proofErr w:type="gramEnd"/>
        <w:r w:rsidRPr="003079AE">
          <w:t xml:space="preserve"> the team reaches a decision, </w:t>
        </w:r>
        <w:r>
          <w:t>write down all the assumptions the team made to come to the decision.</w:t>
        </w:r>
      </w:ins>
    </w:p>
    <w:p w14:paraId="6DA48A5F" w14:textId="77777777" w:rsidR="005609E8" w:rsidRPr="003079AE" w:rsidRDefault="005609E8" w:rsidP="005609E8">
      <w:pPr>
        <w:rPr>
          <w:ins w:id="1282" w:author="Joel Karr" w:date="2026-03-07T16:33:00Z" w16du:dateUtc="2026-03-07T22:33:00Z"/>
        </w:rPr>
      </w:pPr>
      <w:ins w:id="1283" w:author="Joel Karr" w:date="2026-03-07T16:33:00Z" w16du:dateUtc="2026-03-07T22:33:00Z">
        <w:r w:rsidRPr="003079AE">
          <w:t xml:space="preserve">For the Redwood migration, that might have looked like: the current in-memory queues </w:t>
        </w:r>
        <w:r>
          <w:t>already can’t</w:t>
        </w:r>
        <w:r w:rsidRPr="003079AE">
          <w:t xml:space="preserve"> handle </w:t>
        </w:r>
        <w:r>
          <w:t xml:space="preserve">the volume and lack clear visibility. </w:t>
        </w:r>
        <w:r w:rsidRPr="003079AE">
          <w:t xml:space="preserve">Azure Service Bus meets our throughput and reliability requirements </w:t>
        </w:r>
        <w:r>
          <w:t>while adding visibility and alerts based on queue length</w:t>
        </w:r>
        <w:r w:rsidRPr="003079AE">
          <w:t xml:space="preserve">. The </w:t>
        </w:r>
        <w:r>
          <w:t>top priority is to stabilize the system as quickly as possible without changing functionality for end users.</w:t>
        </w:r>
      </w:ins>
    </w:p>
    <w:p w14:paraId="31A08F6D" w14:textId="38B51F84" w:rsidR="005609E8" w:rsidRPr="00431041" w:rsidRDefault="005609E8" w:rsidP="00431041">
      <w:ins w:id="1284" w:author="Joel Karr" w:date="2026-03-07T16:33:00Z" w16du:dateUtc="2026-03-07T22:33:00Z">
        <w:r w:rsidRPr="003079AE">
          <w:t xml:space="preserve">Those assumptions do two things. They make the reasoning </w:t>
        </w:r>
        <w:r>
          <w:t>clear</w:t>
        </w:r>
        <w:r w:rsidRPr="003079AE">
          <w:t xml:space="preserve"> so that a new engineer joining the team next month can understand why the decision was made. And they create a clear threshold for reopening: if one of these </w:t>
        </w:r>
        <w:proofErr w:type="gramStart"/>
        <w:r w:rsidRPr="003079AE">
          <w:t>conditions</w:t>
        </w:r>
        <w:proofErr w:type="gramEnd"/>
        <w:r w:rsidRPr="003079AE">
          <w:t xml:space="preserve"> changes, the decision is worth revisiting. If none of them have changed, the decision stands.</w:t>
        </w:r>
      </w:ins>
    </w:p>
    <w:p w14:paraId="027EF597" w14:textId="4AB3C151" w:rsidR="00431041" w:rsidRDefault="00431041" w:rsidP="00431041">
      <w:commentRangeStart w:id="1285"/>
      <w:r>
        <w:t>This isn't about silencing dissent</w:t>
      </w:r>
      <w:commentRangeEnd w:id="1285"/>
      <w:r>
        <w:rPr>
          <w:rStyle w:val="CommentReference"/>
          <w:sz w:val="24"/>
          <w:szCs w:val="24"/>
        </w:rPr>
        <w:commentReference w:id="1285"/>
      </w:r>
      <w:r>
        <w:t>. It's about deciding where dissent belongs in time. Before a decision is made, dissent is valuable. After a decision is made, only new information justifies reopening it.</w:t>
      </w:r>
    </w:p>
    <w:p w14:paraId="75DEB754" w14:textId="77777777" w:rsidR="003079AE" w:rsidRPr="003079AE" w:rsidRDefault="003079AE" w:rsidP="003079AE">
      <w:pPr>
        <w:rPr>
          <w:ins w:id="1286" w:author="Joel Karr" w:date="2026-03-07T16:29:00Z"/>
        </w:rPr>
      </w:pPr>
      <w:ins w:id="1287" w:author="Joel Karr" w:date="2026-03-07T16:29:00Z">
        <w:r w:rsidRPr="003079AE">
          <w:t>That distinction sounds simple. In practice, it's the hardest part of the entire chapter.</w:t>
        </w:r>
      </w:ins>
    </w:p>
    <w:p w14:paraId="16D2A324" w14:textId="77777777" w:rsidR="00C743C8" w:rsidRPr="00C743C8" w:rsidRDefault="00C743C8">
      <w:pPr>
        <w:pStyle w:val="Heading3"/>
        <w:rPr>
          <w:ins w:id="1288" w:author="Joel Karr" w:date="2026-03-07T16:37:00Z"/>
        </w:rPr>
        <w:pPrChange w:id="1289" w:author="Joel Karr" w:date="2026-03-07T16:43:00Z" w16du:dateUtc="2026-03-07T22:43:00Z">
          <w:pPr/>
        </w:pPrChange>
      </w:pPr>
      <w:ins w:id="1290" w:author="Joel Karr" w:date="2026-03-07T16:37:00Z">
        <w:r w:rsidRPr="00C743C8">
          <w:lastRenderedPageBreak/>
          <w:t>What Happens Next</w:t>
        </w:r>
      </w:ins>
    </w:p>
    <w:p w14:paraId="29C969EE" w14:textId="3DF4D03F" w:rsidR="00C743C8" w:rsidRPr="006D3152" w:rsidRDefault="00C743C8" w:rsidP="00C743C8">
      <w:pPr>
        <w:rPr>
          <w:ins w:id="1291" w:author="Joel Karr" w:date="2026-03-07T16:37:00Z"/>
          <w:rPrChange w:id="1292" w:author="Joel Karr" w:date="2026-03-07T16:54:00Z" w16du:dateUtc="2026-03-07T22:54:00Z">
            <w:rPr>
              <w:ins w:id="1293" w:author="Joel Karr" w:date="2026-03-07T16:37:00Z"/>
              <w:b/>
              <w:bCs/>
            </w:rPr>
          </w:rPrChange>
        </w:rPr>
      </w:pPr>
      <w:ins w:id="1294" w:author="Joel Karr" w:date="2026-03-07T16:37:00Z">
        <w:r w:rsidRPr="006D3152">
          <w:rPr>
            <w:rPrChange w:id="1295" w:author="Joel Karr" w:date="2026-03-07T16:54:00Z" w16du:dateUtc="2026-03-07T22:54:00Z">
              <w:rPr>
                <w:b/>
                <w:bCs/>
              </w:rPr>
            </w:rPrChange>
          </w:rPr>
          <w:t>You've made the decision</w:t>
        </w:r>
      </w:ins>
      <w:ins w:id="1296" w:author="Joel Karr" w:date="2026-03-07T16:37:00Z" w16du:dateUtc="2026-03-07T22:37:00Z">
        <w:r w:rsidRPr="006D3152">
          <w:rPr>
            <w:rPrChange w:id="1297" w:author="Joel Karr" w:date="2026-03-07T16:54:00Z" w16du:dateUtc="2026-03-07T22:54:00Z">
              <w:rPr>
                <w:b/>
                <w:bCs/>
              </w:rPr>
            </w:rPrChange>
          </w:rPr>
          <w:t xml:space="preserve"> and captured </w:t>
        </w:r>
      </w:ins>
      <w:ins w:id="1298" w:author="Joel Karr" w:date="2026-03-07T16:37:00Z">
        <w:r w:rsidRPr="006D3152">
          <w:rPr>
            <w:rPrChange w:id="1299" w:author="Joel Karr" w:date="2026-03-07T16:54:00Z" w16du:dateUtc="2026-03-07T22:54:00Z">
              <w:rPr>
                <w:b/>
                <w:bCs/>
              </w:rPr>
            </w:rPrChange>
          </w:rPr>
          <w:t xml:space="preserve">the assumptions. The team </w:t>
        </w:r>
      </w:ins>
      <w:ins w:id="1300" w:author="Joel Karr" w:date="2026-03-07T16:37:00Z" w16du:dateUtc="2026-03-07T22:37:00Z">
        <w:r w:rsidRPr="006D3152">
          <w:rPr>
            <w:rPrChange w:id="1301" w:author="Joel Karr" w:date="2026-03-07T16:54:00Z" w16du:dateUtc="2026-03-07T22:54:00Z">
              <w:rPr>
                <w:b/>
                <w:bCs/>
              </w:rPr>
            </w:rPrChange>
          </w:rPr>
          <w:t>starts</w:t>
        </w:r>
      </w:ins>
      <w:ins w:id="1302" w:author="Joel Karr" w:date="2026-03-07T16:37:00Z">
        <w:r w:rsidRPr="006D3152">
          <w:rPr>
            <w:rPrChange w:id="1303" w:author="Joel Karr" w:date="2026-03-07T16:54:00Z" w16du:dateUtc="2026-03-07T22:54:00Z">
              <w:rPr>
                <w:b/>
                <w:bCs/>
              </w:rPr>
            </w:rPrChange>
          </w:rPr>
          <w:t xml:space="preserve"> building.</w:t>
        </w:r>
      </w:ins>
    </w:p>
    <w:p w14:paraId="2EF19EBD" w14:textId="594C184E" w:rsidR="00C743C8" w:rsidRPr="006D3152" w:rsidRDefault="00C743C8" w:rsidP="00C743C8">
      <w:pPr>
        <w:rPr>
          <w:ins w:id="1304" w:author="Joel Karr" w:date="2026-03-07T16:37:00Z"/>
          <w:rPrChange w:id="1305" w:author="Joel Karr" w:date="2026-03-07T16:54:00Z" w16du:dateUtc="2026-03-07T22:54:00Z">
            <w:rPr>
              <w:ins w:id="1306" w:author="Joel Karr" w:date="2026-03-07T16:37:00Z"/>
              <w:b/>
              <w:bCs/>
            </w:rPr>
          </w:rPrChange>
        </w:rPr>
      </w:pPr>
      <w:ins w:id="1307" w:author="Joel Karr" w:date="2026-03-07T16:37:00Z">
        <w:r w:rsidRPr="006D3152">
          <w:rPr>
            <w:rPrChange w:id="1308" w:author="Joel Karr" w:date="2026-03-07T16:54:00Z" w16du:dateUtc="2026-03-07T22:54:00Z">
              <w:rPr>
                <w:b/>
                <w:bCs/>
              </w:rPr>
            </w:rPrChange>
          </w:rPr>
          <w:t xml:space="preserve">Then, two </w:t>
        </w:r>
      </w:ins>
      <w:ins w:id="1309" w:author="Joel Karr" w:date="2026-03-07T16:37:00Z" w16du:dateUtc="2026-03-07T22:37:00Z">
        <w:r w:rsidRPr="006D3152">
          <w:rPr>
            <w:rPrChange w:id="1310" w:author="Joel Karr" w:date="2026-03-07T16:54:00Z" w16du:dateUtc="2026-03-07T22:54:00Z">
              <w:rPr>
                <w:b/>
                <w:bCs/>
              </w:rPr>
            </w:rPrChange>
          </w:rPr>
          <w:t>weeks</w:t>
        </w:r>
      </w:ins>
      <w:ins w:id="1311" w:author="Joel Karr" w:date="2026-03-07T16:37:00Z">
        <w:r w:rsidRPr="006D3152">
          <w:rPr>
            <w:rPrChange w:id="1312" w:author="Joel Karr" w:date="2026-03-07T16:54:00Z" w16du:dateUtc="2026-03-07T22:54:00Z">
              <w:rPr>
                <w:b/>
                <w:bCs/>
              </w:rPr>
            </w:rPrChange>
          </w:rPr>
          <w:t xml:space="preserve"> later, someone speaks up.</w:t>
        </w:r>
      </w:ins>
    </w:p>
    <w:p w14:paraId="066372E2" w14:textId="25291EA8" w:rsidR="00C743C8" w:rsidRPr="006D3152" w:rsidRDefault="00C743C8" w:rsidP="00C743C8">
      <w:pPr>
        <w:rPr>
          <w:ins w:id="1313" w:author="Joel Karr" w:date="2026-03-07T16:37:00Z"/>
          <w:rPrChange w:id="1314" w:author="Joel Karr" w:date="2026-03-07T16:54:00Z" w16du:dateUtc="2026-03-07T22:54:00Z">
            <w:rPr>
              <w:ins w:id="1315" w:author="Joel Karr" w:date="2026-03-07T16:37:00Z"/>
              <w:b/>
              <w:bCs/>
            </w:rPr>
          </w:rPrChange>
        </w:rPr>
      </w:pPr>
      <w:ins w:id="1316" w:author="Joel Karr" w:date="2026-03-07T16:37:00Z">
        <w:r w:rsidRPr="006D3152">
          <w:rPr>
            <w:rPrChange w:id="1317" w:author="Joel Karr" w:date="2026-03-07T16:54:00Z" w16du:dateUtc="2026-03-07T22:54:00Z">
              <w:rPr>
                <w:b/>
                <w:bCs/>
              </w:rPr>
            </w:rPrChange>
          </w:rPr>
          <w:t xml:space="preserve">This is the moment where most teams lose their grip. </w:t>
        </w:r>
      </w:ins>
      <w:ins w:id="1318" w:author="Joel Karr" w:date="2026-03-07T16:37:00Z" w16du:dateUtc="2026-03-07T22:37:00Z">
        <w:r w:rsidRPr="006D3152">
          <w:rPr>
            <w:rPrChange w:id="1319" w:author="Joel Karr" w:date="2026-03-07T16:54:00Z" w16du:dateUtc="2026-03-07T22:54:00Z">
              <w:rPr>
                <w:b/>
                <w:bCs/>
              </w:rPr>
            </w:rPrChange>
          </w:rPr>
          <w:t>They don’t have a process to</w:t>
        </w:r>
      </w:ins>
      <w:ins w:id="1320" w:author="Joel Karr" w:date="2026-03-07T16:37:00Z">
        <w:r w:rsidRPr="006D3152">
          <w:rPr>
            <w:rPrChange w:id="1321" w:author="Joel Karr" w:date="2026-03-07T16:54:00Z" w16du:dateUtc="2026-03-07T22:54:00Z">
              <w:rPr>
                <w:b/>
                <w:bCs/>
              </w:rPr>
            </w:rPrChange>
          </w:rPr>
          <w:t xml:space="preserve"> tell the difference between a legitimate reason to reconsider and something that just feels like one. Almost everything feels like new information when someone brings it up with enough conviction.</w:t>
        </w:r>
      </w:ins>
    </w:p>
    <w:p w14:paraId="303B00C0" w14:textId="2AB87DFF" w:rsidR="00C743C8" w:rsidRPr="006D3152" w:rsidRDefault="00C743C8" w:rsidP="00C743C8">
      <w:pPr>
        <w:rPr>
          <w:ins w:id="1322" w:author="Joel Karr" w:date="2026-03-07T16:37:00Z"/>
          <w:rPrChange w:id="1323" w:author="Joel Karr" w:date="2026-03-07T16:54:00Z" w16du:dateUtc="2026-03-07T22:54:00Z">
            <w:rPr>
              <w:ins w:id="1324" w:author="Joel Karr" w:date="2026-03-07T16:37:00Z"/>
              <w:b/>
              <w:bCs/>
            </w:rPr>
          </w:rPrChange>
        </w:rPr>
      </w:pPr>
      <w:ins w:id="1325" w:author="Joel Karr" w:date="2026-03-07T16:37:00Z">
        <w:r w:rsidRPr="006D3152">
          <w:rPr>
            <w:rPrChange w:id="1326" w:author="Joel Karr" w:date="2026-03-07T16:54:00Z" w16du:dateUtc="2026-03-07T22:54:00Z">
              <w:rPr>
                <w:b/>
                <w:bCs/>
              </w:rPr>
            </w:rPrChange>
          </w:rPr>
          <w:t>Real new information is observable, not hypothetical. It wasn't available when the original decision was made, and it directly challenges one of the stated assumptions. "</w:t>
        </w:r>
      </w:ins>
      <w:ins w:id="1327" w:author="Joel Karr" w:date="2026-03-07T16:39:00Z" w16du:dateUtc="2026-03-07T22:39:00Z">
        <w:r w:rsidR="00855FE9" w:rsidRPr="006D3152">
          <w:rPr>
            <w:rPrChange w:id="1328" w:author="Joel Karr" w:date="2026-03-07T16:54:00Z" w16du:dateUtc="2026-03-07T22:54:00Z">
              <w:rPr>
                <w:b/>
                <w:bCs/>
              </w:rPr>
            </w:rPrChange>
          </w:rPr>
          <w:t>The business now needs us to be able to prioritize some truckload updates as a priority</w:t>
        </w:r>
      </w:ins>
      <w:ins w:id="1329" w:author="Joel Karr" w:date="2026-03-07T16:37:00Z">
        <w:r w:rsidRPr="006D3152">
          <w:rPr>
            <w:rPrChange w:id="1330" w:author="Joel Karr" w:date="2026-03-07T16:54:00Z" w16du:dateUtc="2026-03-07T22:54:00Z">
              <w:rPr>
                <w:b/>
                <w:bCs/>
              </w:rPr>
            </w:rPrChange>
          </w:rPr>
          <w:t xml:space="preserve">" </w:t>
        </w:r>
      </w:ins>
      <w:ins w:id="1331" w:author="Joel Karr" w:date="2026-03-07T16:40:00Z" w16du:dateUtc="2026-03-07T22:40:00Z">
        <w:r w:rsidR="001550A6" w:rsidRPr="006D3152">
          <w:rPr>
            <w:rPrChange w:id="1332" w:author="Joel Karr" w:date="2026-03-07T16:54:00Z" w16du:dateUtc="2026-03-07T22:54:00Z">
              <w:rPr>
                <w:b/>
                <w:bCs/>
              </w:rPr>
            </w:rPrChange>
          </w:rPr>
          <w:t>is new information that was available when the team made the first decision</w:t>
        </w:r>
      </w:ins>
      <w:ins w:id="1333" w:author="Joel Karr" w:date="2026-03-07T16:37:00Z">
        <w:r w:rsidRPr="006D3152">
          <w:rPr>
            <w:rPrChange w:id="1334" w:author="Joel Karr" w:date="2026-03-07T16:54:00Z" w16du:dateUtc="2026-03-07T22:54:00Z">
              <w:rPr>
                <w:b/>
                <w:bCs/>
              </w:rPr>
            </w:rPrChange>
          </w:rPr>
          <w:t>.</w:t>
        </w:r>
      </w:ins>
    </w:p>
    <w:p w14:paraId="62988583" w14:textId="77777777" w:rsidR="00C743C8" w:rsidRPr="006D3152" w:rsidRDefault="00C743C8" w:rsidP="00C743C8">
      <w:pPr>
        <w:rPr>
          <w:ins w:id="1335" w:author="Joel Karr" w:date="2026-03-07T16:37:00Z"/>
          <w:rPrChange w:id="1336" w:author="Joel Karr" w:date="2026-03-07T16:54:00Z" w16du:dateUtc="2026-03-07T22:54:00Z">
            <w:rPr>
              <w:ins w:id="1337" w:author="Joel Karr" w:date="2026-03-07T16:37:00Z"/>
              <w:b/>
              <w:bCs/>
            </w:rPr>
          </w:rPrChange>
        </w:rPr>
      </w:pPr>
      <w:ins w:id="1338" w:author="Joel Karr" w:date="2026-03-07T16:37:00Z">
        <w:r w:rsidRPr="006D3152">
          <w:rPr>
            <w:rPrChange w:id="1339" w:author="Joel Karr" w:date="2026-03-07T16:54:00Z" w16du:dateUtc="2026-03-07T22:54:00Z">
              <w:rPr>
                <w:b/>
                <w:bCs/>
              </w:rPr>
            </w:rPrChange>
          </w:rPr>
          <w:t>Most of what comes up in team discussions doesn't meet those tests. It falls into one of four categories that sound like new information but aren't.</w:t>
        </w:r>
      </w:ins>
    </w:p>
    <w:p w14:paraId="1046E289" w14:textId="77777777" w:rsidR="00C743C8" w:rsidRPr="006D3152" w:rsidRDefault="00C743C8" w:rsidP="00C743C8">
      <w:pPr>
        <w:rPr>
          <w:ins w:id="1340" w:author="Joel Karr" w:date="2026-03-07T16:37:00Z"/>
          <w:rPrChange w:id="1341" w:author="Joel Karr" w:date="2026-03-07T16:54:00Z" w16du:dateUtc="2026-03-07T22:54:00Z">
            <w:rPr>
              <w:ins w:id="1342" w:author="Joel Karr" w:date="2026-03-07T16:37:00Z"/>
              <w:b/>
              <w:bCs/>
            </w:rPr>
          </w:rPrChange>
        </w:rPr>
      </w:pPr>
      <w:ins w:id="1343" w:author="Joel Karr" w:date="2026-03-07T16:37:00Z">
        <w:r w:rsidRPr="006D3152">
          <w:rPr>
            <w:rPrChange w:id="1344" w:author="Joel Karr" w:date="2026-03-07T16:54:00Z" w16du:dateUtc="2026-03-07T22:54:00Z">
              <w:rPr>
                <w:b/>
                <w:bCs/>
              </w:rPr>
            </w:rPrChange>
          </w:rPr>
          <w:t>"I've been thinking about it."</w:t>
        </w:r>
      </w:ins>
    </w:p>
    <w:p w14:paraId="0A6D637C" w14:textId="77777777" w:rsidR="00C743C8" w:rsidRPr="006D3152" w:rsidRDefault="00C743C8" w:rsidP="00C743C8">
      <w:pPr>
        <w:rPr>
          <w:ins w:id="1345" w:author="Joel Karr" w:date="2026-03-07T16:37:00Z"/>
          <w:rPrChange w:id="1346" w:author="Joel Karr" w:date="2026-03-07T16:54:00Z" w16du:dateUtc="2026-03-07T22:54:00Z">
            <w:rPr>
              <w:ins w:id="1347" w:author="Joel Karr" w:date="2026-03-07T16:37:00Z"/>
              <w:b/>
              <w:bCs/>
            </w:rPr>
          </w:rPrChange>
        </w:rPr>
      </w:pPr>
      <w:ins w:id="1348" w:author="Joel Karr" w:date="2026-03-07T16:37:00Z">
        <w:r w:rsidRPr="006D3152">
          <w:rPr>
            <w:rPrChange w:id="1349" w:author="Joel Karr" w:date="2026-03-07T16:54:00Z" w16du:dateUtc="2026-03-07T22:54:00Z">
              <w:rPr>
                <w:b/>
                <w:bCs/>
              </w:rPr>
            </w:rPrChange>
          </w:rPr>
          <w:t>This is the most common and the hardest to push back on because it sounds thoughtful and responsible. The person hasn't learned anything new about the system, the business, or the constraints. They've continued processing the same inputs they had when the decision was made and arrived at a different conclusion. That's a change in opinion, not a change in circumstances.</w:t>
        </w:r>
      </w:ins>
    </w:p>
    <w:p w14:paraId="218E4AFD" w14:textId="2A1E65FA" w:rsidR="00C743C8" w:rsidRPr="006D3152" w:rsidRDefault="00C743C8" w:rsidP="00C743C8">
      <w:pPr>
        <w:rPr>
          <w:ins w:id="1350" w:author="Joel Karr" w:date="2026-03-07T16:37:00Z"/>
          <w:rPrChange w:id="1351" w:author="Joel Karr" w:date="2026-03-07T16:54:00Z" w16du:dateUtc="2026-03-07T22:54:00Z">
            <w:rPr>
              <w:ins w:id="1352" w:author="Joel Karr" w:date="2026-03-07T16:37:00Z"/>
              <w:b/>
              <w:bCs/>
            </w:rPr>
          </w:rPrChange>
        </w:rPr>
      </w:pPr>
      <w:ins w:id="1353" w:author="Joel Karr" w:date="2026-03-07T16:37:00Z">
        <w:r w:rsidRPr="006D3152">
          <w:rPr>
            <w:rPrChange w:id="1354" w:author="Joel Karr" w:date="2026-03-07T16:54:00Z" w16du:dateUtc="2026-03-07T22:54:00Z">
              <w:rPr>
                <w:b/>
                <w:bCs/>
              </w:rPr>
            </w:rPrChange>
          </w:rPr>
          <w:t>The senior engineer at Redwood fell into this category. He didn't come back with data showing Service Bus was failing or point to a production issue. He had been thinking about failover scenarios, and his thinking led him back to the same worry he'd had before the team decided. The team treated his continued discomfort as new evidence</w:t>
        </w:r>
      </w:ins>
      <w:ins w:id="1355" w:author="Joel Karr" w:date="2026-03-07T16:40:00Z" w16du:dateUtc="2026-03-07T22:40:00Z">
        <w:r w:rsidR="00961A47" w:rsidRPr="006D3152">
          <w:rPr>
            <w:rPrChange w:id="1356" w:author="Joel Karr" w:date="2026-03-07T16:54:00Z" w16du:dateUtc="2026-03-07T22:54:00Z">
              <w:rPr>
                <w:b/>
                <w:bCs/>
              </w:rPr>
            </w:rPrChange>
          </w:rPr>
          <w:t xml:space="preserve"> even though it wasn’t.</w:t>
        </w:r>
      </w:ins>
    </w:p>
    <w:p w14:paraId="1E79A45C" w14:textId="77777777" w:rsidR="00C743C8" w:rsidRPr="006D3152" w:rsidRDefault="00C743C8" w:rsidP="00C743C8">
      <w:pPr>
        <w:rPr>
          <w:ins w:id="1357" w:author="Joel Karr" w:date="2026-03-07T16:37:00Z"/>
          <w:rPrChange w:id="1358" w:author="Joel Karr" w:date="2026-03-07T16:54:00Z" w16du:dateUtc="2026-03-07T22:54:00Z">
            <w:rPr>
              <w:ins w:id="1359" w:author="Joel Karr" w:date="2026-03-07T16:37:00Z"/>
              <w:b/>
              <w:bCs/>
            </w:rPr>
          </w:rPrChange>
        </w:rPr>
      </w:pPr>
      <w:ins w:id="1360" w:author="Joel Karr" w:date="2026-03-07T16:37:00Z">
        <w:r w:rsidRPr="006D3152">
          <w:rPr>
            <w:rPrChange w:id="1361" w:author="Joel Karr" w:date="2026-03-07T16:54:00Z" w16du:dateUtc="2026-03-07T22:54:00Z">
              <w:rPr>
                <w:b/>
                <w:bCs/>
              </w:rPr>
            </w:rPrChange>
          </w:rPr>
          <w:t xml:space="preserve">When you hear "I've been thinking about it," the response is direct: "I hear your concern, but our decision was based on these specific assumptions, and none of them have changed. If one of them does, we should absolutely </w:t>
        </w:r>
        <w:proofErr w:type="gramStart"/>
        <w:r w:rsidRPr="006D3152">
          <w:rPr>
            <w:rPrChange w:id="1362" w:author="Joel Karr" w:date="2026-03-07T16:54:00Z" w16du:dateUtc="2026-03-07T22:54:00Z">
              <w:rPr>
                <w:b/>
                <w:bCs/>
              </w:rPr>
            </w:rPrChange>
          </w:rPr>
          <w:t>revisit</w:t>
        </w:r>
        <w:proofErr w:type="gramEnd"/>
        <w:r w:rsidRPr="006D3152">
          <w:rPr>
            <w:rPrChange w:id="1363" w:author="Joel Karr" w:date="2026-03-07T16:54:00Z" w16du:dateUtc="2026-03-07T22:54:00Z">
              <w:rPr>
                <w:b/>
                <w:bCs/>
              </w:rPr>
            </w:rPrChange>
          </w:rPr>
          <w:t xml:space="preserve">. Until then, we're proceeding." That conversation </w:t>
        </w:r>
        <w:proofErr w:type="gramStart"/>
        <w:r w:rsidRPr="006D3152">
          <w:rPr>
            <w:rPrChange w:id="1364" w:author="Joel Karr" w:date="2026-03-07T16:54:00Z" w16du:dateUtc="2026-03-07T22:54:00Z">
              <w:rPr>
                <w:b/>
                <w:bCs/>
              </w:rPr>
            </w:rPrChange>
          </w:rPr>
          <w:t>is</w:t>
        </w:r>
        <w:proofErr w:type="gramEnd"/>
        <w:r w:rsidRPr="006D3152">
          <w:rPr>
            <w:rPrChange w:id="1365" w:author="Joel Karr" w:date="2026-03-07T16:54:00Z" w16du:dateUtc="2026-03-07T22:54:00Z">
              <w:rPr>
                <w:b/>
                <w:bCs/>
              </w:rPr>
            </w:rPrChange>
          </w:rPr>
          <w:t xml:space="preserve"> hard the first time. It feels like shutting someone down. What you're </w:t>
        </w:r>
        <w:proofErr w:type="gramStart"/>
        <w:r w:rsidRPr="006D3152">
          <w:rPr>
            <w:rPrChange w:id="1366" w:author="Joel Karr" w:date="2026-03-07T16:54:00Z" w16du:dateUtc="2026-03-07T22:54:00Z">
              <w:rPr>
                <w:b/>
                <w:bCs/>
              </w:rPr>
            </w:rPrChange>
          </w:rPr>
          <w:t>actually doing</w:t>
        </w:r>
        <w:proofErr w:type="gramEnd"/>
        <w:r w:rsidRPr="006D3152">
          <w:rPr>
            <w:rPrChange w:id="1367" w:author="Joel Karr" w:date="2026-03-07T16:54:00Z" w16du:dateUtc="2026-03-07T22:54:00Z">
              <w:rPr>
                <w:b/>
                <w:bCs/>
              </w:rPr>
            </w:rPrChange>
          </w:rPr>
          <w:t xml:space="preserve"> is protecting the team's ability to execute.</w:t>
        </w:r>
      </w:ins>
    </w:p>
    <w:p w14:paraId="3BA31864" w14:textId="77777777" w:rsidR="00C743C8" w:rsidRPr="006D3152" w:rsidRDefault="00C743C8" w:rsidP="00C743C8">
      <w:pPr>
        <w:rPr>
          <w:ins w:id="1368" w:author="Joel Karr" w:date="2026-03-07T16:37:00Z"/>
          <w:rPrChange w:id="1369" w:author="Joel Karr" w:date="2026-03-07T16:54:00Z" w16du:dateUtc="2026-03-07T22:54:00Z">
            <w:rPr>
              <w:ins w:id="1370" w:author="Joel Karr" w:date="2026-03-07T16:37:00Z"/>
              <w:b/>
              <w:bCs/>
            </w:rPr>
          </w:rPrChange>
        </w:rPr>
      </w:pPr>
      <w:ins w:id="1371" w:author="Joel Karr" w:date="2026-03-07T16:37:00Z">
        <w:r w:rsidRPr="006D3152">
          <w:rPr>
            <w:rPrChange w:id="1372" w:author="Joel Karr" w:date="2026-03-07T16:54:00Z" w16du:dateUtc="2026-03-07T22:54:00Z">
              <w:rPr>
                <w:b/>
                <w:bCs/>
              </w:rPr>
            </w:rPrChange>
          </w:rPr>
          <w:t>"I read an article about a different approach."</w:t>
        </w:r>
      </w:ins>
    </w:p>
    <w:p w14:paraId="7AEB8C4A" w14:textId="6BDFD18A" w:rsidR="00C743C8" w:rsidRPr="006D3152" w:rsidRDefault="00C743C8" w:rsidP="00C743C8">
      <w:pPr>
        <w:rPr>
          <w:ins w:id="1373" w:author="Joel Karr" w:date="2026-03-07T16:37:00Z"/>
          <w:rPrChange w:id="1374" w:author="Joel Karr" w:date="2026-03-07T16:54:00Z" w16du:dateUtc="2026-03-07T22:54:00Z">
            <w:rPr>
              <w:ins w:id="1375" w:author="Joel Karr" w:date="2026-03-07T16:37:00Z"/>
              <w:b/>
              <w:bCs/>
            </w:rPr>
          </w:rPrChange>
        </w:rPr>
      </w:pPr>
      <w:ins w:id="1376" w:author="Joel Karr" w:date="2026-03-07T16:37:00Z">
        <w:r w:rsidRPr="006D3152">
          <w:rPr>
            <w:rPrChange w:id="1377" w:author="Joel Karr" w:date="2026-03-07T16:54:00Z" w16du:dateUtc="2026-03-07T22:54:00Z">
              <w:rPr>
                <w:b/>
                <w:bCs/>
              </w:rPr>
            </w:rPrChange>
          </w:rPr>
          <w:t xml:space="preserve">Learning is valuable. But someone discovering that a different company uses a different message queue doesn't change your requirements or your deadlines. Unless the article </w:t>
        </w:r>
        <w:r w:rsidRPr="006D3152">
          <w:rPr>
            <w:rPrChange w:id="1378" w:author="Joel Karr" w:date="2026-03-07T16:54:00Z" w16du:dateUtc="2026-03-07T22:54:00Z">
              <w:rPr>
                <w:b/>
                <w:bCs/>
              </w:rPr>
            </w:rPrChange>
          </w:rPr>
          <w:lastRenderedPageBreak/>
          <w:t xml:space="preserve">reveals something specific about your context that wasn't known before </w:t>
        </w:r>
      </w:ins>
      <w:ins w:id="1379" w:author="Joel Karr" w:date="2026-03-07T16:41:00Z" w16du:dateUtc="2026-03-07T22:41:00Z">
        <w:r w:rsidR="00961A47" w:rsidRPr="006D3152">
          <w:rPr>
            <w:rPrChange w:id="1380" w:author="Joel Karr" w:date="2026-03-07T16:54:00Z" w16du:dateUtc="2026-03-07T22:54:00Z">
              <w:rPr>
                <w:b/>
                <w:bCs/>
              </w:rPr>
            </w:rPrChange>
          </w:rPr>
          <w:t xml:space="preserve">such as </w:t>
        </w:r>
      </w:ins>
      <w:ins w:id="1381" w:author="Joel Karr" w:date="2026-03-07T16:37:00Z">
        <w:r w:rsidRPr="006D3152">
          <w:rPr>
            <w:rPrChange w:id="1382" w:author="Joel Karr" w:date="2026-03-07T16:54:00Z" w16du:dateUtc="2026-03-07T22:54:00Z">
              <w:rPr>
                <w:b/>
                <w:bCs/>
              </w:rPr>
            </w:rPrChange>
          </w:rPr>
          <w:t xml:space="preserve">a vulnerability in the technology you chose, </w:t>
        </w:r>
      </w:ins>
      <w:ins w:id="1383" w:author="Joel Karr" w:date="2026-03-07T16:42:00Z" w16du:dateUtc="2026-03-07T22:42:00Z">
        <w:r w:rsidR="00961A47" w:rsidRPr="006D3152">
          <w:rPr>
            <w:rPrChange w:id="1384" w:author="Joel Karr" w:date="2026-03-07T16:54:00Z" w16du:dateUtc="2026-03-07T22:54:00Z">
              <w:rPr>
                <w:b/>
                <w:bCs/>
              </w:rPr>
            </w:rPrChange>
          </w:rPr>
          <w:t xml:space="preserve">then </w:t>
        </w:r>
      </w:ins>
      <w:ins w:id="1385" w:author="Joel Karr" w:date="2026-03-07T16:37:00Z">
        <w:r w:rsidRPr="006D3152">
          <w:rPr>
            <w:rPrChange w:id="1386" w:author="Joel Karr" w:date="2026-03-07T16:54:00Z" w16du:dateUtc="2026-03-07T22:54:00Z">
              <w:rPr>
                <w:b/>
                <w:bCs/>
              </w:rPr>
            </w:rPrChange>
          </w:rPr>
          <w:t>it doesn't meet the threshold for reopening.</w:t>
        </w:r>
      </w:ins>
    </w:p>
    <w:p w14:paraId="3971FC87" w14:textId="77777777" w:rsidR="00C743C8" w:rsidRPr="006D3152" w:rsidRDefault="00C743C8" w:rsidP="00C743C8">
      <w:pPr>
        <w:rPr>
          <w:ins w:id="1387" w:author="Joel Karr" w:date="2026-03-07T16:37:00Z"/>
          <w:rPrChange w:id="1388" w:author="Joel Karr" w:date="2026-03-07T16:54:00Z" w16du:dateUtc="2026-03-07T22:54:00Z">
            <w:rPr>
              <w:ins w:id="1389" w:author="Joel Karr" w:date="2026-03-07T16:37:00Z"/>
              <w:b/>
              <w:bCs/>
            </w:rPr>
          </w:rPrChange>
        </w:rPr>
      </w:pPr>
      <w:ins w:id="1390" w:author="Joel Karr" w:date="2026-03-07T16:37:00Z">
        <w:r w:rsidRPr="006D3152">
          <w:rPr>
            <w:rPrChange w:id="1391" w:author="Joel Karr" w:date="2026-03-07T16:54:00Z" w16du:dateUtc="2026-03-07T22:54:00Z">
              <w:rPr>
                <w:b/>
                <w:bCs/>
              </w:rPr>
            </w:rPrChange>
          </w:rPr>
          <w:t>The instinct to apply new knowledge is strong, especially for engineers who are constantly learning. The best move is to capture the insight without undoing the work: "That's a great insight. Let's add it to our decision framework for the next time this context comes up." The article becomes an input for future decisions, not a reason to relitigate past ones.</w:t>
        </w:r>
      </w:ins>
    </w:p>
    <w:p w14:paraId="64F19471" w14:textId="77777777" w:rsidR="00C743C8" w:rsidRPr="006D3152" w:rsidRDefault="00C743C8" w:rsidP="00C743C8">
      <w:pPr>
        <w:rPr>
          <w:ins w:id="1392" w:author="Joel Karr" w:date="2026-03-07T16:37:00Z"/>
          <w:rPrChange w:id="1393" w:author="Joel Karr" w:date="2026-03-07T16:54:00Z" w16du:dateUtc="2026-03-07T22:54:00Z">
            <w:rPr>
              <w:ins w:id="1394" w:author="Joel Karr" w:date="2026-03-07T16:37:00Z"/>
              <w:b/>
              <w:bCs/>
            </w:rPr>
          </w:rPrChange>
        </w:rPr>
      </w:pPr>
      <w:ins w:id="1395" w:author="Joel Karr" w:date="2026-03-07T16:37:00Z">
        <w:r w:rsidRPr="006D3152">
          <w:rPr>
            <w:rPrChange w:id="1396" w:author="Joel Karr" w:date="2026-03-07T16:54:00Z" w16du:dateUtc="2026-03-07T22:54:00Z">
              <w:rPr>
                <w:b/>
                <w:bCs/>
              </w:rPr>
            </w:rPrChange>
          </w:rPr>
          <w:t>"I talked to someone who had a bad experience."</w:t>
        </w:r>
      </w:ins>
    </w:p>
    <w:p w14:paraId="22D8A53E" w14:textId="77777777" w:rsidR="00C743C8" w:rsidRPr="006D3152" w:rsidRDefault="00C743C8" w:rsidP="00C743C8">
      <w:pPr>
        <w:rPr>
          <w:ins w:id="1397" w:author="Joel Karr" w:date="2026-03-07T16:37:00Z"/>
          <w:rPrChange w:id="1398" w:author="Joel Karr" w:date="2026-03-07T16:54:00Z" w16du:dateUtc="2026-03-07T22:54:00Z">
            <w:rPr>
              <w:ins w:id="1399" w:author="Joel Karr" w:date="2026-03-07T16:37:00Z"/>
              <w:b/>
              <w:bCs/>
            </w:rPr>
          </w:rPrChange>
        </w:rPr>
      </w:pPr>
      <w:ins w:id="1400" w:author="Joel Karr" w:date="2026-03-07T16:37:00Z">
        <w:r w:rsidRPr="006D3152">
          <w:rPr>
            <w:rPrChange w:id="1401" w:author="Joel Karr" w:date="2026-03-07T16:54:00Z" w16du:dateUtc="2026-03-07T22:54:00Z">
              <w:rPr>
                <w:b/>
                <w:bCs/>
              </w:rPr>
            </w:rPrChange>
          </w:rPr>
          <w:t xml:space="preserve">Secondhand experience is the one that might </w:t>
        </w:r>
        <w:proofErr w:type="gramStart"/>
        <w:r w:rsidRPr="006D3152">
          <w:rPr>
            <w:rPrChange w:id="1402" w:author="Joel Karr" w:date="2026-03-07T16:54:00Z" w16du:dateUtc="2026-03-07T22:54:00Z">
              <w:rPr>
                <w:b/>
                <w:bCs/>
              </w:rPr>
            </w:rPrChange>
          </w:rPr>
          <w:t>actually qualify</w:t>
        </w:r>
        <w:proofErr w:type="gramEnd"/>
        <w:r w:rsidRPr="006D3152">
          <w:rPr>
            <w:rPrChange w:id="1403" w:author="Joel Karr" w:date="2026-03-07T16:54:00Z" w16du:dateUtc="2026-03-07T22:54:00Z">
              <w:rPr>
                <w:b/>
                <w:bCs/>
              </w:rPr>
            </w:rPrChange>
          </w:rPr>
          <w:t xml:space="preserve">, depending on specifics. If someone on a team running Azure Service Bus at comparable volume hit a concrete failure mode, that's worth hearing. It's not guaranteed to be relevant, but it's grounded in something that </w:t>
        </w:r>
        <w:proofErr w:type="gramStart"/>
        <w:r w:rsidRPr="006D3152">
          <w:rPr>
            <w:rPrChange w:id="1404" w:author="Joel Karr" w:date="2026-03-07T16:54:00Z" w16du:dateUtc="2026-03-07T22:54:00Z">
              <w:rPr>
                <w:b/>
                <w:bCs/>
              </w:rPr>
            </w:rPrChange>
          </w:rPr>
          <w:t>actually happened</w:t>
        </w:r>
        <w:proofErr w:type="gramEnd"/>
        <w:r w:rsidRPr="006D3152">
          <w:rPr>
            <w:rPrChange w:id="1405" w:author="Joel Karr" w:date="2026-03-07T16:54:00Z" w16du:dateUtc="2026-03-07T22:54:00Z">
              <w:rPr>
                <w:b/>
                <w:bCs/>
              </w:rPr>
            </w:rPrChange>
          </w:rPr>
          <w:t>.</w:t>
        </w:r>
      </w:ins>
    </w:p>
    <w:p w14:paraId="6C480E77" w14:textId="77777777" w:rsidR="00C743C8" w:rsidRPr="006D3152" w:rsidRDefault="00C743C8" w:rsidP="00C743C8">
      <w:pPr>
        <w:rPr>
          <w:ins w:id="1406" w:author="Joel Karr" w:date="2026-03-07T16:37:00Z"/>
          <w:rPrChange w:id="1407" w:author="Joel Karr" w:date="2026-03-07T16:54:00Z" w16du:dateUtc="2026-03-07T22:54:00Z">
            <w:rPr>
              <w:ins w:id="1408" w:author="Joel Karr" w:date="2026-03-07T16:37:00Z"/>
              <w:b/>
              <w:bCs/>
            </w:rPr>
          </w:rPrChange>
        </w:rPr>
      </w:pPr>
      <w:ins w:id="1409" w:author="Joel Karr" w:date="2026-03-07T16:37:00Z">
        <w:r w:rsidRPr="006D3152">
          <w:rPr>
            <w:rPrChange w:id="1410" w:author="Joel Karr" w:date="2026-03-07T16:54:00Z" w16du:dateUtc="2026-03-07T22:54:00Z">
              <w:rPr>
                <w:b/>
                <w:bCs/>
              </w:rPr>
            </w:rPrChange>
          </w:rPr>
          <w:t xml:space="preserve">The question to ask is: how similar is their context to ours? If they were processing the same type of high-frequency status updates and discovered a message ordering problem that matches our workload, that's close enough to warrant a conversation. If they were running a completely different system at a different scale and had a vague bad feeling about Azure, it's not. The more specific their experience is to your situation, the more </w:t>
        </w:r>
        <w:proofErr w:type="gramStart"/>
        <w:r w:rsidRPr="006D3152">
          <w:rPr>
            <w:rPrChange w:id="1411" w:author="Joel Karr" w:date="2026-03-07T16:54:00Z" w16du:dateUtc="2026-03-07T22:54:00Z">
              <w:rPr>
                <w:b/>
                <w:bCs/>
              </w:rPr>
            </w:rPrChange>
          </w:rPr>
          <w:t>seriously</w:t>
        </w:r>
        <w:proofErr w:type="gramEnd"/>
        <w:r w:rsidRPr="006D3152">
          <w:rPr>
            <w:rPrChange w:id="1412" w:author="Joel Karr" w:date="2026-03-07T16:54:00Z" w16du:dateUtc="2026-03-07T22:54:00Z">
              <w:rPr>
                <w:b/>
                <w:bCs/>
              </w:rPr>
            </w:rPrChange>
          </w:rPr>
          <w:t xml:space="preserve"> you should take it.</w:t>
        </w:r>
      </w:ins>
    </w:p>
    <w:p w14:paraId="235FEE5B" w14:textId="77777777" w:rsidR="00C743C8" w:rsidRPr="006D3152" w:rsidRDefault="00C743C8" w:rsidP="00C743C8">
      <w:pPr>
        <w:rPr>
          <w:ins w:id="1413" w:author="Joel Karr" w:date="2026-03-07T16:37:00Z"/>
          <w:rPrChange w:id="1414" w:author="Joel Karr" w:date="2026-03-07T16:54:00Z" w16du:dateUtc="2026-03-07T22:54:00Z">
            <w:rPr>
              <w:ins w:id="1415" w:author="Joel Karr" w:date="2026-03-07T16:37:00Z"/>
              <w:b/>
              <w:bCs/>
            </w:rPr>
          </w:rPrChange>
        </w:rPr>
      </w:pPr>
      <w:ins w:id="1416" w:author="Joel Karr" w:date="2026-03-07T16:37:00Z">
        <w:r w:rsidRPr="006D3152">
          <w:rPr>
            <w:rPrChange w:id="1417" w:author="Joel Karr" w:date="2026-03-07T16:54:00Z" w16du:dateUtc="2026-03-07T22:54:00Z">
              <w:rPr>
                <w:b/>
                <w:bCs/>
              </w:rPr>
            </w:rPrChange>
          </w:rPr>
          <w:t xml:space="preserve">When the context is genuinely similar, pull up the decision framework. Check which assumption is being challenged. Walk through whether the secondhand experience </w:t>
        </w:r>
        <w:proofErr w:type="gramStart"/>
        <w:r w:rsidRPr="006D3152">
          <w:rPr>
            <w:rPrChange w:id="1418" w:author="Joel Karr" w:date="2026-03-07T16:54:00Z" w16du:dateUtc="2026-03-07T22:54:00Z">
              <w:rPr>
                <w:b/>
                <w:bCs/>
              </w:rPr>
            </w:rPrChange>
          </w:rPr>
          <w:t>actually invalidates</w:t>
        </w:r>
        <w:proofErr w:type="gramEnd"/>
        <w:r w:rsidRPr="006D3152">
          <w:rPr>
            <w:rPrChange w:id="1419" w:author="Joel Karr" w:date="2026-03-07T16:54:00Z" w16du:dateUtc="2026-03-07T22:54:00Z">
              <w:rPr>
                <w:b/>
                <w:bCs/>
              </w:rPr>
            </w:rPrChange>
          </w:rPr>
          <w:t xml:space="preserve"> it or just makes people uncomfortable. Sometimes examining it closely confirms the original decision rather than undermining it, and that's worth discovering too.</w:t>
        </w:r>
      </w:ins>
    </w:p>
    <w:p w14:paraId="3247EE1A" w14:textId="77777777" w:rsidR="00C743C8" w:rsidRPr="006D3152" w:rsidRDefault="00C743C8" w:rsidP="00C743C8">
      <w:pPr>
        <w:rPr>
          <w:ins w:id="1420" w:author="Joel Karr" w:date="2026-03-07T16:37:00Z"/>
          <w:rPrChange w:id="1421" w:author="Joel Karr" w:date="2026-03-07T16:54:00Z" w16du:dateUtc="2026-03-07T22:54:00Z">
            <w:rPr>
              <w:ins w:id="1422" w:author="Joel Karr" w:date="2026-03-07T16:37:00Z"/>
              <w:b/>
              <w:bCs/>
            </w:rPr>
          </w:rPrChange>
        </w:rPr>
      </w:pPr>
      <w:ins w:id="1423" w:author="Joel Karr" w:date="2026-03-07T16:37:00Z">
        <w:r w:rsidRPr="006D3152">
          <w:rPr>
            <w:rPrChange w:id="1424" w:author="Joel Karr" w:date="2026-03-07T16:54:00Z" w16du:dateUtc="2026-03-07T22:54:00Z">
              <w:rPr>
                <w:b/>
                <w:bCs/>
              </w:rPr>
            </w:rPrChange>
          </w:rPr>
          <w:t>"What if something changes in the future?"</w:t>
        </w:r>
      </w:ins>
    </w:p>
    <w:p w14:paraId="0C863B82" w14:textId="77777777" w:rsidR="00C743C8" w:rsidRPr="006D3152" w:rsidRDefault="00C743C8" w:rsidP="00C743C8">
      <w:pPr>
        <w:rPr>
          <w:ins w:id="1425" w:author="Joel Karr" w:date="2026-03-07T16:37:00Z"/>
          <w:rPrChange w:id="1426" w:author="Joel Karr" w:date="2026-03-07T16:54:00Z" w16du:dateUtc="2026-03-07T22:54:00Z">
            <w:rPr>
              <w:ins w:id="1427" w:author="Joel Karr" w:date="2026-03-07T16:37:00Z"/>
              <w:b/>
              <w:bCs/>
            </w:rPr>
          </w:rPrChange>
        </w:rPr>
      </w:pPr>
      <w:ins w:id="1428" w:author="Joel Karr" w:date="2026-03-07T16:37:00Z">
        <w:r w:rsidRPr="006D3152">
          <w:rPr>
            <w:rPrChange w:id="1429" w:author="Joel Karr" w:date="2026-03-07T16:54:00Z" w16du:dateUtc="2026-03-07T22:54:00Z">
              <w:rPr>
                <w:b/>
                <w:bCs/>
              </w:rPr>
            </w:rPrChange>
          </w:rPr>
          <w:t>This is speculation, and it kills more good decisions than any of the others. Every decision could theoretically be wrong if the future unfolds differently than expected. Azure could change their pricing. The company could acquire a business that uses a different messaging platform. The team could lose the engineers who understand Service Bus.</w:t>
        </w:r>
      </w:ins>
    </w:p>
    <w:p w14:paraId="2FD69D1E" w14:textId="77777777" w:rsidR="00C743C8" w:rsidRPr="006D3152" w:rsidRDefault="00C743C8" w:rsidP="00C743C8">
      <w:pPr>
        <w:rPr>
          <w:ins w:id="1430" w:author="Joel Karr" w:date="2026-03-07T16:37:00Z"/>
          <w:rPrChange w:id="1431" w:author="Joel Karr" w:date="2026-03-07T16:54:00Z" w16du:dateUtc="2026-03-07T22:54:00Z">
            <w:rPr>
              <w:ins w:id="1432" w:author="Joel Karr" w:date="2026-03-07T16:37:00Z"/>
              <w:b/>
              <w:bCs/>
            </w:rPr>
          </w:rPrChange>
        </w:rPr>
      </w:pPr>
      <w:ins w:id="1433" w:author="Joel Karr" w:date="2026-03-07T16:37:00Z">
        <w:r w:rsidRPr="006D3152">
          <w:rPr>
            <w:rPrChange w:id="1434" w:author="Joel Karr" w:date="2026-03-07T16:54:00Z" w16du:dateUtc="2026-03-07T22:54:00Z">
              <w:rPr>
                <w:b/>
                <w:bCs/>
              </w:rPr>
            </w:rPrChange>
          </w:rPr>
          <w:t xml:space="preserve">The response is simple: "We've already identified the conditions that would trigger a revisit. Has one of them happened?" If yes, reopen. If </w:t>
        </w:r>
        <w:proofErr w:type="gramStart"/>
        <w:r w:rsidRPr="006D3152">
          <w:rPr>
            <w:rPrChange w:id="1435" w:author="Joel Karr" w:date="2026-03-07T16:54:00Z" w16du:dateUtc="2026-03-07T22:54:00Z">
              <w:rPr>
                <w:b/>
                <w:bCs/>
              </w:rPr>
            </w:rPrChange>
          </w:rPr>
          <w:t>no</w:t>
        </w:r>
        <w:proofErr w:type="gramEnd"/>
        <w:r w:rsidRPr="006D3152">
          <w:rPr>
            <w:rPrChange w:id="1436" w:author="Joel Karr" w:date="2026-03-07T16:54:00Z" w16du:dateUtc="2026-03-07T22:54:00Z">
              <w:rPr>
                <w:b/>
                <w:bCs/>
              </w:rPr>
            </w:rPrChange>
          </w:rPr>
          <w:t>, proceed.</w:t>
        </w:r>
      </w:ins>
    </w:p>
    <w:p w14:paraId="57564EDB" w14:textId="77777777" w:rsidR="00C743C8" w:rsidRPr="006D3152" w:rsidRDefault="00C743C8">
      <w:pPr>
        <w:pStyle w:val="Heading3"/>
        <w:rPr>
          <w:ins w:id="1437" w:author="Joel Karr" w:date="2026-03-07T16:37:00Z"/>
        </w:rPr>
        <w:pPrChange w:id="1438" w:author="Joel Karr" w:date="2026-03-07T16:43:00Z" w16du:dateUtc="2026-03-07T22:43:00Z">
          <w:pPr/>
        </w:pPrChange>
      </w:pPr>
      <w:ins w:id="1439" w:author="Joel Karr" w:date="2026-03-07T16:37:00Z">
        <w:r w:rsidRPr="006D3152">
          <w:t>Changing how the team talks.</w:t>
        </w:r>
      </w:ins>
    </w:p>
    <w:p w14:paraId="251C01ED" w14:textId="77777777" w:rsidR="00C743C8" w:rsidRPr="006D3152" w:rsidRDefault="00C743C8" w:rsidP="00C743C8">
      <w:pPr>
        <w:rPr>
          <w:ins w:id="1440" w:author="Joel Karr" w:date="2026-03-07T16:37:00Z"/>
          <w:rPrChange w:id="1441" w:author="Joel Karr" w:date="2026-03-07T16:54:00Z" w16du:dateUtc="2026-03-07T22:54:00Z">
            <w:rPr>
              <w:ins w:id="1442" w:author="Joel Karr" w:date="2026-03-07T16:37:00Z"/>
              <w:b/>
              <w:bCs/>
            </w:rPr>
          </w:rPrChange>
        </w:rPr>
      </w:pPr>
      <w:ins w:id="1443" w:author="Joel Karr" w:date="2026-03-07T16:37:00Z">
        <w:r w:rsidRPr="006D3152">
          <w:rPr>
            <w:rPrChange w:id="1444" w:author="Joel Karr" w:date="2026-03-07T16:54:00Z" w16du:dateUtc="2026-03-07T22:54:00Z">
              <w:rPr>
                <w:b/>
                <w:bCs/>
              </w:rPr>
            </w:rPrChange>
          </w:rPr>
          <w:t>Over time, pay attention to the language your team uses around past decisions. Certain phrases function as quiet reopening mechanisms even when no one intends them that way:</w:t>
        </w:r>
      </w:ins>
    </w:p>
    <w:p w14:paraId="3E8296D2" w14:textId="77777777" w:rsidR="00C743C8" w:rsidRPr="006D3152" w:rsidRDefault="00C743C8" w:rsidP="00C743C8">
      <w:pPr>
        <w:rPr>
          <w:ins w:id="1445" w:author="Joel Karr" w:date="2026-03-07T16:37:00Z"/>
          <w:rPrChange w:id="1446" w:author="Joel Karr" w:date="2026-03-07T16:54:00Z" w16du:dateUtc="2026-03-07T22:54:00Z">
            <w:rPr>
              <w:ins w:id="1447" w:author="Joel Karr" w:date="2026-03-07T16:37:00Z"/>
              <w:b/>
              <w:bCs/>
            </w:rPr>
          </w:rPrChange>
        </w:rPr>
      </w:pPr>
      <w:ins w:id="1448" w:author="Joel Karr" w:date="2026-03-07T16:37:00Z">
        <w:r w:rsidRPr="006D3152">
          <w:rPr>
            <w:rPrChange w:id="1449" w:author="Joel Karr" w:date="2026-03-07T16:54:00Z" w16du:dateUtc="2026-03-07T22:54:00Z">
              <w:rPr>
                <w:b/>
                <w:bCs/>
              </w:rPr>
            </w:rPrChange>
          </w:rPr>
          <w:t>"I'm still thinking about..." "I just want to sanity check..." "Before we go too far..."</w:t>
        </w:r>
      </w:ins>
    </w:p>
    <w:p w14:paraId="32E0D932" w14:textId="77777777" w:rsidR="00C743C8" w:rsidRPr="006D3152" w:rsidRDefault="00C743C8" w:rsidP="00C743C8">
      <w:pPr>
        <w:rPr>
          <w:ins w:id="1450" w:author="Joel Karr" w:date="2026-03-07T16:37:00Z"/>
          <w:rPrChange w:id="1451" w:author="Joel Karr" w:date="2026-03-07T16:54:00Z" w16du:dateUtc="2026-03-07T22:54:00Z">
            <w:rPr>
              <w:ins w:id="1452" w:author="Joel Karr" w:date="2026-03-07T16:37:00Z"/>
              <w:b/>
              <w:bCs/>
            </w:rPr>
          </w:rPrChange>
        </w:rPr>
      </w:pPr>
      <w:ins w:id="1453" w:author="Joel Karr" w:date="2026-03-07T16:37:00Z">
        <w:r w:rsidRPr="006D3152">
          <w:rPr>
            <w:rPrChange w:id="1454" w:author="Joel Karr" w:date="2026-03-07T16:54:00Z" w16du:dateUtc="2026-03-07T22:54:00Z">
              <w:rPr>
                <w:b/>
                <w:bCs/>
              </w:rPr>
            </w:rPrChange>
          </w:rPr>
          <w:lastRenderedPageBreak/>
          <w:t>They sound reasonable and they're always framed as caution or thoroughness. But they signal that the decision isn't really closed.</w:t>
        </w:r>
      </w:ins>
    </w:p>
    <w:p w14:paraId="76F92402" w14:textId="77777777" w:rsidR="00C743C8" w:rsidRPr="006D3152" w:rsidRDefault="00C743C8" w:rsidP="00C743C8">
      <w:pPr>
        <w:rPr>
          <w:ins w:id="1455" w:author="Joel Karr" w:date="2026-03-07T16:37:00Z"/>
          <w:rPrChange w:id="1456" w:author="Joel Karr" w:date="2026-03-07T16:54:00Z" w16du:dateUtc="2026-03-07T22:54:00Z">
            <w:rPr>
              <w:ins w:id="1457" w:author="Joel Karr" w:date="2026-03-07T16:37:00Z"/>
              <w:b/>
              <w:bCs/>
            </w:rPr>
          </w:rPrChange>
        </w:rPr>
      </w:pPr>
      <w:ins w:id="1458" w:author="Joel Karr" w:date="2026-03-07T16:37:00Z">
        <w:r w:rsidRPr="006D3152">
          <w:rPr>
            <w:rPrChange w:id="1459" w:author="Joel Karr" w:date="2026-03-07T16:54:00Z" w16du:dateUtc="2026-03-07T22:54:00Z">
              <w:rPr>
                <w:b/>
                <w:bCs/>
              </w:rPr>
            </w:rPrChange>
          </w:rPr>
          <w:t xml:space="preserve">As the team practices evaluating what counts as new information, the language naturally shifts. People stop bringing concerns framed as "I've been thinking about it" and start framing them as "this assumption may have changed because of what we observed last week." The quality of conversations improves because everyone understands the threshold. Dissent becomes more focused and more valuable because it </w:t>
        </w:r>
        <w:proofErr w:type="gramStart"/>
        <w:r w:rsidRPr="006D3152">
          <w:rPr>
            <w:rPrChange w:id="1460" w:author="Joel Karr" w:date="2026-03-07T16:54:00Z" w16du:dateUtc="2026-03-07T22:54:00Z">
              <w:rPr>
                <w:b/>
                <w:bCs/>
              </w:rPr>
            </w:rPrChange>
          </w:rPr>
          <w:t>has to</w:t>
        </w:r>
        <w:proofErr w:type="gramEnd"/>
        <w:r w:rsidRPr="006D3152">
          <w:rPr>
            <w:rPrChange w:id="1461" w:author="Joel Karr" w:date="2026-03-07T16:54:00Z" w16du:dateUtc="2026-03-07T22:54:00Z">
              <w:rPr>
                <w:b/>
                <w:bCs/>
              </w:rPr>
            </w:rPrChange>
          </w:rPr>
          <w:t xml:space="preserve"> clear a bar.</w:t>
        </w:r>
      </w:ins>
    </w:p>
    <w:p w14:paraId="6D0C1850" w14:textId="008E01EA" w:rsidR="003325B2" w:rsidRPr="00431041" w:rsidDel="003079AE" w:rsidRDefault="003325B2" w:rsidP="00431041">
      <w:pPr>
        <w:rPr>
          <w:del w:id="1462" w:author="Joel Karr" w:date="2026-03-07T16:29:00Z" w16du:dateUtc="2026-03-07T22:29:00Z"/>
        </w:rPr>
      </w:pPr>
      <w:commentRangeStart w:id="1463"/>
      <w:del w:id="1464" w:author="Joel Karr" w:date="2026-03-07T16:29:00Z" w16du:dateUtc="2026-03-07T22:29:00Z">
        <w:r w:rsidDel="003079AE">
          <w:delText>One rule often needs a series of parameters to cover the full spectrum of complexities a team of people with different experiences and opinions will introduce to a project. Below are several other guidelines you can use to create a portfolio of  criteria for how decisions are and are not revisited.</w:delText>
        </w:r>
        <w:commentRangeEnd w:id="1463"/>
        <w:r w:rsidDel="003079AE">
          <w:rPr>
            <w:rStyle w:val="CommentReference"/>
            <w:sz w:val="24"/>
            <w:szCs w:val="24"/>
          </w:rPr>
          <w:commentReference w:id="1463"/>
        </w:r>
      </w:del>
    </w:p>
    <w:p w14:paraId="5BA0587A" w14:textId="1F849F62" w:rsidR="00431041" w:rsidRPr="00431041" w:rsidDel="003079AE" w:rsidRDefault="003325B2" w:rsidP="003325B2">
      <w:pPr>
        <w:pStyle w:val="Heading4"/>
        <w:rPr>
          <w:del w:id="1465" w:author="Joel Karr" w:date="2026-03-07T16:29:00Z" w16du:dateUtc="2026-03-07T22:29:00Z"/>
        </w:rPr>
      </w:pPr>
      <w:del w:id="1466" w:author="Joel Karr" w:date="2026-03-07T16:29:00Z" w16du:dateUtc="2026-03-07T22:29:00Z">
        <w:r w:rsidDel="003079AE">
          <w:delText>1. Treat decisions as closed objects</w:delText>
        </w:r>
        <w:r w:rsidDel="003079AE">
          <w:br/>
        </w:r>
      </w:del>
    </w:p>
    <w:p w14:paraId="316F2A1F" w14:textId="532C45E7" w:rsidR="00431041" w:rsidRPr="00431041" w:rsidDel="003079AE" w:rsidRDefault="00431041" w:rsidP="00431041">
      <w:pPr>
        <w:rPr>
          <w:del w:id="1467" w:author="Joel Karr" w:date="2026-03-07T16:29:00Z" w16du:dateUtc="2026-03-07T22:29:00Z"/>
        </w:rPr>
      </w:pPr>
      <w:del w:id="1468" w:author="Joel Karr" w:date="2026-03-07T16:29:00Z" w16du:dateUtc="2026-03-07T22:29:00Z">
        <w:r w:rsidDel="003079AE">
          <w:delText>A decision isn't a preference. It's a state change.</w:delText>
        </w:r>
      </w:del>
    </w:p>
    <w:p w14:paraId="10AFC407" w14:textId="024EC36A" w:rsidR="00431041" w:rsidRPr="00431041" w:rsidDel="003079AE" w:rsidRDefault="00431041" w:rsidP="00431041">
      <w:pPr>
        <w:rPr>
          <w:del w:id="1469" w:author="Joel Karr" w:date="2026-03-07T16:29:00Z" w16du:dateUtc="2026-03-07T22:29:00Z"/>
        </w:rPr>
      </w:pPr>
      <w:del w:id="1470" w:author="Joel Karr" w:date="2026-03-07T16:29:00Z" w16du:dateUtc="2026-03-07T22:29:00Z">
        <w:r w:rsidDel="003079AE">
          <w:delText>Once made, it moves from open to closed. Closed decisions are not debated. They are executed against. Reopening a decision requires invalidation, not discomfort.</w:delText>
        </w:r>
      </w:del>
    </w:p>
    <w:p w14:paraId="41FFEF13" w14:textId="265E2744" w:rsidR="00431041" w:rsidRPr="00431041" w:rsidDel="003079AE" w:rsidRDefault="00431041" w:rsidP="00431041">
      <w:pPr>
        <w:rPr>
          <w:del w:id="1471" w:author="Joel Karr" w:date="2026-03-07T16:29:00Z" w16du:dateUtc="2026-03-07T22:29:00Z"/>
        </w:rPr>
      </w:pPr>
      <w:del w:id="1472" w:author="Joel Karr" w:date="2026-03-07T16:29:00Z" w16du:dateUtc="2026-03-07T22:29:00Z">
        <w:r w:rsidDel="003079AE">
          <w:delText>If someone wants to revisit a decision, the burden of proof is on reopening—not on continuing. This shifts the default from "we could always change our minds" to "we proceed unless something has changed."</w:delText>
        </w:r>
      </w:del>
    </w:p>
    <w:p w14:paraId="12837E07" w14:textId="24A73859" w:rsidR="00431041" w:rsidRPr="00431041" w:rsidDel="003079AE" w:rsidRDefault="003325B2" w:rsidP="00431041">
      <w:pPr>
        <w:pStyle w:val="Heading4"/>
        <w:rPr>
          <w:del w:id="1473" w:author="Joel Karr" w:date="2026-03-07T16:29:00Z" w16du:dateUtc="2026-03-07T22:29:00Z"/>
        </w:rPr>
      </w:pPr>
      <w:del w:id="1474" w:author="Joel Karr" w:date="2026-03-07T16:29:00Z" w16du:dateUtc="2026-03-07T22:29:00Z">
        <w:r w:rsidDel="003079AE">
          <w:delText>2. Bind decisions to assumptions</w:delText>
        </w:r>
        <w:r w:rsidDel="003079AE">
          <w:br/>
        </w:r>
      </w:del>
    </w:p>
    <w:p w14:paraId="59868904" w14:textId="58FB216F" w:rsidR="00431041" w:rsidRPr="00431041" w:rsidDel="003079AE" w:rsidRDefault="00431041" w:rsidP="00431041">
      <w:pPr>
        <w:rPr>
          <w:del w:id="1475" w:author="Joel Karr" w:date="2026-03-07T16:29:00Z" w16du:dateUtc="2026-03-07T22:29:00Z"/>
        </w:rPr>
      </w:pPr>
      <w:del w:id="1476" w:author="Joel Karr" w:date="2026-03-07T16:29:00Z" w16du:dateUtc="2026-03-07T22:29:00Z">
        <w:r w:rsidDel="003079AE">
          <w:delText>Every decision is made against assumptions. Most teams keep those assumptions implicit, which makes every future concern sound like new information.</w:delText>
        </w:r>
      </w:del>
    </w:p>
    <w:p w14:paraId="19433A51" w14:textId="39450BB9" w:rsidR="00431041" w:rsidRPr="00431041" w:rsidDel="003079AE" w:rsidRDefault="00431041" w:rsidP="00431041">
      <w:pPr>
        <w:rPr>
          <w:del w:id="1477" w:author="Joel Karr" w:date="2026-03-07T16:29:00Z" w16du:dateUtc="2026-03-07T22:29:00Z"/>
        </w:rPr>
      </w:pPr>
      <w:del w:id="1478" w:author="Joel Karr" w:date="2026-03-07T16:29:00Z" w16du:dateUtc="2026-03-07T22:29:00Z">
        <w:r w:rsidDel="003079AE">
          <w:delText>Make assumptions explicit at the moment of decision. What traffic do we expect? What's our team capacity? What's the delivery timeline? What are the business priorities?</w:delText>
        </w:r>
      </w:del>
    </w:p>
    <w:p w14:paraId="4321036D" w14:textId="22FB7328" w:rsidR="00431041" w:rsidRPr="00431041" w:rsidDel="003079AE" w:rsidRDefault="00431041" w:rsidP="00431041">
      <w:pPr>
        <w:rPr>
          <w:del w:id="1479" w:author="Joel Karr" w:date="2026-03-07T16:29:00Z" w16du:dateUtc="2026-03-07T22:29:00Z"/>
        </w:rPr>
      </w:pPr>
      <w:del w:id="1480" w:author="Joel Karr" w:date="2026-03-07T16:29:00Z" w16du:dateUtc="2026-03-07T22:29:00Z">
        <w:r w:rsidDel="003079AE">
          <w:delText>Then use a simple test when someone wants to reopen: which assumption has changed?</w:delText>
        </w:r>
      </w:del>
    </w:p>
    <w:p w14:paraId="3DFA2D7B" w14:textId="20E58466" w:rsidR="00431041" w:rsidRPr="00431041" w:rsidDel="003079AE" w:rsidRDefault="00431041" w:rsidP="00431041">
      <w:pPr>
        <w:rPr>
          <w:del w:id="1481" w:author="Joel Karr" w:date="2026-03-07T16:29:00Z" w16du:dateUtc="2026-03-07T22:29:00Z"/>
        </w:rPr>
      </w:pPr>
      <w:del w:id="1482" w:author="Joel Karr" w:date="2026-03-07T16:29:00Z" w16du:dateUtc="2026-03-07T22:29:00Z">
        <w:r w:rsidDel="003079AE">
          <w:delText>If none have, the decision stands. This moves the conversation from opinions to evidence. It also protects the team from the person who simply doesn't like the outcome and keeps searching for new angles to relitigate it.</w:delText>
        </w:r>
      </w:del>
    </w:p>
    <w:p w14:paraId="41AFB022" w14:textId="51AD13B9" w:rsidR="00431041" w:rsidRPr="00431041" w:rsidDel="003079AE" w:rsidRDefault="003325B2" w:rsidP="00431041">
      <w:pPr>
        <w:pStyle w:val="Heading4"/>
        <w:rPr>
          <w:del w:id="1483" w:author="Joel Karr" w:date="2026-03-07T16:29:00Z" w16du:dateUtc="2026-03-07T22:29:00Z"/>
        </w:rPr>
      </w:pPr>
      <w:del w:id="1484" w:author="Joel Karr" w:date="2026-03-07T16:29:00Z" w16du:dateUtc="2026-03-07T22:29:00Z">
        <w:r w:rsidDel="003079AE">
          <w:delText>3. Protect decisions from fatigue</w:delText>
        </w:r>
        <w:r w:rsidDel="003079AE">
          <w:br/>
        </w:r>
      </w:del>
    </w:p>
    <w:p w14:paraId="0C04EA23" w14:textId="16B0ABB2" w:rsidR="00431041" w:rsidRPr="00431041" w:rsidDel="003079AE" w:rsidRDefault="00431041" w:rsidP="00431041">
      <w:pPr>
        <w:rPr>
          <w:del w:id="1485" w:author="Joel Karr" w:date="2026-03-07T16:29:00Z" w16du:dateUtc="2026-03-07T22:29:00Z"/>
        </w:rPr>
      </w:pPr>
      <w:del w:id="1486" w:author="Joel Karr" w:date="2026-03-07T16:29:00Z" w16du:dateUtc="2026-03-07T22:29:00Z">
        <w:r w:rsidDel="003079AE">
          <w:delText>Even with clear ownership and explicit assumptions, decisions face another threat: exhaustion.</w:delText>
        </w:r>
      </w:del>
    </w:p>
    <w:p w14:paraId="3396F5C4" w14:textId="2375E6AF" w:rsidR="00431041" w:rsidRPr="00431041" w:rsidDel="003079AE" w:rsidRDefault="00431041" w:rsidP="00431041">
      <w:pPr>
        <w:rPr>
          <w:del w:id="1487" w:author="Joel Karr" w:date="2026-03-07T16:29:00Z" w16du:dateUtc="2026-03-07T22:29:00Z"/>
        </w:rPr>
      </w:pPr>
      <w:del w:id="1488" w:author="Joel Karr" w:date="2026-03-07T16:29:00Z" w16du:dateUtc="2026-03-07T22:29:00Z">
        <w:r w:rsidDel="003079AE">
          <w:lastRenderedPageBreak/>
          <w:delText>Many pivots don't happen because the decision was wrong. They happen because the team got tired.</w:delText>
        </w:r>
      </w:del>
    </w:p>
    <w:p w14:paraId="415F2AC2" w14:textId="3FF38307" w:rsidR="00431041" w:rsidRPr="00431041" w:rsidDel="003079AE" w:rsidRDefault="00431041" w:rsidP="00431041">
      <w:pPr>
        <w:rPr>
          <w:del w:id="1489" w:author="Joel Karr" w:date="2026-03-07T16:29:00Z" w16du:dateUtc="2026-03-07T22:29:00Z"/>
        </w:rPr>
      </w:pPr>
      <w:del w:id="1490" w:author="Joel Karr" w:date="2026-03-07T16:29:00Z" w16du:dateUtc="2026-03-07T22:29:00Z">
        <w:r w:rsidDel="003079AE">
          <w:delText>Fatigue is not information.</w:delText>
        </w:r>
      </w:del>
    </w:p>
    <w:p w14:paraId="7AF8240C" w14:textId="3920F6B0" w:rsidR="00431041" w:rsidRPr="00431041" w:rsidDel="003079AE" w:rsidRDefault="00431041" w:rsidP="00431041">
      <w:pPr>
        <w:rPr>
          <w:del w:id="1491" w:author="Joel Karr" w:date="2026-03-07T16:29:00Z" w16du:dateUtc="2026-03-07T22:29:00Z"/>
        </w:rPr>
      </w:pPr>
      <w:del w:id="1492" w:author="Joel Karr" w:date="2026-03-07T16:29:00Z" w16du:dateUtc="2026-03-07T22:29:00Z">
        <w:r w:rsidDel="003079AE">
          <w:delText>If a decision can be overturned by repetition, it was never actually made. It was deferred. The team in the dependency injection story didn't change their minds because new evidence emerged. They changed their minds because one person kept bringing it up and everyone else ran out of energy to resist.</w:delText>
        </w:r>
      </w:del>
    </w:p>
    <w:p w14:paraId="1C8BDCD1" w14:textId="071FEACB" w:rsidR="00431041" w:rsidRPr="00431041" w:rsidDel="003079AE" w:rsidRDefault="00431041" w:rsidP="00431041">
      <w:pPr>
        <w:rPr>
          <w:del w:id="1493" w:author="Joel Karr" w:date="2026-03-07T16:29:00Z" w16du:dateUtc="2026-03-07T22:29:00Z"/>
        </w:rPr>
      </w:pPr>
      <w:del w:id="1494" w:author="Joel Karr" w:date="2026-03-07T16:29:00Z" w16du:dateUtc="2026-03-07T22:29:00Z">
        <w:r w:rsidDel="003079AE">
          <w:delText>Strong teams don't reward persistence with reversals. They reward evidence.</w:delText>
        </w:r>
      </w:del>
    </w:p>
    <w:p w14:paraId="3CA30C87" w14:textId="1F7D8A1F" w:rsidR="00431041" w:rsidRPr="00431041" w:rsidDel="003079AE" w:rsidRDefault="00431041" w:rsidP="00431041">
      <w:pPr>
        <w:rPr>
          <w:del w:id="1495" w:author="Joel Karr" w:date="2026-03-07T16:29:00Z" w16du:dateUtc="2026-03-07T22:29:00Z"/>
        </w:rPr>
      </w:pPr>
      <w:del w:id="1496" w:author="Joel Karr" w:date="2026-03-07T16:29:00Z" w16du:dateUtc="2026-03-07T22:29:00Z">
        <w:r w:rsidDel="003079AE">
          <w:delText>This requires recognizing the difference between someone who has new information and someone who simply hasn't accepted the outcome. The first deserves a hearing. The second needs to be told, clearly and kindly, that the decision has been made.</w:delText>
        </w:r>
      </w:del>
    </w:p>
    <w:p w14:paraId="56245F46" w14:textId="725469BB" w:rsidR="00431041" w:rsidRPr="00431041" w:rsidDel="003079AE" w:rsidRDefault="003325B2" w:rsidP="003325B2">
      <w:pPr>
        <w:pStyle w:val="Heading4"/>
        <w:rPr>
          <w:del w:id="1497" w:author="Joel Karr" w:date="2026-03-07T16:29:00Z" w16du:dateUtc="2026-03-07T22:29:00Z"/>
        </w:rPr>
      </w:pPr>
      <w:del w:id="1498" w:author="Joel Karr" w:date="2026-03-07T16:29:00Z" w16du:dateUtc="2026-03-07T22:29:00Z">
        <w:r w:rsidDel="003079AE">
          <w:delText>4. Change the language</w:delText>
        </w:r>
        <w:r w:rsidDel="003079AE">
          <w:br/>
        </w:r>
      </w:del>
    </w:p>
    <w:p w14:paraId="4C67DE2A" w14:textId="7C583314" w:rsidR="00431041" w:rsidRPr="00431041" w:rsidDel="003079AE" w:rsidRDefault="00431041" w:rsidP="00431041">
      <w:pPr>
        <w:rPr>
          <w:del w:id="1499" w:author="Joel Karr" w:date="2026-03-07T16:29:00Z" w16du:dateUtc="2026-03-07T22:29:00Z"/>
        </w:rPr>
      </w:pPr>
      <w:del w:id="1500" w:author="Joel Karr" w:date="2026-03-07T16:29:00Z" w16du:dateUtc="2026-03-07T22:29:00Z">
        <w:r w:rsidDel="003079AE">
          <w:delText>Listen for phrases that quietly reopen decisions:</w:delText>
        </w:r>
      </w:del>
    </w:p>
    <w:p w14:paraId="47C2D403" w14:textId="1CB50FA6" w:rsidR="00431041" w:rsidRPr="00431041" w:rsidDel="003079AE" w:rsidRDefault="00431041" w:rsidP="00431041">
      <w:pPr>
        <w:rPr>
          <w:del w:id="1501" w:author="Joel Karr" w:date="2026-03-07T16:29:00Z" w16du:dateUtc="2026-03-07T22:29:00Z"/>
        </w:rPr>
      </w:pPr>
      <w:del w:id="1502" w:author="Joel Karr" w:date="2026-03-07T16:29:00Z" w16du:dateUtc="2026-03-07T22:29:00Z">
        <w:r w:rsidDel="003079AE">
          <w:delText>"I'm still thinking about..." "I just want to sanity check..." "Before we go too far..."</w:delText>
        </w:r>
      </w:del>
    </w:p>
    <w:p w14:paraId="184C605E" w14:textId="762EF22D" w:rsidR="00431041" w:rsidRPr="00431041" w:rsidDel="003079AE" w:rsidRDefault="00431041" w:rsidP="00431041">
      <w:pPr>
        <w:rPr>
          <w:del w:id="1503" w:author="Joel Karr" w:date="2026-03-07T16:29:00Z" w16du:dateUtc="2026-03-07T22:29:00Z"/>
        </w:rPr>
      </w:pPr>
      <w:del w:id="1504" w:author="Joel Karr" w:date="2026-03-07T16:29:00Z" w16du:dateUtc="2026-03-07T22:29:00Z">
        <w:r w:rsidDel="003079AE">
          <w:delText>These phrases sound reasonable. They're framed as caution or thoroughness. But they function as reopening mechanisms. They signal that the decision isn't really closed, that there's still room to relitigate.</w:delText>
        </w:r>
      </w:del>
    </w:p>
    <w:p w14:paraId="4519B17E" w14:textId="5D000952" w:rsidR="00431041" w:rsidRPr="00431041" w:rsidDel="003079AE" w:rsidRDefault="00431041" w:rsidP="00431041">
      <w:pPr>
        <w:rPr>
          <w:del w:id="1505" w:author="Joel Karr" w:date="2026-03-07T16:29:00Z" w16du:dateUtc="2026-03-07T22:29:00Z"/>
        </w:rPr>
      </w:pPr>
      <w:del w:id="1506" w:author="Joel Karr" w:date="2026-03-07T16:29:00Z" w16du:dateUtc="2026-03-07T22:29:00Z">
        <w:r w:rsidDel="003079AE">
          <w:delText>Replace them with language that reinforces commitment:</w:delText>
        </w:r>
      </w:del>
    </w:p>
    <w:p w14:paraId="05BB0339" w14:textId="74524C90" w:rsidR="00431041" w:rsidRPr="00431041" w:rsidDel="003079AE" w:rsidRDefault="00431041" w:rsidP="00431041">
      <w:pPr>
        <w:rPr>
          <w:del w:id="1507" w:author="Joel Karr" w:date="2026-03-07T16:29:00Z" w16du:dateUtc="2026-03-07T22:29:00Z"/>
        </w:rPr>
      </w:pPr>
      <w:del w:id="1508" w:author="Joel Karr" w:date="2026-03-07T16:29:00Z" w16du:dateUtc="2026-03-07T22:29:00Z">
        <w:r w:rsidDel="003079AE">
          <w:delText>"Given our decision..." "Assuming our earlier call still holds..." "Unless a new constraint has emerged..."</w:delText>
        </w:r>
      </w:del>
    </w:p>
    <w:p w14:paraId="72774A04" w14:textId="5FA7B4A2" w:rsidR="00431041" w:rsidRPr="00431041" w:rsidDel="003079AE" w:rsidRDefault="00431041" w:rsidP="00431041">
      <w:pPr>
        <w:rPr>
          <w:del w:id="1509" w:author="Joel Karr" w:date="2026-03-07T16:29:00Z" w16du:dateUtc="2026-03-07T22:29:00Z"/>
        </w:rPr>
      </w:pPr>
      <w:del w:id="1510" w:author="Joel Karr" w:date="2026-03-07T16:29:00Z" w16du:dateUtc="2026-03-07T22:29:00Z">
        <w:r w:rsidDel="003079AE">
          <w:delText>Language is the enforcement mechanism. Teams that re-decide constantly almost always sound like they're still deciding. Teams that execute with confidence sound like they've already decided. The words come first. The behavior follows.</w:delText>
        </w:r>
      </w:del>
    </w:p>
    <w:p w14:paraId="655F7103" w14:textId="76E7CE59" w:rsidR="00431041" w:rsidRPr="00431041" w:rsidRDefault="00431041" w:rsidP="00431041"/>
    <w:p w14:paraId="197F8025" w14:textId="34BAA749" w:rsidR="00431041" w:rsidRPr="00431041" w:rsidRDefault="00431041" w:rsidP="00431041">
      <w:pPr>
        <w:pStyle w:val="Heading3"/>
      </w:pPr>
      <w:bookmarkStart w:id="1511" w:name="_Toc223725712"/>
      <w:commentRangeStart w:id="1512"/>
      <w:r>
        <w:t xml:space="preserve">Back to the </w:t>
      </w:r>
      <w:del w:id="1513" w:author="Joel Karr" w:date="2026-03-07T16:53:00Z" w16du:dateUtc="2026-03-07T22:53:00Z">
        <w:r w:rsidDel="006D3152">
          <w:delText>Whiteboard</w:delText>
        </w:r>
        <w:commentRangeEnd w:id="1512"/>
        <w:r w:rsidDel="006D3152">
          <w:rPr>
            <w:rStyle w:val="CommentReference"/>
            <w:sz w:val="28"/>
            <w:szCs w:val="28"/>
          </w:rPr>
          <w:commentReference w:id="1512"/>
        </w:r>
      </w:del>
      <w:bookmarkEnd w:id="1511"/>
      <w:ins w:id="1514" w:author="Joel Karr" w:date="2026-03-07T16:53:00Z" w16du:dateUtc="2026-03-07T22:53:00Z">
        <w:r w:rsidR="006D3152">
          <w:t>Decision</w:t>
        </w:r>
      </w:ins>
    </w:p>
    <w:p w14:paraId="4B63CF2D" w14:textId="6E5C6F95" w:rsidR="00431041" w:rsidRPr="00431041" w:rsidDel="006D3152" w:rsidRDefault="00431041" w:rsidP="00431041">
      <w:pPr>
        <w:rPr>
          <w:del w:id="1515" w:author="Joel Karr" w:date="2026-03-07T16:53:00Z" w16du:dateUtc="2026-03-07T22:53:00Z"/>
        </w:rPr>
      </w:pPr>
      <w:del w:id="1516" w:author="Joel Karr" w:date="2026-03-07T16:53:00Z" w16du:dateUtc="2026-03-07T22:53:00Z">
        <w:r w:rsidDel="006D3152">
          <w:delText>The dependency injection debate could have ended differently.</w:delText>
        </w:r>
      </w:del>
    </w:p>
    <w:p w14:paraId="4F0FD2FB" w14:textId="66BFE9BC" w:rsidR="00431041" w:rsidRPr="00431041" w:rsidDel="006D3152" w:rsidRDefault="00431041" w:rsidP="00431041">
      <w:pPr>
        <w:rPr>
          <w:del w:id="1517" w:author="Joel Karr" w:date="2026-03-07T16:53:00Z" w16du:dateUtc="2026-03-07T22:53:00Z"/>
        </w:rPr>
      </w:pPr>
      <w:del w:id="1518" w:author="Joel Karr" w:date="2026-03-07T16:53:00Z" w16du:dateUtc="2026-03-07T22:53:00Z">
        <w:r w:rsidDel="006D3152">
          <w:delText xml:space="preserve">Imagine the team had made the decision with explicit assumptions: we expect moderate traffic growth, we have three engineers available, we need to ship in six weeks, and the business priority is stability over flexibility. They named an owner. They stated the durability </w:delText>
        </w:r>
        <w:r w:rsidDel="006D3152">
          <w:lastRenderedPageBreak/>
          <w:delText>rule: unless our traffic projections change significantly or we lose a team member, we proceed with this approach.</w:delText>
        </w:r>
      </w:del>
    </w:p>
    <w:p w14:paraId="2D1DB4A9" w14:textId="4353A698" w:rsidR="00431041" w:rsidRPr="00431041" w:rsidDel="006D3152" w:rsidRDefault="00431041" w:rsidP="00431041">
      <w:pPr>
        <w:rPr>
          <w:del w:id="1519" w:author="Joel Karr" w:date="2026-03-07T16:53:00Z" w16du:dateUtc="2026-03-07T22:53:00Z"/>
        </w:rPr>
      </w:pPr>
      <w:del w:id="1520" w:author="Joel Karr" w:date="2026-03-07T16:53:00Z" w16du:dateUtc="2026-03-07T22:53:00Z">
        <w:r w:rsidDel="006D3152">
          <w:delText>Two sprints later, when the same engineer raised concerns, the team lead could have asked a simple question: "Which assumption has changed?"</w:delText>
        </w:r>
      </w:del>
    </w:p>
    <w:p w14:paraId="67A88A30" w14:textId="3755F8D0" w:rsidR="00431041" w:rsidRPr="00431041" w:rsidDel="006D3152" w:rsidRDefault="00431041" w:rsidP="00431041">
      <w:pPr>
        <w:rPr>
          <w:del w:id="1521" w:author="Joel Karr" w:date="2026-03-07T16:53:00Z" w16du:dateUtc="2026-03-07T22:53:00Z"/>
        </w:rPr>
      </w:pPr>
      <w:del w:id="1522" w:author="Joel Karr" w:date="2026-03-07T16:53:00Z" w16du:dateUtc="2026-03-07T22:53:00Z">
        <w:r w:rsidDel="006D3152">
          <w:delText>If the answer was none, the conversation would have been short. Not dismissive—just clear. The decision was made. The criteria for reopening weren't met. Time to execute.</w:delText>
        </w:r>
      </w:del>
    </w:p>
    <w:p w14:paraId="47CA48A0" w14:textId="76783E30" w:rsidR="00431041" w:rsidRPr="00431041" w:rsidDel="006D3152" w:rsidRDefault="00431041" w:rsidP="00431041">
      <w:pPr>
        <w:rPr>
          <w:del w:id="1523" w:author="Joel Karr" w:date="2026-03-07T16:53:00Z" w16du:dateUtc="2026-03-07T22:53:00Z"/>
        </w:rPr>
      </w:pPr>
      <w:del w:id="1524" w:author="Joel Karr" w:date="2026-03-07T16:53:00Z" w16du:dateUtc="2026-03-07T22:53:00Z">
        <w:r w:rsidDel="006D3152">
          <w:delText>The engineer might have been frustrated. But the team would have preserved their momentum. They would have shipped with the original approach, learned from it, and made future decisions with real data instead of hypothetical concerns.</w:delText>
        </w:r>
      </w:del>
    </w:p>
    <w:p w14:paraId="3650FF43" w14:textId="7D90D914" w:rsidR="00431041" w:rsidRPr="00431041" w:rsidDel="006D3152" w:rsidRDefault="00431041" w:rsidP="00431041">
      <w:pPr>
        <w:rPr>
          <w:del w:id="1525" w:author="Joel Karr" w:date="2026-03-07T16:53:00Z" w16du:dateUtc="2026-03-07T22:53:00Z"/>
        </w:rPr>
      </w:pPr>
      <w:del w:id="1526" w:author="Joel Karr" w:date="2026-03-07T16:53:00Z" w16du:dateUtc="2026-03-07T22:53:00Z">
        <w:r w:rsidDel="006D3152">
          <w:delText>Instead, they spent weeks reworking code that was already written. They created inconsistency across their codebase. And they taught everyone on the team that persistence beats evidence.</w:delText>
        </w:r>
      </w:del>
    </w:p>
    <w:p w14:paraId="5C5D7EB6" w14:textId="3E9DC6FF" w:rsidR="00431041" w:rsidRPr="00431041" w:rsidDel="006D3152" w:rsidRDefault="00431041" w:rsidP="00431041">
      <w:pPr>
        <w:rPr>
          <w:del w:id="1527" w:author="Joel Karr" w:date="2026-03-07T16:53:00Z" w16du:dateUtc="2026-03-07T22:53:00Z"/>
        </w:rPr>
      </w:pPr>
      <w:del w:id="1528" w:author="Joel Karr" w:date="2026-03-07T16:53:00Z" w16du:dateUtc="2026-03-07T22:53:00Z">
        <w:r w:rsidDel="006D3152">
          <w:delText>That's the real cost of re-deciding. Not just the rework. Not just the lost time. It's the message it sends about how decisions work on this team.</w:delText>
        </w:r>
      </w:del>
    </w:p>
    <w:p w14:paraId="09D2F000" w14:textId="6DAA9C0E" w:rsidR="00431041" w:rsidRPr="00431041" w:rsidDel="006D3152" w:rsidRDefault="00431041" w:rsidP="00431041">
      <w:pPr>
        <w:rPr>
          <w:del w:id="1529" w:author="Joel Karr" w:date="2026-03-07T16:53:00Z" w16du:dateUtc="2026-03-07T22:53:00Z"/>
        </w:rPr>
      </w:pPr>
      <w:del w:id="1530" w:author="Joel Karr" w:date="2026-03-07T16:53:00Z" w16du:dateUtc="2026-03-07T22:53:00Z">
        <w:r w:rsidDel="006D3152">
          <w:delText>If decisions can be overturned by repetition, people stop committing. They hedge. They wait to see which way the wind blows. They learn that the safest move is to keep their options open because nothing is ever really final.</w:delText>
        </w:r>
      </w:del>
    </w:p>
    <w:p w14:paraId="7C4DE858" w14:textId="1D6287FC" w:rsidR="00431041" w:rsidRPr="00431041" w:rsidDel="006D3152" w:rsidRDefault="00431041" w:rsidP="00431041">
      <w:pPr>
        <w:rPr>
          <w:del w:id="1531" w:author="Joel Karr" w:date="2026-03-07T16:53:00Z" w16du:dateUtc="2026-03-07T22:53:00Z"/>
        </w:rPr>
      </w:pPr>
      <w:del w:id="1532" w:author="Joel Karr" w:date="2026-03-07T16:53:00Z" w16du:dateUtc="2026-03-07T22:53:00Z">
        <w:r w:rsidDel="006D3152">
          <w:delText>Teams don't fail because they make bad decisions. They fail because they never let their decisions become stable enough to build on.</w:delText>
        </w:r>
      </w:del>
    </w:p>
    <w:p w14:paraId="53D76896" w14:textId="06416D42" w:rsidR="00431041" w:rsidDel="006D3152" w:rsidRDefault="00431041" w:rsidP="00431041">
      <w:pPr>
        <w:rPr>
          <w:del w:id="1533" w:author="Joel Karr" w:date="2026-03-07T16:53:00Z" w16du:dateUtc="2026-03-07T22:53:00Z"/>
        </w:rPr>
      </w:pPr>
      <w:del w:id="1534" w:author="Joel Karr" w:date="2026-03-07T16:53:00Z" w16du:dateUtc="2026-03-07T22:53:00Z">
        <w:r w:rsidDel="006D3152">
          <w:delText>Make the decision. Bind it to assumptions. Name an owner. Protect it from fatigue. And then let it do its job.</w:delText>
        </w:r>
      </w:del>
    </w:p>
    <w:p w14:paraId="225DF421" w14:textId="77777777" w:rsidR="006D3152" w:rsidRPr="006D3152" w:rsidRDefault="006D3152" w:rsidP="006D3152">
      <w:pPr>
        <w:rPr>
          <w:ins w:id="1535" w:author="Joel Karr" w:date="2026-03-07T16:53:00Z"/>
        </w:rPr>
      </w:pPr>
      <w:ins w:id="1536" w:author="Joel Karr" w:date="2026-03-07T16:53:00Z">
        <w:r w:rsidRPr="006D3152">
          <w:t>The Redwood migration could have gone differently.</w:t>
        </w:r>
      </w:ins>
    </w:p>
    <w:p w14:paraId="096B5515" w14:textId="7C269DE4" w:rsidR="006D3152" w:rsidRPr="006D3152" w:rsidRDefault="006D3152" w:rsidP="006D3152">
      <w:pPr>
        <w:rPr>
          <w:ins w:id="1537" w:author="Joel Karr" w:date="2026-03-07T16:53:00Z"/>
        </w:rPr>
      </w:pPr>
      <w:ins w:id="1538" w:author="Joel Karr" w:date="2026-03-07T16:53:00Z">
        <w:r w:rsidRPr="006D3152">
          <w:t xml:space="preserve">Imagine Chris's team had made the decision with explicit assumptions: the in-memory queues can't handle post-acquisition volume, Azure Service Bus passed our proof of concept, and the business priority is stability during transition. </w:t>
        </w:r>
      </w:ins>
    </w:p>
    <w:p w14:paraId="75ABB7DB" w14:textId="77777777" w:rsidR="006D3152" w:rsidRPr="006D3152" w:rsidRDefault="006D3152" w:rsidP="006D3152">
      <w:pPr>
        <w:rPr>
          <w:ins w:id="1539" w:author="Joel Karr" w:date="2026-03-07T16:53:00Z"/>
        </w:rPr>
      </w:pPr>
      <w:ins w:id="1540" w:author="Joel Karr" w:date="2026-03-07T16:53:00Z">
        <w:r w:rsidRPr="006D3152">
          <w:t>Two weeks later, when the senior engineer raised concerns about message ordering, Chris could have asked a simple question: "Which assumption has changed?"</w:t>
        </w:r>
      </w:ins>
    </w:p>
    <w:p w14:paraId="57B9335C" w14:textId="77777777" w:rsidR="006D3152" w:rsidRPr="006D3152" w:rsidRDefault="006D3152" w:rsidP="006D3152">
      <w:pPr>
        <w:rPr>
          <w:ins w:id="1541" w:author="Joel Karr" w:date="2026-03-07T16:53:00Z"/>
        </w:rPr>
      </w:pPr>
      <w:ins w:id="1542" w:author="Joel Karr" w:date="2026-03-07T16:53:00Z">
        <w:r w:rsidRPr="006D3152">
          <w:t xml:space="preserve">If the answer was </w:t>
        </w:r>
        <w:proofErr w:type="gramStart"/>
        <w:r w:rsidRPr="006D3152">
          <w:t>none</w:t>
        </w:r>
        <w:proofErr w:type="gramEnd"/>
        <w:r w:rsidRPr="006D3152">
          <w:t>, the conversation would have been short. Not dismissive, just clear. The decision was made. The criteria for reopening weren't met. Time to execute.</w:t>
        </w:r>
      </w:ins>
    </w:p>
    <w:p w14:paraId="76F4325A" w14:textId="77777777" w:rsidR="006D3152" w:rsidRPr="006D3152" w:rsidRDefault="006D3152" w:rsidP="006D3152">
      <w:pPr>
        <w:rPr>
          <w:ins w:id="1543" w:author="Joel Karr" w:date="2026-03-07T16:53:00Z"/>
        </w:rPr>
      </w:pPr>
      <w:ins w:id="1544" w:author="Joel Karr" w:date="2026-03-07T16:53:00Z">
        <w:r w:rsidRPr="006D3152">
          <w:t xml:space="preserve">The engineer might have been frustrated. But the team would have preserved their momentum. They would have completed the API layer, </w:t>
        </w:r>
        <w:proofErr w:type="gramStart"/>
        <w:r w:rsidRPr="006D3152">
          <w:t>migrated</w:t>
        </w:r>
        <w:proofErr w:type="gramEnd"/>
        <w:r w:rsidRPr="006D3152">
          <w:t xml:space="preserve"> the first queue, and made future decisions with real production data instead of hypothetical concerns.</w:t>
        </w:r>
      </w:ins>
    </w:p>
    <w:p w14:paraId="113C900C" w14:textId="29524567" w:rsidR="006D3152" w:rsidRPr="006D3152" w:rsidRDefault="006D3152" w:rsidP="006D3152">
      <w:pPr>
        <w:rPr>
          <w:ins w:id="1545" w:author="Joel Karr" w:date="2026-03-07T16:53:00Z"/>
        </w:rPr>
      </w:pPr>
      <w:ins w:id="1546" w:author="Joel Karr" w:date="2026-03-07T16:53:00Z">
        <w:r w:rsidRPr="006D3152">
          <w:lastRenderedPageBreak/>
          <w:t xml:space="preserve">Instead, the </w:t>
        </w:r>
      </w:ins>
      <w:ins w:id="1547" w:author="Joel Karr" w:date="2026-03-07T17:02:00Z" w16du:dateUtc="2026-03-07T23:02:00Z">
        <w:r w:rsidR="0060740A">
          <w:t>project</w:t>
        </w:r>
      </w:ins>
      <w:ins w:id="1548" w:author="Joel Karr" w:date="2026-03-07T16:53:00Z">
        <w:r w:rsidRPr="006D3152">
          <w:t xml:space="preserve"> stalled for weeks. Engineers who had been building with confidence started hedging. The careful, incremental plan that Chris had designed</w:t>
        </w:r>
      </w:ins>
      <w:ins w:id="1549" w:author="Joel Karr" w:date="2026-03-07T17:02:00Z" w16du:dateUtc="2026-03-07T23:02:00Z">
        <w:r w:rsidR="0060740A">
          <w:t xml:space="preserve">, </w:t>
        </w:r>
      </w:ins>
      <w:ins w:id="1550" w:author="Joel Karr" w:date="2026-03-07T16:53:00Z">
        <w:r w:rsidRPr="006D3152">
          <w:t>the one that specifically minimized risk by allowing the team to swap one queue at a time</w:t>
        </w:r>
      </w:ins>
      <w:ins w:id="1551" w:author="Joel Karr" w:date="2026-03-07T17:02:00Z" w16du:dateUtc="2026-03-07T23:02:00Z">
        <w:r w:rsidR="0060740A">
          <w:t>,</w:t>
        </w:r>
      </w:ins>
      <w:ins w:id="1552" w:author="Joel Karr" w:date="2026-03-07T16:53:00Z">
        <w:r w:rsidRPr="006D3152">
          <w:t xml:space="preserve"> was undermined by the team's inability to </w:t>
        </w:r>
        <w:proofErr w:type="gramStart"/>
        <w:r w:rsidRPr="006D3152">
          <w:t>let</w:t>
        </w:r>
        <w:proofErr w:type="gramEnd"/>
        <w:r w:rsidRPr="006D3152">
          <w:t xml:space="preserve"> a good </w:t>
        </w:r>
        <w:proofErr w:type="gramStart"/>
        <w:r w:rsidRPr="006D3152">
          <w:t>decision stay</w:t>
        </w:r>
        <w:proofErr w:type="gramEnd"/>
        <w:r w:rsidRPr="006D3152">
          <w:t xml:space="preserve"> </w:t>
        </w:r>
        <w:proofErr w:type="gramStart"/>
        <w:r w:rsidRPr="006D3152">
          <w:t>decided</w:t>
        </w:r>
        <w:proofErr w:type="gramEnd"/>
        <w:r w:rsidRPr="006D3152">
          <w:t>, not by anything wrong with the architecture itself.</w:t>
        </w:r>
      </w:ins>
    </w:p>
    <w:p w14:paraId="5B6EDED2" w14:textId="77777777" w:rsidR="006D3152" w:rsidRPr="006D3152" w:rsidRDefault="006D3152" w:rsidP="006D3152">
      <w:pPr>
        <w:rPr>
          <w:ins w:id="1553" w:author="Joel Karr" w:date="2026-03-07T16:53:00Z"/>
        </w:rPr>
      </w:pPr>
      <w:ins w:id="1554" w:author="Joel Karr" w:date="2026-03-07T16:53:00Z">
        <w:r w:rsidRPr="006D3152">
          <w:t>The cost goes deeper than the rework or the lost time. It's the message it sends about how decisions work on this team.</w:t>
        </w:r>
      </w:ins>
    </w:p>
    <w:p w14:paraId="4766FC8C" w14:textId="77777777" w:rsidR="006D3152" w:rsidRPr="006D3152" w:rsidRDefault="006D3152" w:rsidP="006D3152">
      <w:pPr>
        <w:rPr>
          <w:ins w:id="1555" w:author="Joel Karr" w:date="2026-03-07T16:53:00Z"/>
        </w:rPr>
      </w:pPr>
      <w:ins w:id="1556" w:author="Joel Karr" w:date="2026-03-07T16:53:00Z">
        <w:r w:rsidRPr="006D3152">
          <w:t xml:space="preserve">If decisions can be overturned by repetition, people stop committing. They start hedging, waiting to see which way the wind blows, learning that the safest move is to keep their options open because nothing is ever </w:t>
        </w:r>
        <w:proofErr w:type="gramStart"/>
        <w:r w:rsidRPr="006D3152">
          <w:t>really final</w:t>
        </w:r>
        <w:proofErr w:type="gramEnd"/>
        <w:r w:rsidRPr="006D3152">
          <w:t>.</w:t>
        </w:r>
      </w:ins>
    </w:p>
    <w:p w14:paraId="54F37407" w14:textId="77777777" w:rsidR="006D3152" w:rsidRPr="006D3152" w:rsidRDefault="006D3152" w:rsidP="006D3152">
      <w:pPr>
        <w:rPr>
          <w:ins w:id="1557" w:author="Joel Karr" w:date="2026-03-07T16:53:00Z"/>
        </w:rPr>
      </w:pPr>
      <w:ins w:id="1558" w:author="Joel Karr" w:date="2026-03-07T16:53:00Z">
        <w:r w:rsidRPr="006D3152">
          <w:t>Teams are far more likely to fail from reopening good decisions than from making bad ones.</w:t>
        </w:r>
      </w:ins>
    </w:p>
    <w:p w14:paraId="20A54C83" w14:textId="77777777" w:rsidR="006D3152" w:rsidRDefault="006D3152" w:rsidP="00431041">
      <w:pPr>
        <w:rPr>
          <w:ins w:id="1559" w:author="Joel Karr" w:date="2026-03-07T16:53:00Z" w16du:dateUtc="2026-03-07T22:53:00Z"/>
        </w:rPr>
      </w:pPr>
    </w:p>
    <w:p w14:paraId="5C4EC77A" w14:textId="7B0DF901" w:rsidR="000B6764" w:rsidRDefault="000B6764">
      <w:r>
        <w:br w:type="page"/>
      </w:r>
    </w:p>
    <w:p w14:paraId="6216A228" w14:textId="77777777" w:rsidR="000B6764" w:rsidRPr="00431041" w:rsidRDefault="000B6764" w:rsidP="00431041"/>
    <w:p w14:paraId="27618FCA" w14:textId="0E39435E" w:rsidR="00C50EF8" w:rsidRDefault="00C50EF8" w:rsidP="00FA36F3">
      <w:pPr>
        <w:pStyle w:val="Heading2"/>
      </w:pPr>
      <w:bookmarkStart w:id="1560" w:name="_Toc223725713"/>
      <w:commentRangeStart w:id="1561"/>
      <w:del w:id="1562" w:author="Joel Karr" w:date="2026-03-07T17:04:00Z" w16du:dateUtc="2026-03-07T23:04:00Z">
        <w:r w:rsidDel="00C91856">
          <w:delText>Eleven</w:delText>
        </w:r>
      </w:del>
      <w:bookmarkEnd w:id="1560"/>
      <w:ins w:id="1563" w:author="Joel Karr" w:date="2026-03-07T17:04:00Z" w16du:dateUtc="2026-03-07T23:04:00Z">
        <w:r w:rsidR="00C91856">
          <w:t>Ten</w:t>
        </w:r>
      </w:ins>
    </w:p>
    <w:p w14:paraId="5FAC7B93" w14:textId="64D5EDF4" w:rsidR="00431041" w:rsidRDefault="00DC5E3B" w:rsidP="00FA36F3">
      <w:pPr>
        <w:pStyle w:val="Heading2"/>
      </w:pPr>
      <w:bookmarkStart w:id="1564" w:name="_Toc223725714"/>
      <w:commentRangeStart w:id="1565"/>
      <w:r>
        <w:t>The Feedback Paradox</w:t>
      </w:r>
      <w:commentRangeEnd w:id="1561"/>
      <w:r>
        <w:rPr>
          <w:rStyle w:val="CommentReference"/>
          <w:sz w:val="32"/>
          <w:szCs w:val="32"/>
        </w:rPr>
        <w:commentReference w:id="1561"/>
      </w:r>
      <w:r>
        <w:br/>
      </w:r>
      <w:commentRangeEnd w:id="1565"/>
      <w:r>
        <w:rPr>
          <w:rStyle w:val="CommentReference"/>
          <w:sz w:val="32"/>
          <w:szCs w:val="32"/>
        </w:rPr>
        <w:commentReference w:id="1565"/>
      </w:r>
      <w:bookmarkEnd w:id="1564"/>
    </w:p>
    <w:p w14:paraId="1422E2B8" w14:textId="67A29A69" w:rsidR="001007CC" w:rsidRPr="001007CC" w:rsidRDefault="001007CC" w:rsidP="001007CC">
      <w:r>
        <w:t>A freshman wrestler</w:t>
      </w:r>
      <w:ins w:id="1566" w:author="Joel Karr" w:date="2026-03-08T11:24:00Z" w16du:dateUtc="2026-03-08T16:24:00Z">
        <w:r w:rsidR="005C165B">
          <w:t xml:space="preserve"> came to my high school in Clinton, </w:t>
        </w:r>
        <w:proofErr w:type="spellStart"/>
        <w:r w:rsidR="005C165B">
          <w:t>IL</w:t>
        </w:r>
      </w:ins>
      <w:del w:id="1567" w:author="Joel Karr" w:date="2026-03-08T11:24:00Z" w16du:dateUtc="2026-03-08T16:24:00Z">
        <w:r w:rsidDel="005C165B">
          <w:delText xml:space="preserve"> was at a rival high school </w:delText>
        </w:r>
      </w:del>
      <w:r>
        <w:t>for</w:t>
      </w:r>
      <w:proofErr w:type="spellEnd"/>
      <w:r>
        <w:t xml:space="preserve"> a junior varsity meet. As he walked to the visiting team’s locker room, he passed through </w:t>
      </w:r>
      <w:del w:id="1568" w:author="Joel Karr" w:date="2026-03-08T11:25:00Z" w16du:dateUtc="2026-03-08T16:25:00Z">
        <w:r w:rsidDel="005C165B">
          <w:delText xml:space="preserve">the </w:delText>
        </w:r>
      </w:del>
      <w:ins w:id="1569" w:author="Joel Karr" w:date="2026-03-08T11:25:00Z" w16du:dateUtc="2026-03-08T16:25:00Z">
        <w:r w:rsidR="005C165B">
          <w:t xml:space="preserve">our </w:t>
        </w:r>
      </w:ins>
      <w:r>
        <w:t>practice gym where the varsity team was still practicing.</w:t>
      </w:r>
    </w:p>
    <w:p w14:paraId="1960790C" w14:textId="53E0274F" w:rsidR="001007CC" w:rsidRPr="001007CC" w:rsidRDefault="001007CC" w:rsidP="001007CC">
      <w:del w:id="1570" w:author="Joel Karr" w:date="2026-03-08T11:25:00Z" w16du:dateUtc="2026-03-08T16:25:00Z">
        <w:r w:rsidDel="005C165B">
          <w:delText xml:space="preserve">It </w:delText>
        </w:r>
      </w:del>
      <w:ins w:id="1571" w:author="Joel Karr" w:date="2026-03-08T11:25:00Z" w16du:dateUtc="2026-03-08T16:25:00Z">
        <w:r w:rsidR="005C165B">
          <w:t xml:space="preserve">Clinton </w:t>
        </w:r>
      </w:ins>
      <w:r>
        <w:t xml:space="preserve">was a small town </w:t>
      </w:r>
      <w:proofErr w:type="gramStart"/>
      <w:r>
        <w:t>program, but</w:t>
      </w:r>
      <w:proofErr w:type="gramEnd"/>
      <w:r>
        <w:t xml:space="preserve"> well known in the area as one of the top ranked teams in the state. </w:t>
      </w:r>
      <w:del w:id="1572" w:author="Joel Karr" w:date="2026-03-08T11:25:00Z" w16du:dateUtc="2026-03-08T16:25:00Z">
        <w:r w:rsidDel="005C165B">
          <w:delText xml:space="preserve">They </w:delText>
        </w:r>
      </w:del>
      <w:ins w:id="1573" w:author="Joel Karr" w:date="2026-03-08T11:25:00Z" w16du:dateUtc="2026-03-08T16:25:00Z">
        <w:r w:rsidR="005C165B">
          <w:t xml:space="preserve">We </w:t>
        </w:r>
      </w:ins>
      <w:r>
        <w:t>had lofty goals that left very little room for error.</w:t>
      </w:r>
    </w:p>
    <w:p w14:paraId="251090C9" w14:textId="77777777" w:rsidR="001007CC" w:rsidRPr="001007CC" w:rsidRDefault="001007CC" w:rsidP="001007CC">
      <w:r>
        <w:t>As the freshman walked through the practice gym, he couldn't help but pause and watch.</w:t>
      </w:r>
    </w:p>
    <w:p w14:paraId="078F372E" w14:textId="77777777" w:rsidR="001007CC" w:rsidRPr="001007CC" w:rsidRDefault="001007CC" w:rsidP="001007CC">
      <w:r>
        <w:t>Two varsity wrestlers were drilling practice moves. Suddenly one of them picked up the pace and got more aggressive. He didn't let the other wrestler pause to catch his breath. As soon as one move finished, he was already pushing the other guy back to his feet to drill again.</w:t>
      </w:r>
    </w:p>
    <w:p w14:paraId="1C44901E" w14:textId="0BE53D71" w:rsidR="001007CC" w:rsidRPr="001007CC" w:rsidRDefault="001007CC" w:rsidP="001007CC">
      <w:r>
        <w:t>"Get up," he said firmly. "Again. Let's go."</w:t>
      </w:r>
    </w:p>
    <w:p w14:paraId="0D598F6A" w14:textId="77777777" w:rsidR="001007CC" w:rsidRPr="001007CC" w:rsidRDefault="001007CC" w:rsidP="001007CC">
      <w:r>
        <w:t>To someone unfamiliar with this level of intensity, it looked hostile or even cruel.</w:t>
      </w:r>
    </w:p>
    <w:p w14:paraId="3FDF980B" w14:textId="77777777" w:rsidR="001007CC" w:rsidRPr="001007CC" w:rsidRDefault="001007CC" w:rsidP="001007CC">
      <w:r>
        <w:t>The strange part is that no one else in the room seemed to notice.</w:t>
      </w:r>
    </w:p>
    <w:p w14:paraId="7FD8C338" w14:textId="31C10171" w:rsidR="001007CC" w:rsidRPr="001007CC" w:rsidRDefault="001007CC" w:rsidP="001007CC">
      <w:r>
        <w:t xml:space="preserve">No coaches </w:t>
      </w:r>
      <w:proofErr w:type="gramStart"/>
      <w:r>
        <w:t>intervened</w:t>
      </w:r>
      <w:proofErr w:type="gramEnd"/>
      <w:r>
        <w:t xml:space="preserve">. No teammates </w:t>
      </w:r>
      <w:ins w:id="1574" w:author="Joel Karr" w:date="2026-03-08T11:26:00Z" w16du:dateUtc="2026-03-08T16:26:00Z">
        <w:r w:rsidR="007878B1">
          <w:t xml:space="preserve">even </w:t>
        </w:r>
      </w:ins>
      <w:r>
        <w:t>looked over or reacted.</w:t>
      </w:r>
    </w:p>
    <w:p w14:paraId="39C64AC2" w14:textId="7D67964E" w:rsidR="001007CC" w:rsidRPr="001007CC" w:rsidRDefault="001007CC" w:rsidP="001007CC">
      <w:r>
        <w:t xml:space="preserve">I was one of those varsity wrestlers the freshman was watching. The reality was actually very simple. Everyone on the team knew the expectations for our level of effort. Everyone knew we were responsible for holding our teammates to those expectations. </w:t>
      </w:r>
      <w:del w:id="1575" w:author="Joel Karr" w:date="2026-03-08T11:26:00Z" w16du:dateUtc="2026-03-08T16:26:00Z">
        <w:r w:rsidDel="00D9572C">
          <w:delText>The wrestler</w:delText>
        </w:r>
      </w:del>
      <w:ins w:id="1576" w:author="Joel Karr" w:date="2026-03-08T11:26:00Z" w16du:dateUtc="2026-03-08T16:26:00Z">
        <w:r w:rsidR="00D9572C">
          <w:t xml:space="preserve"> My teammate was</w:t>
        </w:r>
      </w:ins>
      <w:r>
        <w:t xml:space="preserve"> pushing his </w:t>
      </w:r>
      <w:del w:id="1577" w:author="Joel Karr" w:date="2026-03-08T11:26:00Z" w16du:dateUtc="2026-03-08T16:26:00Z">
        <w:r w:rsidDel="00D9572C">
          <w:delText xml:space="preserve">partner </w:delText>
        </w:r>
      </w:del>
      <w:ins w:id="1578" w:author="Joel Karr" w:date="2026-03-08T11:26:00Z" w16du:dateUtc="2026-03-08T16:26:00Z">
        <w:r w:rsidR="00D9572C">
          <w:t xml:space="preserve">me </w:t>
        </w:r>
      </w:ins>
      <w:del w:id="1579" w:author="Joel Karr" w:date="2026-03-08T11:26:00Z" w16du:dateUtc="2026-03-08T16:26:00Z">
        <w:r w:rsidDel="00D9572C">
          <w:delText xml:space="preserve">was </w:delText>
        </w:r>
      </w:del>
      <w:ins w:id="1580" w:author="Joel Karr" w:date="2026-03-08T11:26:00Z" w16du:dateUtc="2026-03-08T16:26:00Z">
        <w:r w:rsidR="00D9572C">
          <w:t>to do</w:t>
        </w:r>
      </w:ins>
      <w:del w:id="1581" w:author="Joel Karr" w:date="2026-03-08T11:26:00Z" w16du:dateUtc="2026-03-08T16:26:00Z">
        <w:r w:rsidDel="00D9572C">
          <w:delText>doing</w:delText>
        </w:r>
      </w:del>
      <w:r>
        <w:t xml:space="preserve"> exactly what we had all grown to demand from each other.</w:t>
      </w:r>
    </w:p>
    <w:p w14:paraId="072EC16F" w14:textId="79EB8C88" w:rsidR="001007CC" w:rsidRPr="001007CC" w:rsidRDefault="001007CC" w:rsidP="001007CC">
      <w:del w:id="1582" w:author="Joel Karr" w:date="2026-03-08T11:27:00Z" w16du:dateUtc="2026-03-08T16:27:00Z">
        <w:r w:rsidDel="00D9572C">
          <w:delText xml:space="preserve">One </w:delText>
        </w:r>
      </w:del>
      <w:ins w:id="1583" w:author="Joel Karr" w:date="2026-03-08T11:27:00Z" w16du:dateUtc="2026-03-08T16:27:00Z">
        <w:r w:rsidR="00D9572C">
          <w:t xml:space="preserve">I </w:t>
        </w:r>
      </w:ins>
      <w:del w:id="1584" w:author="Joel Karr" w:date="2026-03-08T11:27:00Z" w16du:dateUtc="2026-03-08T16:27:00Z">
        <w:r w:rsidDel="00D9572C">
          <w:delText xml:space="preserve">wrestler </w:delText>
        </w:r>
      </w:del>
      <w:r>
        <w:t xml:space="preserve">had started taking it easy, trying to conserve energy, and </w:t>
      </w:r>
      <w:del w:id="1585" w:author="Joel Karr" w:date="2026-03-08T11:27:00Z" w16du:dateUtc="2026-03-08T16:27:00Z">
        <w:r w:rsidDel="00D9572C">
          <w:delText xml:space="preserve">his </w:delText>
        </w:r>
      </w:del>
      <w:ins w:id="1586" w:author="Joel Karr" w:date="2026-03-08T11:27:00Z" w16du:dateUtc="2026-03-08T16:27:00Z">
        <w:r w:rsidR="00D9572C">
          <w:t xml:space="preserve">my </w:t>
        </w:r>
      </w:ins>
      <w:r>
        <w:t xml:space="preserve">teammate wasn't letting </w:t>
      </w:r>
      <w:del w:id="1587" w:author="Joel Karr" w:date="2026-03-08T11:27:00Z" w16du:dateUtc="2026-03-08T16:27:00Z">
        <w:r w:rsidDel="00D9572C">
          <w:delText xml:space="preserve">him </w:delText>
        </w:r>
      </w:del>
      <w:ins w:id="1588" w:author="Joel Karr" w:date="2026-03-08T11:27:00Z" w16du:dateUtc="2026-03-08T16:27:00Z">
        <w:r w:rsidR="00D9572C">
          <w:t xml:space="preserve">me </w:t>
        </w:r>
      </w:ins>
      <w:r>
        <w:t xml:space="preserve">get away with it. </w:t>
      </w:r>
      <w:del w:id="1589" w:author="Joel Karr" w:date="2026-03-08T11:27:00Z" w16du:dateUtc="2026-03-08T16:27:00Z">
        <w:r w:rsidDel="00D95BBF">
          <w:delText>The wrestler who looked exhausted at first didn't shut down.</w:delText>
        </w:r>
      </w:del>
      <w:ins w:id="1590" w:author="Joel Karr" w:date="2026-03-08T11:27:00Z" w16du:dateUtc="2026-03-08T16:27:00Z">
        <w:r w:rsidR="00D95BBF">
          <w:t>I knew that I had a choice to make between shutting down or changing my mentality.</w:t>
        </w:r>
      </w:ins>
      <w:r>
        <w:t xml:space="preserve"> </w:t>
      </w:r>
      <w:del w:id="1591" w:author="Joel Karr" w:date="2026-03-08T11:28:00Z" w16du:dateUtc="2026-03-08T16:28:00Z">
        <w:r w:rsidDel="00D95BBF">
          <w:delText>Instead he</w:delText>
        </w:r>
      </w:del>
      <w:ins w:id="1592" w:author="Joel Karr" w:date="2026-03-08T11:28:00Z" w16du:dateUtc="2026-03-08T16:28:00Z">
        <w:r w:rsidR="00D95BBF">
          <w:t>I</w:t>
        </w:r>
      </w:ins>
      <w:r>
        <w:t xml:space="preserve"> rose to the challenge and pushed back. </w:t>
      </w:r>
      <w:del w:id="1593" w:author="Joel Karr" w:date="2026-03-08T11:28:00Z" w16du:dateUtc="2026-03-08T16:28:00Z">
        <w:r w:rsidDel="00D95BBF">
          <w:delText xml:space="preserve">His </w:delText>
        </w:r>
      </w:del>
      <w:ins w:id="1594" w:author="Joel Karr" w:date="2026-03-08T11:28:00Z" w16du:dateUtc="2026-03-08T16:28:00Z">
        <w:r w:rsidR="00D95BBF">
          <w:t xml:space="preserve">My </w:t>
        </w:r>
      </w:ins>
      <w:r>
        <w:t xml:space="preserve">own pace increased and within moments </w:t>
      </w:r>
      <w:del w:id="1595" w:author="Joel Karr" w:date="2026-03-08T11:28:00Z" w16du:dateUtc="2026-03-08T16:28:00Z">
        <w:r w:rsidDel="00D95BBF">
          <w:delText>both wrestlers</w:delText>
        </w:r>
      </w:del>
      <w:ins w:id="1596" w:author="Joel Karr" w:date="2026-03-08T11:28:00Z" w16du:dateUtc="2026-03-08T16:28:00Z">
        <w:r w:rsidR="00D95BBF">
          <w:t>we</w:t>
        </w:r>
      </w:ins>
      <w:r>
        <w:t xml:space="preserve"> were </w:t>
      </w:r>
      <w:ins w:id="1597" w:author="Joel Karr" w:date="2026-03-08T11:28:00Z" w16du:dateUtc="2026-03-08T16:28:00Z">
        <w:r w:rsidR="00AA0064">
          <w:t xml:space="preserve">both </w:t>
        </w:r>
      </w:ins>
      <w:r>
        <w:t>moving at a level</w:t>
      </w:r>
      <w:ins w:id="1598" w:author="Joel Karr" w:date="2026-03-08T11:28:00Z" w16du:dateUtc="2026-03-08T16:28:00Z">
        <w:r w:rsidR="00AA0064">
          <w:t xml:space="preserve"> of effort</w:t>
        </w:r>
      </w:ins>
      <w:r>
        <w:t xml:space="preserve"> that would have been impressive in front of thousands of fans at the state finals tournament.</w:t>
      </w:r>
    </w:p>
    <w:p w14:paraId="27BF6158" w14:textId="000B6AD3" w:rsidR="001007CC" w:rsidRPr="001007CC" w:rsidRDefault="001007CC" w:rsidP="001007CC">
      <w:r>
        <w:t xml:space="preserve">But this wasn't a tournament. This was a Monday night practice. No fans </w:t>
      </w:r>
      <w:proofErr w:type="spellStart"/>
      <w:r>
        <w:t>watching</w:t>
      </w:r>
      <w:del w:id="1599" w:author="Joel Karr" w:date="2026-03-08T11:28:00Z" w16du:dateUtc="2026-03-08T16:28:00Z">
        <w:r w:rsidDel="00AA0064">
          <w:delText>. No</w:delText>
        </w:r>
      </w:del>
      <w:ins w:id="1600" w:author="Joel Karr" w:date="2026-03-08T11:28:00Z" w16du:dateUtc="2026-03-08T16:28:00Z">
        <w:r w:rsidR="00AA0064">
          <w:t>and</w:t>
        </w:r>
        <w:proofErr w:type="spellEnd"/>
        <w:r w:rsidR="00AA0064">
          <w:t xml:space="preserve"> no</w:t>
        </w:r>
      </w:ins>
      <w:r>
        <w:t xml:space="preserve"> one keeping score.</w:t>
      </w:r>
    </w:p>
    <w:p w14:paraId="74063246" w14:textId="58B87749" w:rsidR="001007CC" w:rsidRPr="001007CC" w:rsidRDefault="001007CC" w:rsidP="001007CC">
      <w:del w:id="1601" w:author="Joel Karr" w:date="2026-03-08T11:28:00Z" w16du:dateUtc="2026-03-08T16:28:00Z">
        <w:r w:rsidDel="00AA0064">
          <w:lastRenderedPageBreak/>
          <w:delText xml:space="preserve">The </w:delText>
        </w:r>
      </w:del>
      <w:ins w:id="1602" w:author="Joel Karr" w:date="2026-03-08T11:28:00Z" w16du:dateUtc="2026-03-08T16:28:00Z">
        <w:r w:rsidR="00AA0064">
          <w:t xml:space="preserve">Our </w:t>
        </w:r>
      </w:ins>
      <w:r>
        <w:t>team didn't rely on coaches to enforce standards. Even in a sport as physically intense as wrestling, the feedback from one teammate to another didn't feel threatening. To the freshman watching, it might have looked like criticism. To us, it felt like support.</w:t>
      </w:r>
    </w:p>
    <w:p w14:paraId="2CC3A84F" w14:textId="77777777" w:rsidR="001007CC" w:rsidRPr="001007CC" w:rsidRDefault="001007CC" w:rsidP="001007CC">
      <w:r>
        <w:t>How did we build a culture where this level of accountability could thrive?</w:t>
      </w:r>
    </w:p>
    <w:p w14:paraId="691CA25B" w14:textId="61AEFE1A" w:rsidR="001007CC" w:rsidRPr="001007CC" w:rsidRDefault="001007CC" w:rsidP="001007CC"/>
    <w:p w14:paraId="0A8D7E17" w14:textId="77777777" w:rsidR="001007CC" w:rsidRPr="001007CC" w:rsidRDefault="001007CC" w:rsidP="001007CC">
      <w:pPr>
        <w:pStyle w:val="Heading3"/>
      </w:pPr>
      <w:bookmarkStart w:id="1603" w:name="_Toc223725715"/>
      <w:commentRangeStart w:id="1604"/>
      <w:r>
        <w:t>Why Feedback Fails</w:t>
      </w:r>
      <w:bookmarkEnd w:id="1603"/>
    </w:p>
    <w:p w14:paraId="712AE396" w14:textId="77777777" w:rsidR="001007CC" w:rsidRPr="001007CC" w:rsidRDefault="001007CC" w:rsidP="001007CC">
      <w:r>
        <w:t>Most teams believe feedback is risky, so they try to deliver it carefully or delay it entirely. They soften their comments. They avoid direct conversation. They're uncertain how the feedback will be received.</w:t>
      </w:r>
    </w:p>
    <w:p w14:paraId="1569EA48" w14:textId="77777777" w:rsidR="001007CC" w:rsidRPr="001007CC" w:rsidRDefault="001007CC" w:rsidP="001007CC">
      <w:proofErr w:type="gramStart"/>
      <w:r>
        <w:t>Often</w:t>
      </w:r>
      <w:proofErr w:type="gramEnd"/>
      <w:r>
        <w:t xml:space="preserve"> they wait and hope the issues fix themselves. They never do. Teams convince themselves that avoiding potential conflict is a sign of professionalism, so they look for a better time or a gentler approach.</w:t>
      </w:r>
    </w:p>
    <w:p w14:paraId="1B4D7824" w14:textId="77777777" w:rsidR="001007CC" w:rsidRPr="001007CC" w:rsidRDefault="001007CC" w:rsidP="001007CC">
      <w:r>
        <w:t>The avoidance doesn't preserve trust. It erodes it. The team becomes uncertain where everyone stands. Conversations move to whispers and side channels.</w:t>
      </w:r>
    </w:p>
    <w:p w14:paraId="0606C876" w14:textId="0899512C" w:rsidR="001007CC" w:rsidRPr="001007CC" w:rsidRDefault="001007CC" w:rsidP="001007CC">
      <w:r>
        <w:t>The problem is that feedback often arrives without shared standards. When expectations are implicit, critique feels personal</w:t>
      </w:r>
      <w:ins w:id="1605" w:author="Joel Karr" w:date="2026-03-08T11:39:00Z" w16du:dateUtc="2026-03-08T16:39:00Z">
        <w:r w:rsidR="004B15CD">
          <w:t>,</w:t>
        </w:r>
      </w:ins>
      <w:ins w:id="1606" w:author="Joel Karr" w:date="2026-03-08T11:40:00Z" w16du:dateUtc="2026-03-08T16:40:00Z">
        <w:r w:rsidR="004B15CD">
          <w:t xml:space="preserve"> </w:t>
        </w:r>
      </w:ins>
      <w:del w:id="1607" w:author="Joel Karr" w:date="2026-03-08T11:39:00Z" w16du:dateUtc="2026-03-08T16:39:00Z">
        <w:r w:rsidDel="004B15CD">
          <w:delText>—</w:delText>
        </w:r>
      </w:del>
      <w:r>
        <w:t>like an attack rather than assistance. When enforcement is inconsistent, correction feels political</w:t>
      </w:r>
      <w:ins w:id="1608" w:author="Joel Karr" w:date="2026-03-08T11:40:00Z" w16du:dateUtc="2026-03-08T16:40:00Z">
        <w:r w:rsidR="004B15CD">
          <w:t xml:space="preserve">, </w:t>
        </w:r>
      </w:ins>
      <w:del w:id="1609" w:author="Joel Karr" w:date="2026-03-08T11:40:00Z" w16du:dateUtc="2026-03-08T16:40:00Z">
        <w:r w:rsidDel="004B15CD">
          <w:delText>—</w:delText>
        </w:r>
      </w:del>
      <w:r>
        <w:t>applied to some people and not others.</w:t>
      </w:r>
    </w:p>
    <w:p w14:paraId="4D450001" w14:textId="4D33F4BF" w:rsidR="001007CC" w:rsidRDefault="001007CC" w:rsidP="001007CC">
      <w:pPr>
        <w:rPr>
          <w:ins w:id="1610" w:author="Joel Karr" w:date="2026-03-08T11:39:00Z" w16du:dateUtc="2026-03-08T16:39:00Z"/>
        </w:rPr>
      </w:pPr>
      <w:r>
        <w:t>The wrestling room worked because no one had to guess what was expected. Effort wasn't negotiable</w:t>
      </w:r>
      <w:ins w:id="1611" w:author="Joel Karr" w:date="2026-03-08T11:39:00Z" w16du:dateUtc="2026-03-08T16:39:00Z">
        <w:r w:rsidR="004B15CD">
          <w:t xml:space="preserve">, </w:t>
        </w:r>
      </w:ins>
      <w:del w:id="1612" w:author="Joel Karr" w:date="2026-03-08T11:39:00Z" w16du:dateUtc="2026-03-08T16:39:00Z">
        <w:r w:rsidDel="004B15CD">
          <w:delText>. E</w:delText>
        </w:r>
      </w:del>
      <w:ins w:id="1613" w:author="Joel Karr" w:date="2026-03-08T11:39:00Z" w16du:dateUtc="2026-03-08T16:39:00Z">
        <w:r w:rsidR="004B15CD">
          <w:t>e</w:t>
        </w:r>
      </w:ins>
      <w:r>
        <w:t>nforcement wasn't emotional</w:t>
      </w:r>
      <w:ins w:id="1614" w:author="Joel Karr" w:date="2026-03-08T11:39:00Z" w16du:dateUtc="2026-03-08T16:39:00Z">
        <w:r w:rsidR="004B15CD">
          <w:t xml:space="preserve">, and </w:t>
        </w:r>
      </w:ins>
      <w:del w:id="1615" w:author="Joel Karr" w:date="2026-03-08T11:39:00Z" w16du:dateUtc="2026-03-08T16:39:00Z">
        <w:r w:rsidDel="004B15CD">
          <w:delText>. F</w:delText>
        </w:r>
      </w:del>
      <w:ins w:id="1616" w:author="Joel Karr" w:date="2026-03-08T11:39:00Z" w16du:dateUtc="2026-03-08T16:39:00Z">
        <w:r w:rsidR="004B15CD">
          <w:t>f</w:t>
        </w:r>
      </w:ins>
      <w:r>
        <w:t>eedback didn't depend on hierarchy.</w:t>
      </w:r>
      <w:commentRangeEnd w:id="1604"/>
      <w:r>
        <w:rPr>
          <w:rStyle w:val="CommentReference"/>
          <w:sz w:val="24"/>
          <w:szCs w:val="24"/>
        </w:rPr>
        <w:commentReference w:id="1604"/>
      </w:r>
    </w:p>
    <w:p w14:paraId="1033DBB8" w14:textId="10E06EC9" w:rsidR="00E26FD7" w:rsidRPr="001007CC" w:rsidRDefault="00E26FD7" w:rsidP="001007CC">
      <w:ins w:id="1617" w:author="Joel Karr" w:date="2026-03-08T11:39:00Z">
        <w:r w:rsidRPr="00E26FD7">
          <w:t>Most software teams operate in the opposite environment. Expectations around code quality, review turnaround, and communication norms are assumed rather than stated. When someone gets pushback on a pull request, they don't know if they've violated a team standard or just annoyed one reviewer. That ambiguity makes every piece of feedback feel like a judgment call rather than a calibration.</w:t>
        </w:r>
      </w:ins>
    </w:p>
    <w:p w14:paraId="6B1DF57C" w14:textId="57363205" w:rsidR="001007CC" w:rsidRPr="001007CC" w:rsidRDefault="001007CC" w:rsidP="001007CC"/>
    <w:p w14:paraId="775F8F0E" w14:textId="77777777" w:rsidR="001007CC" w:rsidRPr="001007CC" w:rsidRDefault="001007CC" w:rsidP="001007CC">
      <w:pPr>
        <w:pStyle w:val="Heading3"/>
      </w:pPr>
      <w:bookmarkStart w:id="1618" w:name="_Toc223725716"/>
      <w:r>
        <w:t>What Psychological Safety Actually Enables</w:t>
      </w:r>
      <w:bookmarkEnd w:id="1618"/>
    </w:p>
    <w:p w14:paraId="27FFF36A" w14:textId="24045E77" w:rsidR="001007CC" w:rsidRPr="001007CC" w:rsidRDefault="001007CC" w:rsidP="001007CC">
      <w:r>
        <w:t xml:space="preserve">When </w:t>
      </w:r>
      <w:commentRangeStart w:id="1619"/>
      <w:r>
        <w:t>Amy Edmondson</w:t>
      </w:r>
      <w:ins w:id="1620" w:author="Joel Karr" w:date="2026-03-08T11:42:00Z" w16du:dateUtc="2026-03-08T16:42:00Z">
        <w:r w:rsidR="00E16C6D">
          <w:t>,</w:t>
        </w:r>
      </w:ins>
      <w:ins w:id="1621" w:author="Joel Karr" w:date="2026-03-08T11:42:00Z">
        <w:r w:rsidR="00E16C6D" w:rsidRPr="00E16C6D">
          <w:t xml:space="preserve"> a professor at Harvard Business School, </w:t>
        </w:r>
      </w:ins>
      <w:r>
        <w:t xml:space="preserve"> </w:t>
      </w:r>
      <w:commentRangeEnd w:id="1619"/>
      <w:r>
        <w:rPr>
          <w:rStyle w:val="CommentReference"/>
          <w:sz w:val="24"/>
          <w:szCs w:val="24"/>
        </w:rPr>
        <w:commentReference w:id="1619"/>
      </w:r>
      <w:r>
        <w:t>began studying teams, she wasn't trying to make work feel safer. She was trying to understand why intelligent, well-trained professionals failed in environments where failure was both visible and costly.</w:t>
      </w:r>
    </w:p>
    <w:p w14:paraId="2129EF91" w14:textId="77777777" w:rsidR="001007CC" w:rsidRPr="001007CC" w:rsidRDefault="001007CC" w:rsidP="001007CC">
      <w:r>
        <w:t xml:space="preserve">Her early work focused on hospitals, where the margin for error was small and the consequences were real. Nurses and physicians operated inside tightly coupled systems, </w:t>
      </w:r>
      <w:r>
        <w:lastRenderedPageBreak/>
        <w:t>making judgment calls under pressure and relying on one another to surface problems quickly.</w:t>
      </w:r>
    </w:p>
    <w:p w14:paraId="60D86125" w14:textId="77777777" w:rsidR="001007CC" w:rsidRPr="001007CC" w:rsidRDefault="001007CC" w:rsidP="001007CC">
      <w:r>
        <w:t>The starting assumption was that the best teams would make fewer mistakes and therefore report fewer problems. That assumption turned out to be wrong.</w:t>
      </w:r>
    </w:p>
    <w:p w14:paraId="6813AF9E" w14:textId="77777777" w:rsidR="001007CC" w:rsidRPr="001007CC" w:rsidRDefault="001007CC" w:rsidP="001007CC">
      <w:r>
        <w:t>When Edmondson compared units, the highest-performing teams consistently reported more errors than everyone else. At first glance, these teams appeared less capable due to the number of errors. But Edmondson suspected the data was telling a different story.</w:t>
      </w:r>
    </w:p>
    <w:p w14:paraId="56451ECF" w14:textId="77777777" w:rsidR="001007CC" w:rsidRPr="001007CC" w:rsidRDefault="001007CC" w:rsidP="001007CC">
      <w:r>
        <w:t xml:space="preserve">The teams weren't </w:t>
      </w:r>
      <w:proofErr w:type="gramStart"/>
      <w:r>
        <w:t>actually making</w:t>
      </w:r>
      <w:proofErr w:type="gramEnd"/>
      <w:r>
        <w:t xml:space="preserve"> more mistakes. They were catching them earlier and more frequently. People spoke up immediately when issues were still small and recoverable. This allowed corrections to happen before errors had time to compound. Feedback moved quickly through the team without emotion.</w:t>
      </w:r>
    </w:p>
    <w:p w14:paraId="34BBBFF2" w14:textId="77777777" w:rsidR="001007CC" w:rsidRPr="001007CC" w:rsidRDefault="001007CC" w:rsidP="001007CC">
      <w:r>
        <w:t>Lower-performing teams looked cleaner when measured only by errors reported. But problems stayed hidden longer. People hesitated. Feedback was delayed because silence felt safer than intervention. By the time issues surfaced, they were larger, more expensive, and harder to fix.</w:t>
      </w:r>
    </w:p>
    <w:p w14:paraId="21BF6B1A" w14:textId="77777777" w:rsidR="001007CC" w:rsidRPr="001007CC" w:rsidRDefault="001007CC" w:rsidP="001007CC">
      <w:r>
        <w:t>Edmondson eventually coined the term psychological safety, but it has often been misused in recent years. Psychological safety is the shared belief that speaking up will be met with fairness rather than punishment. It does not mean an absence of standards replaced with comfort or politeness.</w:t>
      </w:r>
    </w:p>
    <w:p w14:paraId="777D901C" w14:textId="77777777" w:rsidR="00BB13EA" w:rsidRPr="00BB13EA" w:rsidRDefault="00BB13EA" w:rsidP="00BB13EA">
      <w:pPr>
        <w:rPr>
          <w:ins w:id="1622" w:author="Joel Karr" w:date="2026-03-08T11:45:00Z"/>
        </w:rPr>
      </w:pPr>
      <w:ins w:id="1623" w:author="Joel Karr" w:date="2026-03-08T11:45:00Z">
        <w:r w:rsidRPr="00BB13EA">
          <w:t>The highest-performing teams in her research weren't the most comfortable. They were the ones where people could say "I think this is wrong" or "I made a mistake" without worrying about retaliation. That openness is what allowed errors to surface early and corrections to happen fast.</w:t>
        </w:r>
      </w:ins>
    </w:p>
    <w:p w14:paraId="270E8AB1" w14:textId="77777777" w:rsidR="00BB13EA" w:rsidRPr="00BB13EA" w:rsidRDefault="00BB13EA" w:rsidP="00BB13EA">
      <w:pPr>
        <w:rPr>
          <w:ins w:id="1624" w:author="Joel Karr" w:date="2026-03-08T11:45:00Z"/>
        </w:rPr>
      </w:pPr>
      <w:ins w:id="1625" w:author="Joel Karr" w:date="2026-03-08T11:45:00Z">
        <w:r w:rsidRPr="00BB13EA">
          <w:t xml:space="preserve">Edmondson also studied how leaders shaped this dynamic. Teams where leaders explicitly invited input and responded constructively when they received bad news developed strong feedback cultures. But teams where leaders said they wanted feedback and then reacted defensively when they got it learned to stay quiet, regardless of what the stated values were. The gap between what a team says it values and how it </w:t>
        </w:r>
        <w:proofErr w:type="gramStart"/>
        <w:r w:rsidRPr="00BB13EA">
          <w:t>actually responds</w:t>
        </w:r>
        <w:proofErr w:type="gramEnd"/>
        <w:r w:rsidRPr="00BB13EA">
          <w:t xml:space="preserve"> to honesty is where feedback culture lives or dies.</w:t>
        </w:r>
      </w:ins>
    </w:p>
    <w:p w14:paraId="477C8329" w14:textId="4C6B6154" w:rsidR="001007CC" w:rsidRPr="001007CC" w:rsidDel="00BB13EA" w:rsidRDefault="001007CC" w:rsidP="001007CC">
      <w:pPr>
        <w:rPr>
          <w:del w:id="1626" w:author="Joel Karr" w:date="2026-03-08T11:45:00Z" w16du:dateUtc="2026-03-08T16:45:00Z"/>
        </w:rPr>
      </w:pPr>
      <w:del w:id="1627" w:author="Joel Karr" w:date="2026-03-08T11:45:00Z" w16du:dateUtc="2026-03-08T16:45:00Z">
        <w:r w:rsidDel="00BB13EA">
          <w:delText>In teams with high psychological safety, feedback is predictable and enforcement is consistent. People don't waste energy wondering how critique will be received or whether it will be held against them later. They focus on correcting the work.</w:delText>
        </w:r>
      </w:del>
    </w:p>
    <w:p w14:paraId="0EC09703" w14:textId="62C9EC5D" w:rsidR="001007CC" w:rsidRPr="001007CC" w:rsidDel="00BB13EA" w:rsidRDefault="001007CC" w:rsidP="001007CC">
      <w:pPr>
        <w:rPr>
          <w:del w:id="1628" w:author="Joel Karr" w:date="2026-03-08T11:45:00Z" w16du:dateUtc="2026-03-08T16:45:00Z"/>
        </w:rPr>
      </w:pPr>
      <w:del w:id="1629" w:author="Joel Karr" w:date="2026-03-08T11:45:00Z" w16du:dateUtc="2026-03-08T16:45:00Z">
        <w:r w:rsidDel="00BB13EA">
          <w:delText>This is why feedback accelerates learning in some teams and triggers defensiveness in others.</w:delText>
        </w:r>
      </w:del>
    </w:p>
    <w:p w14:paraId="0D6DFCC6" w14:textId="0ED76FE1" w:rsidR="001007CC" w:rsidRPr="001007CC" w:rsidRDefault="001007CC" w:rsidP="001007CC">
      <w:r>
        <w:lastRenderedPageBreak/>
        <w:t>Psychological safety makes accountability possible.</w:t>
      </w:r>
      <w:ins w:id="1630" w:author="Joel Karr" w:date="2026-03-08T11:45:00Z" w16du:dateUtc="2026-03-08T16:45:00Z">
        <w:r w:rsidR="00BB13EA">
          <w:t xml:space="preserve"> </w:t>
        </w:r>
        <w:r w:rsidR="00BB13EA" w:rsidRPr="00BB13EA">
          <w:t xml:space="preserve">Without it, people protect themselves instead of improving </w:t>
        </w:r>
        <w:proofErr w:type="gramStart"/>
        <w:r w:rsidR="00BB13EA" w:rsidRPr="00BB13EA">
          <w:t>the</w:t>
        </w:r>
        <w:proofErr w:type="gramEnd"/>
        <w:r w:rsidR="00BB13EA" w:rsidRPr="00BB13EA">
          <w:t xml:space="preserve"> work.</w:t>
        </w:r>
      </w:ins>
    </w:p>
    <w:p w14:paraId="3C2F9853" w14:textId="77777777" w:rsidR="00243666" w:rsidRPr="00243666" w:rsidRDefault="00243666">
      <w:pPr>
        <w:pStyle w:val="Heading3"/>
        <w:rPr>
          <w:ins w:id="1631" w:author="Joel Karr" w:date="2026-03-08T11:46:00Z"/>
        </w:rPr>
        <w:pPrChange w:id="1632" w:author="Joel Karr" w:date="2026-03-08T11:46:00Z" w16du:dateUtc="2026-03-08T16:46:00Z">
          <w:pPr/>
        </w:pPrChange>
      </w:pPr>
      <w:ins w:id="1633" w:author="Joel Karr" w:date="2026-03-08T11:46:00Z">
        <w:r w:rsidRPr="00243666">
          <w:t>The Missing Piece of Deliberate Practice</w:t>
        </w:r>
      </w:ins>
    </w:p>
    <w:p w14:paraId="08F37688" w14:textId="6F647CA3" w:rsidR="00243666" w:rsidRPr="00243666" w:rsidRDefault="00243666" w:rsidP="00243666">
      <w:pPr>
        <w:rPr>
          <w:ins w:id="1634" w:author="Joel Karr" w:date="2026-03-08T11:46:00Z"/>
        </w:rPr>
      </w:pPr>
      <w:ins w:id="1635" w:author="Joel Karr" w:date="2026-03-08T11:46:00Z">
        <w:r w:rsidRPr="00243666">
          <w:t>Earlier in this book, we introduced Anders Ericsson's research on deliberate practice</w:t>
        </w:r>
      </w:ins>
      <w:ins w:id="1636" w:author="Joel Karr" w:date="2026-03-08T11:46:00Z" w16du:dateUtc="2026-03-08T16:46:00Z">
        <w:r>
          <w:t xml:space="preserve">, </w:t>
        </w:r>
      </w:ins>
      <w:ins w:id="1637" w:author="Joel Karr" w:date="2026-03-08T11:46:00Z">
        <w:r w:rsidRPr="00243666">
          <w:t>the idea that expertise comes from structured, focused training designed to push past your current ability. The emphasis was on the individual side: building skills through repetition, creating exercises, cataloging patterns you needed to learn.</w:t>
        </w:r>
      </w:ins>
    </w:p>
    <w:p w14:paraId="7F16F2BB" w14:textId="77777777" w:rsidR="00243666" w:rsidRPr="00243666" w:rsidRDefault="00243666" w:rsidP="00243666">
      <w:pPr>
        <w:rPr>
          <w:ins w:id="1638" w:author="Joel Karr" w:date="2026-03-08T11:46:00Z"/>
        </w:rPr>
      </w:pPr>
      <w:ins w:id="1639" w:author="Joel Karr" w:date="2026-03-08T11:46:00Z">
        <w:r w:rsidRPr="00243666">
          <w:t>But there was a component of Ericsson's research that we didn't fully address. Ericsson was clear that practice without feedback doesn't produce improvement. You can repeat the same activity for years and never get better if no one tells you what you're doing wrong. The feedback loop is what separates deliberate practice from mere repetition.</w:t>
        </w:r>
      </w:ins>
    </w:p>
    <w:p w14:paraId="2E6ADA09" w14:textId="6A605522" w:rsidR="00243666" w:rsidRPr="00243666" w:rsidRDefault="00243666" w:rsidP="00243666">
      <w:pPr>
        <w:rPr>
          <w:ins w:id="1640" w:author="Joel Karr" w:date="2026-03-08T11:46:00Z"/>
        </w:rPr>
      </w:pPr>
      <w:ins w:id="1641" w:author="Joel Karr" w:date="2026-03-08T11:46:00Z">
        <w:r w:rsidRPr="00243666">
          <w:t xml:space="preserve">Ericsson found that experts actively seek out feedback that challenges them. They want to know where they're falling short because that's where the growth is. Novices avoid that kind of feedback and practice in ways that feel comfortable, reinforcing what they already know. Over time, the gap between them widens </w:t>
        </w:r>
      </w:ins>
      <w:ins w:id="1642" w:author="Joel Karr" w:date="2026-03-08T12:19:00Z" w16du:dateUtc="2026-03-08T17:19:00Z">
        <w:r w:rsidR="00CE7B1B">
          <w:t>because</w:t>
        </w:r>
      </w:ins>
      <w:ins w:id="1643" w:author="Joel Karr" w:date="2026-03-08T11:46:00Z">
        <w:r w:rsidRPr="00243666">
          <w:t xml:space="preserve"> the experts improve </w:t>
        </w:r>
      </w:ins>
      <w:ins w:id="1644" w:author="Joel Karr" w:date="2026-03-08T12:20:00Z" w16du:dateUtc="2026-03-08T17:20:00Z">
        <w:r w:rsidR="00CE7B1B">
          <w:t>through seeking new information</w:t>
        </w:r>
      </w:ins>
      <w:ins w:id="1645" w:author="Joel Karr" w:date="2026-03-08T11:46:00Z">
        <w:r w:rsidRPr="00243666">
          <w:t>, while the novices just accumulate hours.</w:t>
        </w:r>
      </w:ins>
    </w:p>
    <w:p w14:paraId="543B4689" w14:textId="51942240" w:rsidR="00243666" w:rsidRPr="00243666" w:rsidRDefault="00243666" w:rsidP="00243666">
      <w:pPr>
        <w:rPr>
          <w:ins w:id="1646" w:author="Joel Karr" w:date="2026-03-08T11:46:00Z"/>
        </w:rPr>
      </w:pPr>
      <w:ins w:id="1647" w:author="Joel Karr" w:date="2026-03-08T11:46:00Z">
        <w:r w:rsidRPr="00243666">
          <w:t xml:space="preserve">This is what was happening in the wrestling room. </w:t>
        </w:r>
      </w:ins>
      <w:ins w:id="1648" w:author="Joel Karr" w:date="2026-03-08T12:20:00Z" w16du:dateUtc="2026-03-08T17:20:00Z">
        <w:r w:rsidR="00CE7B1B">
          <w:t>When my</w:t>
        </w:r>
      </w:ins>
      <w:ins w:id="1649" w:author="Joel Karr" w:date="2026-03-08T11:46:00Z">
        <w:r w:rsidRPr="00243666">
          <w:t xml:space="preserve"> teammate pushed </w:t>
        </w:r>
      </w:ins>
      <w:ins w:id="1650" w:author="Joel Karr" w:date="2026-03-08T12:20:00Z" w16du:dateUtc="2026-03-08T17:20:00Z">
        <w:r w:rsidR="00CE7B1B">
          <w:t>me</w:t>
        </w:r>
      </w:ins>
      <w:ins w:id="1651" w:author="Joel Karr" w:date="2026-03-08T11:46:00Z">
        <w:r w:rsidRPr="00243666">
          <w:t xml:space="preserve"> back to </w:t>
        </w:r>
      </w:ins>
      <w:ins w:id="1652" w:author="Joel Karr" w:date="2026-03-08T12:20:00Z" w16du:dateUtc="2026-03-08T17:20:00Z">
        <w:r w:rsidR="00CE7B1B">
          <w:t>my</w:t>
        </w:r>
      </w:ins>
      <w:ins w:id="1653" w:author="Joel Karr" w:date="2026-03-08T11:46:00Z">
        <w:r w:rsidRPr="00243666">
          <w:t xml:space="preserve"> feet</w:t>
        </w:r>
      </w:ins>
      <w:ins w:id="1654" w:author="Joel Karr" w:date="2026-03-08T12:23:00Z" w16du:dateUtc="2026-03-08T17:23:00Z">
        <w:r w:rsidR="009C1164">
          <w:t>,</w:t>
        </w:r>
      </w:ins>
      <w:ins w:id="1655" w:author="Joel Karr" w:date="2026-03-08T11:46:00Z">
        <w:r w:rsidRPr="00243666">
          <w:t xml:space="preserve"> </w:t>
        </w:r>
      </w:ins>
      <w:ins w:id="1656" w:author="Joel Karr" w:date="2026-03-08T12:21:00Z" w16du:dateUtc="2026-03-08T17:21:00Z">
        <w:r w:rsidR="00CE7B1B">
          <w:t xml:space="preserve">he </w:t>
        </w:r>
      </w:ins>
      <w:ins w:id="1657" w:author="Joel Karr" w:date="2026-03-08T11:46:00Z">
        <w:r w:rsidRPr="00243666">
          <w:t xml:space="preserve">wasn't just enforcing effort. He was providing the kind of feedback Ericsson described: immediate, specific, tied to a known standard, and delivered close enough to the action that the correction could happen in real time. </w:t>
        </w:r>
      </w:ins>
      <w:ins w:id="1658" w:author="Joel Karr" w:date="2026-03-08T12:21:00Z" w16du:dateUtc="2026-03-08T17:21:00Z">
        <w:r w:rsidR="00CE7B1B">
          <w:t>I</w:t>
        </w:r>
      </w:ins>
      <w:ins w:id="1659" w:author="Joel Karr" w:date="2026-03-08T11:46:00Z">
        <w:r w:rsidRPr="00243666">
          <w:t xml:space="preserve"> didn't need to wait for a coach's evaluation at the end of practice. </w:t>
        </w:r>
      </w:ins>
      <w:ins w:id="1660" w:author="Joel Karr" w:date="2026-03-08T12:21:00Z" w16du:dateUtc="2026-03-08T17:21:00Z">
        <w:r w:rsidR="00CE7B1B">
          <w:t>I</w:t>
        </w:r>
      </w:ins>
      <w:ins w:id="1661" w:author="Joel Karr" w:date="2026-03-08T11:46:00Z">
        <w:r w:rsidRPr="00243666">
          <w:t xml:space="preserve"> got the feedback in the moment and adjusted within seconds.</w:t>
        </w:r>
      </w:ins>
    </w:p>
    <w:p w14:paraId="010DE99D" w14:textId="77777777" w:rsidR="00243666" w:rsidRPr="00243666" w:rsidRDefault="00243666" w:rsidP="00243666">
      <w:pPr>
        <w:rPr>
          <w:ins w:id="1662" w:author="Joel Karr" w:date="2026-03-08T11:46:00Z"/>
        </w:rPr>
      </w:pPr>
      <w:ins w:id="1663" w:author="Joel Karr" w:date="2026-03-08T11:46:00Z">
        <w:r w:rsidRPr="00243666">
          <w:t xml:space="preserve">Now </w:t>
        </w:r>
        <w:proofErr w:type="gramStart"/>
        <w:r w:rsidRPr="00243666">
          <w:t>apply that</w:t>
        </w:r>
        <w:proofErr w:type="gramEnd"/>
        <w:r w:rsidRPr="00243666">
          <w:t xml:space="preserve"> to a software team. A code review that sits in a queue for three days and comes back with vague comments like "maybe reconsider this approach" is the opposite of what Ericsson's research says works. The feedback is delayed, nonspecific, and disconnected from the moment the code was written. By the time the engineer reads the review, they've moved on to something else. The context is gone. The correction feels like rework rather than learning.</w:t>
        </w:r>
      </w:ins>
    </w:p>
    <w:p w14:paraId="0DC7D879" w14:textId="77777777" w:rsidR="00243666" w:rsidRPr="00243666" w:rsidRDefault="00243666" w:rsidP="00243666">
      <w:pPr>
        <w:rPr>
          <w:ins w:id="1664" w:author="Joel Karr" w:date="2026-03-08T11:46:00Z"/>
        </w:rPr>
      </w:pPr>
      <w:ins w:id="1665" w:author="Joel Karr" w:date="2026-03-08T11:46:00Z">
        <w:r w:rsidRPr="00243666">
          <w:t xml:space="preserve">Compare that to a review that happens the same </w:t>
        </w:r>
        <w:proofErr w:type="gramStart"/>
        <w:r w:rsidRPr="00243666">
          <w:t>day,</w:t>
        </w:r>
        <w:proofErr w:type="gramEnd"/>
        <w:r w:rsidRPr="00243666">
          <w:t xml:space="preserve"> points to a specific pattern that doesn't match the team's </w:t>
        </w:r>
        <w:proofErr w:type="gramStart"/>
        <w:r w:rsidRPr="00243666">
          <w:t>standards, and</w:t>
        </w:r>
        <w:proofErr w:type="gramEnd"/>
        <w:r w:rsidRPr="00243666">
          <w:t xml:space="preserve"> explains why. The engineer learns something while the decision is still fresh, and the next time a similar pattern comes up, they're more likely to catch it on their own. That's deliberate practice applied to a team.</w:t>
        </w:r>
      </w:ins>
    </w:p>
    <w:p w14:paraId="46C8426B" w14:textId="77777777" w:rsidR="00243666" w:rsidRPr="00243666" w:rsidRDefault="00243666" w:rsidP="00243666">
      <w:pPr>
        <w:rPr>
          <w:ins w:id="1666" w:author="Joel Karr" w:date="2026-03-08T11:46:00Z"/>
        </w:rPr>
      </w:pPr>
      <w:ins w:id="1667" w:author="Joel Karr" w:date="2026-03-08T11:46:00Z">
        <w:r w:rsidRPr="00243666">
          <w:t>A team without honest, timely feedback has stopped improving, whether they realize it or not.</w:t>
        </w:r>
      </w:ins>
    </w:p>
    <w:p w14:paraId="4F86F1A0" w14:textId="058F0D19" w:rsidR="001007CC" w:rsidRPr="001007CC" w:rsidRDefault="001007CC" w:rsidP="001007CC"/>
    <w:p w14:paraId="06F05BB9" w14:textId="77777777" w:rsidR="001007CC" w:rsidRPr="001007CC" w:rsidRDefault="001007CC" w:rsidP="001007CC">
      <w:pPr>
        <w:pStyle w:val="Heading3"/>
      </w:pPr>
      <w:bookmarkStart w:id="1668" w:name="_Toc223725717"/>
      <w:r>
        <w:t>Building Feedback Systems</w:t>
      </w:r>
      <w:bookmarkEnd w:id="1668"/>
    </w:p>
    <w:p w14:paraId="4DFB7E74" w14:textId="12194812" w:rsidR="001007CC" w:rsidRPr="001007CC" w:rsidDel="009C1164" w:rsidRDefault="001007CC" w:rsidP="001007CC">
      <w:pPr>
        <w:rPr>
          <w:del w:id="1669" w:author="Joel Karr" w:date="2026-03-08T12:24:00Z" w16du:dateUtc="2026-03-08T17:24:00Z"/>
        </w:rPr>
      </w:pPr>
      <w:del w:id="1670" w:author="Joel Karr" w:date="2026-03-08T12:24:00Z" w16du:dateUtc="2026-03-08T17:24:00Z">
        <w:r w:rsidDel="009C1164">
          <w:delText>Whether teams learn or get stuck has very little to do with how well-intentioned people are. Intent that avoids critical functions often leads to frustration. Proper feedback systems create compounded value over time.</w:delText>
        </w:r>
      </w:del>
    </w:p>
    <w:p w14:paraId="442F1576" w14:textId="77777777" w:rsidR="001007CC" w:rsidRPr="001007CC" w:rsidRDefault="001007CC" w:rsidP="001007CC">
      <w:r>
        <w:t>The key to successful feedback comes down to a few fundamentals.</w:t>
      </w:r>
    </w:p>
    <w:p w14:paraId="5D572A3B" w14:textId="7472D38A" w:rsidR="001007CC" w:rsidRPr="001007CC" w:rsidRDefault="00E418D5" w:rsidP="001007CC">
      <w:pPr>
        <w:pStyle w:val="Heading4"/>
      </w:pPr>
      <w:r>
        <w:t>1. Make expectations explicit</w:t>
      </w:r>
    </w:p>
    <w:p w14:paraId="73FBF585" w14:textId="77777777" w:rsidR="001007CC" w:rsidRPr="001007CC" w:rsidRDefault="001007CC" w:rsidP="001007CC">
      <w:r>
        <w:t>You can't enforce standards that have never been clearly named.</w:t>
      </w:r>
    </w:p>
    <w:p w14:paraId="2406D239" w14:textId="77777777" w:rsidR="001007CC" w:rsidRPr="001007CC" w:rsidRDefault="001007CC" w:rsidP="001007CC">
      <w:r>
        <w:t>Software engineers often think standards means only syntax best practices—whether you should use tabs or spaces for indentation, a debate that has consumed countless hours in engineering forums. But you need standards for how you operate as a team as well.</w:t>
      </w:r>
    </w:p>
    <w:p w14:paraId="34BBA58E" w14:textId="77777777" w:rsidR="001007CC" w:rsidRPr="001007CC" w:rsidRDefault="001007CC" w:rsidP="001007CC">
      <w:r>
        <w:t xml:space="preserve">How quickly should someone complete a pull request review? When should a reviewer update the code directly versus provide </w:t>
      </w:r>
      <w:proofErr w:type="gramStart"/>
      <w:r>
        <w:t>direction</w:t>
      </w:r>
      <w:proofErr w:type="gramEnd"/>
      <w:r>
        <w:t>? How long should someone search for solutions on their own before asking for help?</w:t>
      </w:r>
    </w:p>
    <w:p w14:paraId="1DCB120D" w14:textId="77777777" w:rsidR="001007CC" w:rsidRDefault="001007CC" w:rsidP="001007CC">
      <w:pPr>
        <w:rPr>
          <w:ins w:id="1671" w:author="Joel Karr" w:date="2026-03-08T12:28:00Z" w16du:dateUtc="2026-03-08T17:28:00Z"/>
        </w:rPr>
      </w:pPr>
      <w:r>
        <w:t>People don't resist being held to a standard. They resist being surprised by one.</w:t>
      </w:r>
    </w:p>
    <w:p w14:paraId="613726DB" w14:textId="53B87C3F" w:rsidR="009C1164" w:rsidRPr="001007CC" w:rsidRDefault="009C1164" w:rsidP="001007CC">
      <w:ins w:id="1672" w:author="Joel Karr" w:date="2026-03-08T12:28:00Z">
        <w:r w:rsidRPr="009C1164">
          <w:t xml:space="preserve">At Redwood, Chris Babb understood this instinctively. When he brought new engineers onto the team working on the transportation management system, he didn't just hand them the codebase and </w:t>
        </w:r>
        <w:proofErr w:type="gramStart"/>
        <w:r w:rsidRPr="009C1164">
          <w:t>hope</w:t>
        </w:r>
        <w:proofErr w:type="gramEnd"/>
        <w:r w:rsidRPr="009C1164">
          <w:t xml:space="preserve"> they'd figure out the norms. He walked them through how the team operated</w:t>
        </w:r>
      </w:ins>
      <w:ins w:id="1673" w:author="Joel Karr" w:date="2026-03-08T12:29:00Z" w16du:dateUtc="2026-03-08T17:29:00Z">
        <w:r>
          <w:t>.</w:t>
        </w:r>
      </w:ins>
      <w:ins w:id="1674" w:author="Joel Karr" w:date="2026-03-08T12:28:00Z">
        <w:r w:rsidRPr="009C1164">
          <w:t xml:space="preserve"> If you disagreed with an approach, you said so in the review with a specific reason, not in a side conversation after the code was merged. If you were stuck for more than an hour, you asked for help. </w:t>
        </w:r>
      </w:ins>
    </w:p>
    <w:p w14:paraId="128051EB" w14:textId="742A5DE0" w:rsidR="001007CC" w:rsidRPr="001007CC" w:rsidRDefault="00E418D5" w:rsidP="001007CC">
      <w:pPr>
        <w:pStyle w:val="Heading4"/>
      </w:pPr>
      <w:r>
        <w:t>2. Enforce standards consistently</w:t>
      </w:r>
    </w:p>
    <w:p w14:paraId="5FD36C00" w14:textId="77777777" w:rsidR="001007CC" w:rsidRPr="001007CC" w:rsidRDefault="001007CC" w:rsidP="001007CC">
      <w:r>
        <w:t>Nothing undermines trust faster than selective enforcement.</w:t>
      </w:r>
    </w:p>
    <w:p w14:paraId="4CE32EB7" w14:textId="6ACD24B5" w:rsidR="001007CC" w:rsidRPr="001007CC" w:rsidDel="009C1164" w:rsidRDefault="001007CC" w:rsidP="001007CC">
      <w:pPr>
        <w:rPr>
          <w:del w:id="1675" w:author="Joel Karr" w:date="2026-03-08T12:30:00Z" w16du:dateUtc="2026-03-08T17:30:00Z"/>
        </w:rPr>
      </w:pPr>
      <w:r>
        <w:t xml:space="preserve">When some people are held to a bar and others are quietly exempted, feedback stops feeling fair and starts feeling political. In that environment, </w:t>
      </w:r>
      <w:ins w:id="1676" w:author="Joel Karr" w:date="2026-03-08T12:30:00Z">
        <w:r w:rsidR="009C1164" w:rsidRPr="009C1164">
          <w:t>people protect themselves through silence rather than risking being the one who speaks up.</w:t>
        </w:r>
      </w:ins>
      <w:ins w:id="1677" w:author="Joel Karr" w:date="2026-03-08T12:30:00Z" w16du:dateUtc="2026-03-08T17:30:00Z">
        <w:r w:rsidR="009C1164">
          <w:t xml:space="preserve"> </w:t>
        </w:r>
      </w:ins>
      <w:del w:id="1678" w:author="Joel Karr" w:date="2026-03-08T12:30:00Z" w16du:dateUtc="2026-03-08T17:30:00Z">
        <w:r w:rsidDel="009C1164">
          <w:delText>silence becomes self-protection.</w:delText>
        </w:r>
      </w:del>
    </w:p>
    <w:p w14:paraId="4283FFD7" w14:textId="08A53EFB" w:rsidR="001007CC" w:rsidRPr="001007CC" w:rsidRDefault="001007CC" w:rsidP="001007CC">
      <w:r>
        <w:t xml:space="preserve">Peer-driven accountability works because it removes status from the equation. When teammates hold each other to the same expectations, feedback stops being about </w:t>
      </w:r>
      <w:ins w:id="1679" w:author="Joel Karr" w:date="2026-03-08T12:30:00Z" w16du:dateUtc="2026-03-08T17:30:00Z">
        <w:r w:rsidR="009C1164">
          <w:t xml:space="preserve">seniority or </w:t>
        </w:r>
      </w:ins>
      <w:r>
        <w:t>power and starts being about the work.</w:t>
      </w:r>
      <w:ins w:id="1680" w:author="Joel Karr" w:date="2026-03-08T12:30:00Z" w16du:dateUtc="2026-03-08T17:30:00Z">
        <w:r w:rsidR="009C1164">
          <w:t xml:space="preserve"> </w:t>
        </w:r>
      </w:ins>
      <w:ins w:id="1681" w:author="Joel Karr" w:date="2026-03-08T12:30:00Z">
        <w:r w:rsidR="009C1164" w:rsidRPr="009C1164">
          <w:t>The wrestling room operated this way. A sophomore could push a senior to work harder without anyone questioning whether he had the authority to do so. The standard was the authority, not the person enforcing it.</w:t>
        </w:r>
      </w:ins>
    </w:p>
    <w:p w14:paraId="5CFAC162" w14:textId="18604740" w:rsidR="001007CC" w:rsidRPr="001007CC" w:rsidRDefault="00E418D5" w:rsidP="001007CC">
      <w:pPr>
        <w:pStyle w:val="Heading4"/>
      </w:pPr>
      <w:r>
        <w:lastRenderedPageBreak/>
        <w:t xml:space="preserve">3. Keep feedback </w:t>
      </w:r>
      <w:proofErr w:type="gramStart"/>
      <w:r>
        <w:t>immediate</w:t>
      </w:r>
      <w:proofErr w:type="gramEnd"/>
      <w:r>
        <w:t xml:space="preserve"> and </w:t>
      </w:r>
      <w:proofErr w:type="gramStart"/>
      <w:r>
        <w:t>specific</w:t>
      </w:r>
      <w:proofErr w:type="gramEnd"/>
    </w:p>
    <w:p w14:paraId="1AD9A41F" w14:textId="5065EAAB" w:rsidR="001007CC" w:rsidRPr="001007CC" w:rsidDel="009C1164" w:rsidRDefault="001007CC" w:rsidP="001007CC">
      <w:pPr>
        <w:rPr>
          <w:del w:id="1682" w:author="Joel Karr" w:date="2026-03-08T12:32:00Z" w16du:dateUtc="2026-03-08T17:32:00Z"/>
        </w:rPr>
      </w:pPr>
      <w:del w:id="1683" w:author="Joel Karr" w:date="2026-03-08T12:32:00Z" w16du:dateUtc="2026-03-08T17:32:00Z">
        <w:r w:rsidDel="009C1164">
          <w:delText>The longer feedback waits, the heavier it becomes.</w:delText>
        </w:r>
      </w:del>
    </w:p>
    <w:p w14:paraId="2A79F2BC" w14:textId="389FD7BF" w:rsidR="001007CC" w:rsidRPr="001007CC" w:rsidRDefault="001007CC" w:rsidP="001007CC">
      <w:r>
        <w:t xml:space="preserve">The closer correction is to the action itself, the less emotional weight it carries and the easier it is to receive. </w:t>
      </w:r>
      <w:del w:id="1684" w:author="Joel Karr" w:date="2026-03-08T12:32:00Z" w16du:dateUtc="2026-03-08T17:32:00Z">
        <w:r w:rsidDel="009C1164">
          <w:delText>This makes the speed of pull request reviews vital.</w:delText>
        </w:r>
      </w:del>
      <w:ins w:id="1685" w:author="Joel Karr" w:date="2026-03-08T12:32:00Z" w16du:dateUtc="2026-03-08T17:32:00Z">
        <w:r w:rsidR="009C1164">
          <w:t xml:space="preserve"> </w:t>
        </w:r>
      </w:ins>
      <w:ins w:id="1686" w:author="Joel Karr" w:date="2026-03-08T12:32:00Z">
        <w:r w:rsidR="009C1164" w:rsidRPr="009C1164">
          <w:t>Feedback that waits days or weeks accumulates baggage</w:t>
        </w:r>
      </w:ins>
      <w:ins w:id="1687" w:author="Joel Karr" w:date="2026-03-08T12:32:00Z" w16du:dateUtc="2026-03-08T17:32:00Z">
        <w:r w:rsidR="009C1164">
          <w:t>. I</w:t>
        </w:r>
      </w:ins>
      <w:ins w:id="1688" w:author="Joel Karr" w:date="2026-03-08T12:32:00Z">
        <w:r w:rsidR="009C1164" w:rsidRPr="009C1164">
          <w:t>t picks up assumptions, narratives, and emotional charge that it wouldn't have carried if it had been delivered in the moment.</w:t>
        </w:r>
      </w:ins>
    </w:p>
    <w:p w14:paraId="6E6DAE2B" w14:textId="77777777" w:rsidR="009C1164" w:rsidRPr="009C1164" w:rsidRDefault="009C1164" w:rsidP="009C1164">
      <w:pPr>
        <w:rPr>
          <w:ins w:id="1689" w:author="Joel Karr" w:date="2026-03-08T12:31:00Z"/>
        </w:rPr>
      </w:pPr>
      <w:ins w:id="1690" w:author="Joel Karr" w:date="2026-03-08T12:31:00Z">
        <w:r w:rsidRPr="009C1164">
          <w:t xml:space="preserve">This is why the speed of pull request reviews matters so much. There's a balance between team members breaking their own flow to review a pull request and letting reviews sit too long. Set a specific timeframe and create a way for everyone to know when it's been exceeded. It could be an automated message </w:t>
        </w:r>
        <w:proofErr w:type="gramStart"/>
        <w:r w:rsidRPr="009C1164">
          <w:t>in</w:t>
        </w:r>
        <w:proofErr w:type="gramEnd"/>
        <w:r w:rsidRPr="009C1164">
          <w:t xml:space="preserve"> a team channel or an alert to a team </w:t>
        </w:r>
        <w:proofErr w:type="gramStart"/>
        <w:r w:rsidRPr="009C1164">
          <w:t>lead</w:t>
        </w:r>
        <w:proofErr w:type="gramEnd"/>
        <w:r w:rsidRPr="009C1164">
          <w:t>. The important part is that the team expects it to happen and always reacts when it does.</w:t>
        </w:r>
      </w:ins>
    </w:p>
    <w:p w14:paraId="00BF92D9" w14:textId="77777777" w:rsidR="009C1164" w:rsidRPr="009C1164" w:rsidRDefault="009C1164" w:rsidP="009C1164">
      <w:pPr>
        <w:rPr>
          <w:ins w:id="1691" w:author="Joel Karr" w:date="2026-03-08T12:31:00Z"/>
        </w:rPr>
      </w:pPr>
      <w:ins w:id="1692" w:author="Joel Karr" w:date="2026-03-08T12:31:00Z">
        <w:r w:rsidRPr="009C1164">
          <w:t>When Chris's team at Redwood had their review norms in place, something shifted. Engineers started writing smaller pull requests because they knew reviews would come back quickly. The reviews themselves got more substantive because reviewers were looking at less code at a time and could focus on the decisions rather than getting overwhelmed by volume. The feedback loop tightened, and the quality of the code improved as a direct result.</w:t>
        </w:r>
      </w:ins>
    </w:p>
    <w:p w14:paraId="2361D5FD" w14:textId="10D1B58E" w:rsidR="001007CC" w:rsidRPr="001007CC" w:rsidDel="009C1164" w:rsidRDefault="001007CC" w:rsidP="001007CC">
      <w:pPr>
        <w:rPr>
          <w:del w:id="1693" w:author="Joel Karr" w:date="2026-03-08T12:31:00Z" w16du:dateUtc="2026-03-08T17:31:00Z"/>
        </w:rPr>
      </w:pPr>
      <w:del w:id="1694" w:author="Joel Karr" w:date="2026-03-08T12:31:00Z" w16du:dateUtc="2026-03-08T17:31:00Z">
        <w:r w:rsidDel="009C1164">
          <w:delText>There's a balance between team members breaking their own flow to review a pull request and letting reviews sit too long. Set a specific time frame and create a way for everyone to know when it's been exceeded. It could be an automated message in a team channel or an alert to a manager. The important part is that the team expects it to happen and always reacts when it does.</w:delText>
        </w:r>
      </w:del>
    </w:p>
    <w:p w14:paraId="7B5B0D85" w14:textId="13A9A6B8" w:rsidR="001007CC" w:rsidRPr="001007CC" w:rsidDel="009C1164" w:rsidRDefault="001007CC" w:rsidP="001007CC">
      <w:pPr>
        <w:rPr>
          <w:del w:id="1695" w:author="Joel Karr" w:date="2026-03-08T12:31:00Z" w16du:dateUtc="2026-03-08T17:31:00Z"/>
        </w:rPr>
      </w:pPr>
      <w:del w:id="1696" w:author="Joel Karr" w:date="2026-03-08T12:31:00Z" w16du:dateUtc="2026-03-08T17:31:00Z">
        <w:r w:rsidDel="009C1164">
          <w:delText>Delayed feedback accumulates emotional weight. Immediate feedback feels like collaboration.</w:delText>
        </w:r>
      </w:del>
    </w:p>
    <w:p w14:paraId="6F229383" w14:textId="61505D20" w:rsidR="001007CC" w:rsidRPr="001007CC" w:rsidRDefault="001007CC" w:rsidP="001007CC"/>
    <w:p w14:paraId="169AFF22" w14:textId="77777777" w:rsidR="006A112A" w:rsidRPr="006A112A" w:rsidRDefault="006A112A" w:rsidP="006A112A">
      <w:pPr>
        <w:pStyle w:val="Heading3"/>
        <w:rPr>
          <w:ins w:id="1697" w:author="Joel Karr" w:date="2026-03-08T12:52:00Z"/>
          <w:rPrChange w:id="1698" w:author="Joel Karr" w:date="2026-03-08T12:52:00Z" w16du:dateUtc="2026-03-08T17:52:00Z">
            <w:rPr>
              <w:ins w:id="1699" w:author="Joel Karr" w:date="2026-03-08T12:52:00Z"/>
              <w:b/>
              <w:bCs/>
            </w:rPr>
          </w:rPrChange>
        </w:rPr>
      </w:pPr>
      <w:bookmarkStart w:id="1700" w:name="_Toc223725718"/>
      <w:ins w:id="1701" w:author="Joel Karr" w:date="2026-03-08T12:52:00Z">
        <w:r w:rsidRPr="006A112A">
          <w:rPr>
            <w:rPrChange w:id="1702" w:author="Joel Karr" w:date="2026-03-08T12:52:00Z" w16du:dateUtc="2026-03-08T17:52:00Z">
              <w:rPr>
                <w:b/>
                <w:bCs/>
              </w:rPr>
            </w:rPrChange>
          </w:rPr>
          <w:lastRenderedPageBreak/>
          <w:t>When the System Breaks</w:t>
        </w:r>
      </w:ins>
    </w:p>
    <w:p w14:paraId="533A890D" w14:textId="77777777" w:rsidR="006A112A" w:rsidRPr="006A112A" w:rsidRDefault="006A112A" w:rsidP="006A112A">
      <w:pPr>
        <w:pStyle w:val="Heading3"/>
        <w:rPr>
          <w:ins w:id="1703" w:author="Joel Karr" w:date="2026-03-08T12:52:00Z"/>
        </w:rPr>
      </w:pPr>
      <w:ins w:id="1704" w:author="Joel Karr" w:date="2026-03-08T12:52:00Z">
        <w:r w:rsidRPr="006A112A">
          <w:t>Even the wrestling room wasn't immune.</w:t>
        </w:r>
      </w:ins>
    </w:p>
    <w:p w14:paraId="07A89F6D" w14:textId="5646D299" w:rsidR="006A112A" w:rsidRPr="006A112A" w:rsidRDefault="006A112A" w:rsidP="006A112A">
      <w:pPr>
        <w:pStyle w:val="Heading3"/>
        <w:rPr>
          <w:ins w:id="1705" w:author="Joel Karr" w:date="2026-03-08T12:52:00Z"/>
        </w:rPr>
      </w:pPr>
      <w:ins w:id="1706" w:author="Joel Karr" w:date="2026-03-08T12:52:00Z">
        <w:r w:rsidRPr="006A112A">
          <w:t xml:space="preserve">A year after our team took second in state, we came back with a more experienced roster that included multiple state champions and top-ranked wrestlers across weight classes. We continued to </w:t>
        </w:r>
      </w:ins>
      <w:proofErr w:type="gramStart"/>
      <w:ins w:id="1707" w:author="Joel Karr" w:date="2026-03-08T12:52:00Z" w16du:dateUtc="2026-03-08T17:52:00Z">
        <w:r>
          <w:t>raising</w:t>
        </w:r>
      </w:ins>
      <w:proofErr w:type="gramEnd"/>
      <w:ins w:id="1708" w:author="Joel Karr" w:date="2026-03-08T12:52:00Z">
        <w:r w:rsidRPr="006A112A">
          <w:t xml:space="preserve"> our expectations of each other, pushing harder in practice, demanding more in every drill.</w:t>
        </w:r>
      </w:ins>
    </w:p>
    <w:p w14:paraId="6AF8DB0F" w14:textId="6CA4D67D" w:rsidR="006A112A" w:rsidRPr="006A112A" w:rsidRDefault="006A112A" w:rsidP="006A112A">
      <w:pPr>
        <w:pStyle w:val="Heading3"/>
        <w:rPr>
          <w:ins w:id="1709" w:author="Joel Karr" w:date="2026-03-08T12:52:00Z"/>
        </w:rPr>
      </w:pPr>
      <w:ins w:id="1710" w:author="Joel Karr" w:date="2026-03-08T12:52:00Z">
        <w:r w:rsidRPr="006A112A">
          <w:t xml:space="preserve">At some point, </w:t>
        </w:r>
        <w:proofErr w:type="gramStart"/>
        <w:r w:rsidRPr="006A112A">
          <w:t>the accountability</w:t>
        </w:r>
        <w:proofErr w:type="gramEnd"/>
        <w:r w:rsidRPr="006A112A">
          <w:t xml:space="preserve"> started to shift. It didn't happen </w:t>
        </w:r>
        <w:proofErr w:type="gramStart"/>
        <w:r w:rsidRPr="006A112A">
          <w:t>in</w:t>
        </w:r>
        <w:proofErr w:type="gramEnd"/>
        <w:r w:rsidRPr="006A112A">
          <w:t xml:space="preserve"> one moment. It </w:t>
        </w:r>
        <w:proofErr w:type="gramStart"/>
        <w:r w:rsidRPr="006A112A">
          <w:t>crept in</w:t>
        </w:r>
        <w:proofErr w:type="gramEnd"/>
        <w:r w:rsidRPr="006A112A">
          <w:t xml:space="preserve"> slowly. The same direct feedback that had felt like support the year before started to feel personal. Wrestlers began interpreting corrections as attacks on them individually rather than as part of the team's shared standard. The tone in the room changed</w:t>
        </w:r>
      </w:ins>
      <w:ins w:id="1711" w:author="Joel Karr" w:date="2026-03-08T12:53:00Z" w16du:dateUtc="2026-03-08T17:53:00Z">
        <w:r>
          <w:t xml:space="preserve"> and tensions</w:t>
        </w:r>
      </w:ins>
      <w:ins w:id="1712" w:author="Joel Karr" w:date="2026-03-08T12:52:00Z">
        <w:r w:rsidRPr="006A112A">
          <w:t xml:space="preserve"> grew</w:t>
        </w:r>
      </w:ins>
      <w:ins w:id="1713" w:author="Joel Karr" w:date="2026-03-08T12:53:00Z" w16du:dateUtc="2026-03-08T17:53:00Z">
        <w:r>
          <w:t>.</w:t>
        </w:r>
      </w:ins>
    </w:p>
    <w:p w14:paraId="67F8ACB5" w14:textId="77777777" w:rsidR="006A112A" w:rsidRPr="006A112A" w:rsidRDefault="006A112A" w:rsidP="006A112A">
      <w:pPr>
        <w:pStyle w:val="Heading3"/>
        <w:rPr>
          <w:ins w:id="1714" w:author="Joel Karr" w:date="2026-03-08T12:52:00Z"/>
        </w:rPr>
      </w:pPr>
      <w:ins w:id="1715" w:author="Joel Karr" w:date="2026-03-08T12:52:00Z">
        <w:r w:rsidRPr="006A112A">
          <w:t xml:space="preserve">One day we came into practice and instead of going through our normal </w:t>
        </w:r>
        <w:proofErr w:type="gramStart"/>
        <w:r w:rsidRPr="006A112A">
          <w:t>warm up</w:t>
        </w:r>
        <w:proofErr w:type="gramEnd"/>
        <w:r w:rsidRPr="006A112A">
          <w:t xml:space="preserve">, our coach told us to sit in a large circle. He placed one of the team trophies we had won in the center. The only rule was you had to be holding the trophy to speak, and when you were done you could choose who went next. The coach didn't give us any other </w:t>
        </w:r>
        <w:proofErr w:type="gramStart"/>
        <w:r w:rsidRPr="006A112A">
          <w:t>direction</w:t>
        </w:r>
        <w:proofErr w:type="gramEnd"/>
        <w:r w:rsidRPr="006A112A">
          <w:t>.</w:t>
        </w:r>
      </w:ins>
    </w:p>
    <w:p w14:paraId="4A068913" w14:textId="77777777" w:rsidR="006A112A" w:rsidRPr="006A112A" w:rsidRDefault="006A112A" w:rsidP="006A112A">
      <w:pPr>
        <w:pStyle w:val="Heading3"/>
        <w:rPr>
          <w:ins w:id="1716" w:author="Joel Karr" w:date="2026-03-08T12:52:00Z"/>
        </w:rPr>
      </w:pPr>
      <w:ins w:id="1717" w:author="Joel Karr" w:date="2026-03-08T12:52:00Z">
        <w:r w:rsidRPr="006A112A">
          <w:t xml:space="preserve">The first person to </w:t>
        </w:r>
        <w:proofErr w:type="gramStart"/>
        <w:r w:rsidRPr="006A112A">
          <w:t>speak</w:t>
        </w:r>
        <w:proofErr w:type="gramEnd"/>
        <w:r w:rsidRPr="006A112A">
          <w:t xml:space="preserve"> was one of our state champions. He talked about how he felt like others weren't giving enough effort and that we weren't going to improve on our second-place finish from the year before. To win a state title, there was zero margin for error. The next wrestler talked about how he wanted others on the team to get the success he knew they had earned, but we all knew there would always be variables we couldn't control, so we had to do everything in our power to reduce risk.</w:t>
        </w:r>
      </w:ins>
    </w:p>
    <w:p w14:paraId="77C57843" w14:textId="148C3F07" w:rsidR="006A112A" w:rsidRPr="006A112A" w:rsidRDefault="006A112A" w:rsidP="006A112A">
      <w:pPr>
        <w:pStyle w:val="Heading3"/>
        <w:rPr>
          <w:ins w:id="1718" w:author="Joel Karr" w:date="2026-03-08T12:52:00Z"/>
        </w:rPr>
      </w:pPr>
      <w:ins w:id="1719" w:author="Joel Karr" w:date="2026-03-08T12:52:00Z">
        <w:r w:rsidRPr="006A112A">
          <w:t>That ended up being the longest practice of the year. Not because we did more drills or ran more miles</w:t>
        </w:r>
      </w:ins>
      <w:ins w:id="1720" w:author="Joel Karr" w:date="2026-03-08T12:53:00Z" w16du:dateUtc="2026-03-08T17:53:00Z">
        <w:r>
          <w:t>, but because</w:t>
        </w:r>
      </w:ins>
      <w:ins w:id="1721" w:author="Joel Karr" w:date="2026-03-08T12:52:00Z">
        <w:r w:rsidRPr="006A112A">
          <w:t xml:space="preserve"> we talked for over three hours sitting in that circle.</w:t>
        </w:r>
      </w:ins>
    </w:p>
    <w:p w14:paraId="6DA3A4CA" w14:textId="77777777" w:rsidR="006A112A" w:rsidRPr="006A112A" w:rsidRDefault="006A112A" w:rsidP="006A112A">
      <w:pPr>
        <w:pStyle w:val="Heading3"/>
        <w:rPr>
          <w:ins w:id="1722" w:author="Joel Karr" w:date="2026-03-08T12:52:00Z"/>
        </w:rPr>
      </w:pPr>
      <w:ins w:id="1723" w:author="Joel Karr" w:date="2026-03-08T12:52:00Z">
        <w:r w:rsidRPr="006A112A">
          <w:lastRenderedPageBreak/>
          <w:t xml:space="preserve">What our coach recognized was that the feedback system hadn't broken because people stopped caring. It broke because the line between holding someone accountable and making it personal had blurred. The expectations were still </w:t>
        </w:r>
        <w:proofErr w:type="gramStart"/>
        <w:r w:rsidRPr="006A112A">
          <w:t>high</w:t>
        </w:r>
        <w:proofErr w:type="gramEnd"/>
        <w:r w:rsidRPr="006A112A">
          <w:t xml:space="preserve"> and the enforcement was still happening. But the shared understanding of why we pushed each other had eroded, and without that understanding, the same words that used to feel like support started feeling like judgment.</w:t>
        </w:r>
      </w:ins>
    </w:p>
    <w:p w14:paraId="39F5BC5D" w14:textId="77777777" w:rsidR="006A112A" w:rsidRPr="006A112A" w:rsidRDefault="006A112A" w:rsidP="006A112A">
      <w:pPr>
        <w:pStyle w:val="Heading3"/>
        <w:rPr>
          <w:ins w:id="1724" w:author="Joel Karr" w:date="2026-03-08T12:52:00Z"/>
        </w:rPr>
      </w:pPr>
      <w:ins w:id="1725" w:author="Joel Karr" w:date="2026-03-08T12:52:00Z">
        <w:r w:rsidRPr="006A112A">
          <w:t xml:space="preserve">The trophy circle </w:t>
        </w:r>
        <w:proofErr w:type="gramStart"/>
        <w:r w:rsidRPr="006A112A">
          <w:t>reset</w:t>
        </w:r>
        <w:proofErr w:type="gramEnd"/>
        <w:r w:rsidRPr="006A112A">
          <w:t xml:space="preserve"> the culture. The standards didn't get lowered and the feedback didn't get softer. What changed was that everyone remembered the accountability existed because we were trying to accomplish something together.</w:t>
        </w:r>
      </w:ins>
    </w:p>
    <w:p w14:paraId="234813AE" w14:textId="77777777" w:rsidR="006A112A" w:rsidRPr="006A112A" w:rsidRDefault="006A112A" w:rsidP="006A112A">
      <w:pPr>
        <w:pStyle w:val="Heading3"/>
        <w:rPr>
          <w:ins w:id="1726" w:author="Joel Karr" w:date="2026-03-08T12:52:00Z"/>
        </w:rPr>
      </w:pPr>
      <w:ins w:id="1727" w:author="Joel Karr" w:date="2026-03-08T12:52:00Z">
        <w:r w:rsidRPr="006A112A">
          <w:t>Software teams face the same drift. A team can build a strong feedback culture and still watch it deteriorate if they don't actively protect it. Two patterns cause the most damage.</w:t>
        </w:r>
      </w:ins>
    </w:p>
    <w:p w14:paraId="1F27B029" w14:textId="77777777" w:rsidR="006A112A" w:rsidRPr="006A112A" w:rsidRDefault="006A112A" w:rsidP="006A112A">
      <w:pPr>
        <w:pStyle w:val="Heading3"/>
        <w:rPr>
          <w:ins w:id="1728" w:author="Joel Karr" w:date="2026-03-08T12:52:00Z"/>
        </w:rPr>
      </w:pPr>
      <w:ins w:id="1729" w:author="Joel Karr" w:date="2026-03-08T12:52:00Z">
        <w:r w:rsidRPr="006A112A">
          <w:rPr>
            <w:b/>
            <w:bCs/>
          </w:rPr>
          <w:t>Feedback becomes a back door for re-litigation.</w:t>
        </w:r>
      </w:ins>
    </w:p>
    <w:p w14:paraId="509DE657" w14:textId="77777777" w:rsidR="006A112A" w:rsidRPr="006A112A" w:rsidRDefault="006A112A" w:rsidP="006A112A">
      <w:pPr>
        <w:pStyle w:val="Heading3"/>
        <w:rPr>
          <w:ins w:id="1730" w:author="Joel Karr" w:date="2026-03-08T12:52:00Z"/>
        </w:rPr>
      </w:pPr>
      <w:ins w:id="1731" w:author="Joel Karr" w:date="2026-03-08T12:52:00Z">
        <w:r w:rsidRPr="006A112A">
          <w:t>This connects directly to the previous chapter. Feedback exists to improve execution against established standards, not to quietly reopen decisions the team has already made.</w:t>
        </w:r>
      </w:ins>
    </w:p>
    <w:p w14:paraId="549A8274" w14:textId="77777777" w:rsidR="006A112A" w:rsidRPr="006A112A" w:rsidRDefault="006A112A" w:rsidP="006A112A">
      <w:pPr>
        <w:pStyle w:val="Heading3"/>
        <w:rPr>
          <w:ins w:id="1732" w:author="Joel Karr" w:date="2026-03-08T12:52:00Z"/>
        </w:rPr>
      </w:pPr>
      <w:ins w:id="1733" w:author="Joel Karr" w:date="2026-03-08T12:52:00Z">
        <w:r w:rsidRPr="006A112A">
          <w:t>Teams get into trouble when code reviews become a way to argue for approaches that were already considered and rejected. If the team agreed to use a specific pattern for API endpoints, a code review isn't the place to lobby for a different pattern. That's not feedback on the work. That's using a review as cover to relitigate architecture.</w:t>
        </w:r>
      </w:ins>
    </w:p>
    <w:p w14:paraId="468B76BB" w14:textId="3226EE76" w:rsidR="006A112A" w:rsidRPr="006A112A" w:rsidRDefault="006A112A" w:rsidP="006A112A">
      <w:pPr>
        <w:pStyle w:val="Heading3"/>
        <w:rPr>
          <w:ins w:id="1734" w:author="Joel Karr" w:date="2026-03-08T12:52:00Z"/>
        </w:rPr>
      </w:pPr>
      <w:ins w:id="1735" w:author="Joel Karr" w:date="2026-03-08T12:52:00Z">
        <w:r w:rsidRPr="006A112A">
          <w:t>When this starts happening, the engineers receiving the feedback can't tell whether they're being corrected against a standard or being recruited into someone else's campaign to reverse a decision. The feedback stops feeling fair. People get defensive. The same erosion that happened in the wrestling room</w:t>
        </w:r>
      </w:ins>
      <w:ins w:id="1736" w:author="Joel Karr" w:date="2026-03-08T12:57:00Z" w16du:dateUtc="2026-03-08T17:57:00Z">
        <w:r>
          <w:t xml:space="preserve">, </w:t>
        </w:r>
      </w:ins>
      <w:ins w:id="1737" w:author="Joel Karr" w:date="2026-03-08T12:52:00Z">
        <w:r w:rsidRPr="006A112A">
          <w:t>where accountability started feeling personal</w:t>
        </w:r>
      </w:ins>
      <w:ins w:id="1738" w:author="Joel Karr" w:date="2026-03-08T12:57:00Z" w16du:dateUtc="2026-03-08T17:57:00Z">
        <w:r>
          <w:t xml:space="preserve">, </w:t>
        </w:r>
      </w:ins>
      <w:ins w:id="1739" w:author="Joel Karr" w:date="2026-03-08T12:52:00Z">
        <w:r w:rsidRPr="006A112A">
          <w:t>happens in the pull request comments.</w:t>
        </w:r>
      </w:ins>
    </w:p>
    <w:p w14:paraId="6F56AE8F" w14:textId="77777777" w:rsidR="006A112A" w:rsidRPr="006A112A" w:rsidRDefault="006A112A" w:rsidP="006A112A">
      <w:pPr>
        <w:pStyle w:val="Heading3"/>
        <w:rPr>
          <w:ins w:id="1740" w:author="Joel Karr" w:date="2026-03-08T12:52:00Z"/>
        </w:rPr>
      </w:pPr>
      <w:ins w:id="1741" w:author="Joel Karr" w:date="2026-03-08T12:52:00Z">
        <w:r w:rsidRPr="006A112A">
          <w:lastRenderedPageBreak/>
          <w:t xml:space="preserve">If a review genuinely surfaces new information about a previous decision, call that out separately and save it for its own discussion. Keep the review focused on the current standards. The moment feedback and decision-making get tangled </w:t>
        </w:r>
        <w:proofErr w:type="gramStart"/>
        <w:r w:rsidRPr="006A112A">
          <w:t>together,</w:t>
        </w:r>
        <w:proofErr w:type="gramEnd"/>
        <w:r w:rsidRPr="006A112A">
          <w:t xml:space="preserve"> both stop working.</w:t>
        </w:r>
      </w:ins>
    </w:p>
    <w:p w14:paraId="6B73A0DA" w14:textId="77777777" w:rsidR="006A112A" w:rsidRPr="006A112A" w:rsidRDefault="006A112A" w:rsidP="006A112A">
      <w:pPr>
        <w:pStyle w:val="Heading3"/>
        <w:rPr>
          <w:ins w:id="1742" w:author="Joel Karr" w:date="2026-03-08T12:52:00Z"/>
        </w:rPr>
      </w:pPr>
      <w:ins w:id="1743" w:author="Joel Karr" w:date="2026-03-08T12:52:00Z">
        <w:r w:rsidRPr="006A112A">
          <w:rPr>
            <w:b/>
            <w:bCs/>
          </w:rPr>
          <w:t>Silence replaces honesty.</w:t>
        </w:r>
      </w:ins>
    </w:p>
    <w:p w14:paraId="4DEEC39B" w14:textId="77777777" w:rsidR="006A112A" w:rsidRPr="006A112A" w:rsidRDefault="006A112A" w:rsidP="006A112A">
      <w:pPr>
        <w:pStyle w:val="Heading3"/>
        <w:rPr>
          <w:ins w:id="1744" w:author="Joel Karr" w:date="2026-03-08T12:52:00Z"/>
        </w:rPr>
      </w:pPr>
      <w:ins w:id="1745" w:author="Joel Karr" w:date="2026-03-08T12:52:00Z">
        <w:r w:rsidRPr="006A112A">
          <w:t>When people stop speaking up, trust is already eroding. The absence of feedback is almost always more dangerous than blunt critique, because it means problems are accumulating without a path to correction.</w:t>
        </w:r>
      </w:ins>
    </w:p>
    <w:p w14:paraId="5BD2E740" w14:textId="77777777" w:rsidR="006A112A" w:rsidRPr="006A112A" w:rsidRDefault="006A112A" w:rsidP="006A112A">
      <w:pPr>
        <w:pStyle w:val="Heading3"/>
        <w:rPr>
          <w:ins w:id="1746" w:author="Joel Karr" w:date="2026-03-08T12:52:00Z"/>
        </w:rPr>
      </w:pPr>
      <w:ins w:id="1747" w:author="Joel Karr" w:date="2026-03-08T12:52:00Z">
        <w:r w:rsidRPr="006A112A">
          <w:t xml:space="preserve">At one point at Redwood, I noticed that reviews on a particular team had become rubber stamps. Every pull request was approved within minutes with a thumbs up or a "looks good." When I dug in, it turned out two engineers on the team had gotten into a tense exchange in a review months earlier. Neither had said anything about it afterward, but the rest of the team had noticed. The unspoken lesson was clear: pushing back in reviews leads to conflict. </w:t>
        </w:r>
        <w:proofErr w:type="gramStart"/>
        <w:r w:rsidRPr="006A112A">
          <w:t>So</w:t>
        </w:r>
        <w:proofErr w:type="gramEnd"/>
        <w:r w:rsidRPr="006A112A">
          <w:t xml:space="preserve"> everyone stopped pushing back. The code quality on that team drifted for weeks before the pattern became visible.</w:t>
        </w:r>
      </w:ins>
    </w:p>
    <w:p w14:paraId="44FE6934" w14:textId="77777777" w:rsidR="006A112A" w:rsidRPr="006A112A" w:rsidRDefault="006A112A" w:rsidP="006A112A">
      <w:pPr>
        <w:pStyle w:val="Heading3"/>
        <w:rPr>
          <w:ins w:id="1748" w:author="Joel Karr" w:date="2026-03-08T12:52:00Z"/>
        </w:rPr>
      </w:pPr>
      <w:ins w:id="1749" w:author="Joel Karr" w:date="2026-03-08T12:52:00Z">
        <w:r w:rsidRPr="006A112A">
          <w:t xml:space="preserve">Our wrestling coach saw the same kind of drift and knew that no amount of yelling or motivational speeches would fix it. He couldn't force us to trust each other again. What he could do was create the space for us to rebuild that trust ourselves. The trophy circle wasn't a technique or a framework. It was </w:t>
        </w:r>
        <w:proofErr w:type="gramStart"/>
        <w:r w:rsidRPr="006A112A">
          <w:t>a recognition</w:t>
        </w:r>
        <w:proofErr w:type="gramEnd"/>
        <w:r w:rsidRPr="006A112A">
          <w:t xml:space="preserve"> that the system needed to be reset, and the only people who could reset it were the ones sitting in the room.</w:t>
        </w:r>
      </w:ins>
    </w:p>
    <w:p w14:paraId="6F16B965" w14:textId="77777777" w:rsidR="006A112A" w:rsidRPr="006A112A" w:rsidRDefault="006A112A" w:rsidP="006A112A">
      <w:pPr>
        <w:pStyle w:val="Heading3"/>
        <w:rPr>
          <w:ins w:id="1750" w:author="Joel Karr" w:date="2026-03-08T12:52:00Z"/>
        </w:rPr>
      </w:pPr>
      <w:ins w:id="1751" w:author="Joel Karr" w:date="2026-03-08T12:52:00Z">
        <w:r w:rsidRPr="006A112A">
          <w:t xml:space="preserve">If your team's code reviews have gone </w:t>
        </w:r>
        <w:proofErr w:type="gramStart"/>
        <w:r w:rsidRPr="006A112A">
          <w:t>quiet</w:t>
        </w:r>
        <w:proofErr w:type="gramEnd"/>
        <w:r w:rsidRPr="006A112A">
          <w:t>, that's worth investigating. Silence is a sign that the cost of honesty feels higher than the cost of letting problems slide. Sometimes fixing it means having your own version of the trophy circle — stopping the work, sitting down together, and rebuilding the shared understanding of why honest feedback exists on your team in the first place.</w:t>
        </w:r>
      </w:ins>
    </w:p>
    <w:p w14:paraId="1C81ED85" w14:textId="0730CDDA" w:rsidR="001007CC" w:rsidRPr="001007CC" w:rsidDel="006A112A" w:rsidRDefault="001007CC" w:rsidP="001007CC">
      <w:pPr>
        <w:pStyle w:val="Heading3"/>
        <w:rPr>
          <w:del w:id="1752" w:author="Joel Karr" w:date="2026-03-08T12:52:00Z" w16du:dateUtc="2026-03-08T17:52:00Z"/>
        </w:rPr>
      </w:pPr>
      <w:del w:id="1753" w:author="Joel Karr" w:date="2026-03-08T12:52:00Z" w16du:dateUtc="2026-03-08T17:52:00Z">
        <w:r w:rsidDel="006A112A">
          <w:delText>Protecting Feedback from Dysfunction</w:delText>
        </w:r>
        <w:bookmarkEnd w:id="1700"/>
      </w:del>
    </w:p>
    <w:p w14:paraId="3F81D491" w14:textId="07FDD114" w:rsidR="001007CC" w:rsidRPr="001007CC" w:rsidDel="006A112A" w:rsidRDefault="001007CC" w:rsidP="001007CC">
      <w:pPr>
        <w:rPr>
          <w:del w:id="1754" w:author="Joel Karr" w:date="2026-03-08T12:52:00Z" w16du:dateUtc="2026-03-08T17:52:00Z"/>
        </w:rPr>
      </w:pPr>
      <w:commentRangeStart w:id="1755"/>
      <w:del w:id="1756" w:author="Joel Karr" w:date="2026-03-08T12:52:00Z" w16du:dateUtc="2026-03-08T17:52:00Z">
        <w:r w:rsidDel="006A112A">
          <w:delText>Even well-designed feedback systems can be undermined.</w:delText>
        </w:r>
        <w:commentRangeEnd w:id="1755"/>
        <w:r w:rsidDel="006A112A">
          <w:rPr>
            <w:rStyle w:val="CommentReference"/>
            <w:sz w:val="24"/>
            <w:szCs w:val="24"/>
          </w:rPr>
          <w:commentReference w:id="1755"/>
        </w:r>
      </w:del>
    </w:p>
    <w:p w14:paraId="72C4A2ED" w14:textId="5EA81922" w:rsidR="001007CC" w:rsidRPr="001007CC" w:rsidDel="006A112A" w:rsidRDefault="001007CC" w:rsidP="001007CC">
      <w:pPr>
        <w:pStyle w:val="Heading4"/>
        <w:rPr>
          <w:del w:id="1757" w:author="Joel Karr" w:date="2026-03-08T12:52:00Z" w16du:dateUtc="2026-03-08T17:52:00Z"/>
        </w:rPr>
      </w:pPr>
      <w:del w:id="1758" w:author="Joel Karr" w:date="2026-03-08T12:52:00Z" w16du:dateUtc="2026-03-08T17:52:00Z">
        <w:r w:rsidDel="006A112A">
          <w:lastRenderedPageBreak/>
          <w:delText>Separate feedback from decision re-litigation</w:delText>
        </w:r>
      </w:del>
    </w:p>
    <w:p w14:paraId="7CAB5FA5" w14:textId="2D6E9A8D" w:rsidR="001007CC" w:rsidRPr="001007CC" w:rsidDel="006A112A" w:rsidRDefault="001007CC" w:rsidP="001007CC">
      <w:pPr>
        <w:rPr>
          <w:del w:id="1759" w:author="Joel Karr" w:date="2026-03-08T12:52:00Z" w16du:dateUtc="2026-03-08T17:52:00Z"/>
        </w:rPr>
      </w:pPr>
      <w:del w:id="1760" w:author="Joel Karr" w:date="2026-03-08T12:52:00Z" w16du:dateUtc="2026-03-08T17:52:00Z">
        <w:r w:rsidDel="006A112A">
          <w:delText>This may feel nuanced but it's critical. Feedback exists to improve execution against predetermined standards, not to quietly reopen decisions.</w:delText>
        </w:r>
      </w:del>
    </w:p>
    <w:p w14:paraId="55813F64" w14:textId="3B6BCDE6" w:rsidR="001007CC" w:rsidRPr="001007CC" w:rsidDel="006A112A" w:rsidRDefault="001007CC" w:rsidP="001007CC">
      <w:pPr>
        <w:rPr>
          <w:del w:id="1761" w:author="Joel Karr" w:date="2026-03-08T12:52:00Z" w16du:dateUtc="2026-03-08T17:52:00Z"/>
        </w:rPr>
      </w:pPr>
      <w:del w:id="1762" w:author="Joel Karr" w:date="2026-03-08T12:52:00Z" w16du:dateUtc="2026-03-08T17:52:00Z">
        <w:r w:rsidDel="006A112A">
          <w:delText>Teams get into trouble when reviews become a back door for re-deciding things that were already settled. We covered this in the previous chapter. Feedback should focus on how well we're meeting expectations, not whether the expectations themselves were correct.</w:delText>
        </w:r>
      </w:del>
    </w:p>
    <w:p w14:paraId="5A69C24F" w14:textId="3163A0F8" w:rsidR="001007CC" w:rsidRPr="001007CC" w:rsidDel="006A112A" w:rsidRDefault="001007CC" w:rsidP="001007CC">
      <w:pPr>
        <w:rPr>
          <w:del w:id="1763" w:author="Joel Karr" w:date="2026-03-08T12:52:00Z" w16du:dateUtc="2026-03-08T17:52:00Z"/>
        </w:rPr>
      </w:pPr>
      <w:del w:id="1764" w:author="Joel Karr" w:date="2026-03-08T12:52:00Z" w16du:dateUtc="2026-03-08T17:52:00Z">
        <w:r w:rsidDel="006A112A">
          <w:delText>If a review changes someone's perspective and gives them new information about a previous team decision, call that out for a future discussion. Give feedback based on the current decision only. Don't let code review become a mechanism for relitigating architecture.</w:delText>
        </w:r>
      </w:del>
    </w:p>
    <w:p w14:paraId="26502884" w14:textId="1BFB66F3" w:rsidR="001007CC" w:rsidRPr="001007CC" w:rsidDel="006A112A" w:rsidRDefault="001007CC" w:rsidP="00BD6930">
      <w:pPr>
        <w:pStyle w:val="Heading4"/>
        <w:rPr>
          <w:del w:id="1765" w:author="Joel Karr" w:date="2026-03-08T12:52:00Z" w16du:dateUtc="2026-03-08T17:52:00Z"/>
        </w:rPr>
      </w:pPr>
      <w:del w:id="1766" w:author="Joel Karr" w:date="2026-03-08T12:52:00Z" w16du:dateUtc="2026-03-08T17:52:00Z">
        <w:r w:rsidDel="006A112A">
          <w:delText>Treat silence as a signal</w:delText>
        </w:r>
      </w:del>
    </w:p>
    <w:p w14:paraId="6C2F254B" w14:textId="73EC122D" w:rsidR="001007CC" w:rsidRPr="001007CC" w:rsidDel="006A112A" w:rsidRDefault="001007CC" w:rsidP="001007CC">
      <w:pPr>
        <w:rPr>
          <w:del w:id="1767" w:author="Joel Karr" w:date="2026-03-08T12:52:00Z" w16du:dateUtc="2026-03-08T17:52:00Z"/>
        </w:rPr>
      </w:pPr>
      <w:del w:id="1768" w:author="Joel Karr" w:date="2026-03-08T12:52:00Z" w16du:dateUtc="2026-03-08T17:52:00Z">
        <w:r w:rsidDel="006A112A">
          <w:delText>Silence isn't neutrality. It's information.</w:delText>
        </w:r>
      </w:del>
    </w:p>
    <w:p w14:paraId="67B6AA2D" w14:textId="1C2E8F13" w:rsidR="001007CC" w:rsidRPr="001007CC" w:rsidDel="006A112A" w:rsidRDefault="001007CC" w:rsidP="001007CC">
      <w:pPr>
        <w:rPr>
          <w:del w:id="1769" w:author="Joel Karr" w:date="2026-03-08T12:52:00Z" w16du:dateUtc="2026-03-08T17:52:00Z"/>
        </w:rPr>
      </w:pPr>
      <w:del w:id="1770" w:author="Joel Karr" w:date="2026-03-08T12:52:00Z" w16du:dateUtc="2026-03-08T17:52:00Z">
        <w:r w:rsidDel="006A112A">
          <w:delText>When people stop speaking up, trust is already eroding. The absence of feedback is almost always more dangerous than blunt critique, because it means problems are accumulating without a path to correction.</w:delText>
        </w:r>
      </w:del>
    </w:p>
    <w:p w14:paraId="65AB6AF8" w14:textId="71510AE6" w:rsidR="001007CC" w:rsidRPr="001007CC" w:rsidDel="006A112A" w:rsidRDefault="001007CC" w:rsidP="001007CC">
      <w:pPr>
        <w:rPr>
          <w:del w:id="1771" w:author="Joel Karr" w:date="2026-03-08T12:52:00Z" w16du:dateUtc="2026-03-08T17:52:00Z"/>
        </w:rPr>
      </w:pPr>
      <w:del w:id="1772" w:author="Joel Karr" w:date="2026-03-08T12:52:00Z" w16du:dateUtc="2026-03-08T17:52:00Z">
        <w:r w:rsidDel="006A112A">
          <w:delText>Strong teams don't interpret quiet as harmony. They treat it as a warning sign that something in the system is making accountability feel unsafe.</w:delText>
        </w:r>
      </w:del>
    </w:p>
    <w:p w14:paraId="7C339823" w14:textId="45778E4D" w:rsidR="001007CC" w:rsidRPr="001007CC" w:rsidDel="006A112A" w:rsidRDefault="001007CC" w:rsidP="001007CC">
      <w:pPr>
        <w:rPr>
          <w:del w:id="1773" w:author="Joel Karr" w:date="2026-03-08T12:52:00Z" w16du:dateUtc="2026-03-08T17:52:00Z"/>
        </w:rPr>
      </w:pPr>
      <w:del w:id="1774" w:author="Joel Karr" w:date="2026-03-08T12:52:00Z" w16du:dateUtc="2026-03-08T17:52:00Z">
        <w:r w:rsidDel="006A112A">
          <w:delText>If your team's code reviews are consistently polite and free of substantive pushback, that's not a sign of quality. It's a sign that people have stopped engaging. Find out why.</w:delText>
        </w:r>
      </w:del>
    </w:p>
    <w:p w14:paraId="62607411" w14:textId="0FBF7867" w:rsidR="001007CC" w:rsidRPr="001007CC" w:rsidRDefault="001007CC" w:rsidP="001007CC"/>
    <w:p w14:paraId="2951AC09" w14:textId="6B7EE2CB" w:rsidR="001007CC" w:rsidRPr="001007CC" w:rsidDel="00921CEC" w:rsidRDefault="00921CEC" w:rsidP="00BD6930">
      <w:pPr>
        <w:pStyle w:val="Heading3"/>
        <w:rPr>
          <w:del w:id="1775" w:author="Joel Karr" w:date="2026-03-08T14:27:00Z" w16du:dateUtc="2026-03-08T19:27:00Z"/>
        </w:rPr>
      </w:pPr>
      <w:bookmarkStart w:id="1776" w:name="_Toc223725719"/>
      <w:ins w:id="1777" w:author="Joel Karr" w:date="2026-03-08T14:27:00Z">
        <w:r w:rsidRPr="00921CEC">
          <w:t>The Room We Built</w:t>
        </w:r>
      </w:ins>
      <w:ins w:id="1778" w:author="Joel Karr" w:date="2026-03-08T14:27:00Z" w16du:dateUtc="2026-03-08T19:27:00Z">
        <w:r>
          <w:t xml:space="preserve"> </w:t>
        </w:r>
      </w:ins>
      <w:del w:id="1779" w:author="Joel Karr" w:date="2026-03-08T14:27:00Z" w16du:dateUtc="2026-03-08T19:27:00Z">
        <w:r w:rsidR="001007CC" w:rsidDel="00921CEC">
          <w:delText>Monday Night Practice</w:delText>
        </w:r>
      </w:del>
      <w:bookmarkEnd w:id="1776"/>
      <w:ins w:id="1780" w:author="Joel Karr" w:date="2026-03-08T14:27:00Z" w16du:dateUtc="2026-03-08T19:27:00Z">
        <w:r>
          <w:t xml:space="preserve"> </w:t>
        </w:r>
      </w:ins>
    </w:p>
    <w:p w14:paraId="4501824C" w14:textId="75367587" w:rsidR="00921CEC" w:rsidRDefault="00921CEC" w:rsidP="001007CC">
      <w:pPr>
        <w:rPr>
          <w:ins w:id="1781" w:author="Joel Karr" w:date="2026-03-08T14:30:00Z" w16du:dateUtc="2026-03-08T19:30:00Z"/>
        </w:rPr>
      </w:pPr>
      <w:ins w:id="1782" w:author="Joel Karr" w:date="2026-03-08T14:30:00Z">
        <w:r w:rsidRPr="00921CEC">
          <w:t>We ultimately fell short of our goal that year. We placed third in state as a team. But twenty-five years later, our coach was inducted into the wrestling hall of fame, and we were all there. He had coached many other successful teams over the years, but ours was the only team that all showed up. Our lives had taken us in very different directions, but we were forever bound by the respect and accountability we had built in that room. Regardless of the outcome, we had all been part of something special.</w:t>
        </w:r>
      </w:ins>
    </w:p>
    <w:p w14:paraId="3D419269" w14:textId="65CB5825" w:rsidR="001007CC" w:rsidRPr="001007CC" w:rsidRDefault="001007CC" w:rsidP="001007CC">
      <w:r>
        <w:t>The freshman who watched us that night saw something that looked aggressive. What he couldn't see was everything underneath it.</w:t>
      </w:r>
    </w:p>
    <w:p w14:paraId="179AA861" w14:textId="77777777" w:rsidR="001007CC" w:rsidRDefault="001007CC" w:rsidP="001007CC">
      <w:pPr>
        <w:rPr>
          <w:ins w:id="1783" w:author="Joel Karr" w:date="2026-03-08T14:31:00Z" w16du:dateUtc="2026-03-08T19:31:00Z"/>
        </w:rPr>
      </w:pPr>
      <w:r>
        <w:t xml:space="preserve">He couldn't see the conversations we'd had at the beginning of the season about what we expected from each other. He couldn't see the moments when coaches had stepped back and let us hold each other accountable instead of doing it for us. He couldn't see the trust </w:t>
      </w:r>
      <w:r>
        <w:lastRenderedPageBreak/>
        <w:t>that had been built through hundreds of small corrections that were given and received without defensiveness.</w:t>
      </w:r>
    </w:p>
    <w:p w14:paraId="077FA13D" w14:textId="77777777" w:rsidR="00921CEC" w:rsidRPr="00921CEC" w:rsidRDefault="00921CEC" w:rsidP="00921CEC">
      <w:pPr>
        <w:rPr>
          <w:ins w:id="1784" w:author="Joel Karr" w:date="2026-03-08T14:31:00Z"/>
        </w:rPr>
      </w:pPr>
      <w:ins w:id="1785" w:author="Joel Karr" w:date="2026-03-08T14:31:00Z">
        <w:r w:rsidRPr="00921CEC">
          <w:t>That's what feedback looks like when expectations are explicit and enforcement is predictable. It doesn't feel like criticism. It feels like someone refusing to let you settle for less than your best.</w:t>
        </w:r>
      </w:ins>
    </w:p>
    <w:p w14:paraId="46595DED" w14:textId="77777777" w:rsidR="00921CEC" w:rsidRPr="00921CEC" w:rsidRDefault="00921CEC" w:rsidP="00921CEC">
      <w:pPr>
        <w:rPr>
          <w:ins w:id="1786" w:author="Joel Karr" w:date="2026-03-08T14:31:00Z"/>
        </w:rPr>
      </w:pPr>
      <w:ins w:id="1787" w:author="Joel Karr" w:date="2026-03-08T14:31:00Z">
        <w:r w:rsidRPr="00921CEC">
          <w:t>Ericsson showed that improvement requires feedback. Edmondson showed that feedback requires safety. But safety without standards is just comfort, and comfort doesn't make anyone better.</w:t>
        </w:r>
      </w:ins>
    </w:p>
    <w:p w14:paraId="6D7532D9" w14:textId="77777777" w:rsidR="00921CEC" w:rsidRPr="00921CEC" w:rsidRDefault="00921CEC" w:rsidP="00921CEC">
      <w:pPr>
        <w:rPr>
          <w:ins w:id="1788" w:author="Joel Karr" w:date="2026-03-08T14:31:00Z"/>
        </w:rPr>
      </w:pPr>
      <w:ins w:id="1789" w:author="Joel Karr" w:date="2026-03-08T14:31:00Z">
        <w:r w:rsidRPr="00921CEC">
          <w:t xml:space="preserve">The wrestling room worked because we had built something together that made direct feedback feel like what it </w:t>
        </w:r>
        <w:proofErr w:type="gramStart"/>
        <w:r w:rsidRPr="00921CEC">
          <w:t>actually was</w:t>
        </w:r>
        <w:proofErr w:type="gramEnd"/>
        <w:r w:rsidRPr="00921CEC">
          <w:t>.</w:t>
        </w:r>
      </w:ins>
    </w:p>
    <w:p w14:paraId="230A72E5" w14:textId="77777777" w:rsidR="00921CEC" w:rsidRPr="001007CC" w:rsidRDefault="00921CEC" w:rsidP="001007CC"/>
    <w:p w14:paraId="233A49BC" w14:textId="566FF33F" w:rsidR="001007CC" w:rsidRPr="001007CC" w:rsidDel="00921CEC" w:rsidRDefault="001007CC" w:rsidP="001007CC">
      <w:pPr>
        <w:rPr>
          <w:del w:id="1790" w:author="Joel Karr" w:date="2026-03-08T14:31:00Z" w16du:dateUtc="2026-03-08T19:31:00Z"/>
        </w:rPr>
      </w:pPr>
      <w:del w:id="1791" w:author="Joel Karr" w:date="2026-03-08T14:31:00Z" w16du:dateUtc="2026-03-08T19:31:00Z">
        <w:r w:rsidDel="00921CEC">
          <w:delText>"Get up. Again. Let's go."—to him, it sounded harsh.</w:delText>
        </w:r>
      </w:del>
    </w:p>
    <w:p w14:paraId="0E2B897E" w14:textId="13B830AA" w:rsidR="001007CC" w:rsidRPr="001007CC" w:rsidDel="00921CEC" w:rsidRDefault="001007CC" w:rsidP="001007CC">
      <w:pPr>
        <w:rPr>
          <w:del w:id="1792" w:author="Joel Karr" w:date="2026-03-08T14:31:00Z" w16du:dateUtc="2026-03-08T19:31:00Z"/>
        </w:rPr>
      </w:pPr>
      <w:del w:id="1793" w:author="Joel Karr" w:date="2026-03-08T14:31:00Z" w16du:dateUtc="2026-03-08T19:31:00Z">
        <w:r w:rsidDel="00921CEC">
          <w:delText>To us, it sounded like support.</w:delText>
        </w:r>
      </w:del>
    </w:p>
    <w:p w14:paraId="3746523C" w14:textId="6DC34985" w:rsidR="001007CC" w:rsidRPr="001007CC" w:rsidDel="00921CEC" w:rsidRDefault="001007CC" w:rsidP="001007CC">
      <w:pPr>
        <w:rPr>
          <w:del w:id="1794" w:author="Joel Karr" w:date="2026-03-08T14:31:00Z" w16du:dateUtc="2026-03-08T19:31:00Z"/>
        </w:rPr>
      </w:pPr>
      <w:del w:id="1795" w:author="Joel Karr" w:date="2026-03-08T14:31:00Z" w16du:dateUtc="2026-03-08T19:31:00Z">
        <w:r w:rsidDel="00921CEC">
          <w:delText>The wrestler who pushed his teammate wasn't being cruel. He was doing exactly what the team had agreed to demand from each other. He was holding the standard because he knew his teammate was capable of meeting it.</w:delText>
        </w:r>
      </w:del>
    </w:p>
    <w:p w14:paraId="1FCD88C3" w14:textId="2B9BE761" w:rsidR="001007CC" w:rsidRPr="001007CC" w:rsidDel="00921CEC" w:rsidRDefault="001007CC" w:rsidP="001007CC">
      <w:pPr>
        <w:rPr>
          <w:del w:id="1796" w:author="Joel Karr" w:date="2026-03-08T14:31:00Z" w16du:dateUtc="2026-03-08T19:31:00Z"/>
        </w:rPr>
      </w:pPr>
      <w:del w:id="1797" w:author="Joel Karr" w:date="2026-03-08T14:31:00Z" w16du:dateUtc="2026-03-08T19:31:00Z">
        <w:r w:rsidDel="00921CEC">
          <w:delText>That's what feedback looks like when expectations are explicit and enforcement is predictable. It doesn't feel like criticism. It feels like someone refusing to let you settle for less than your best.</w:delText>
        </w:r>
      </w:del>
    </w:p>
    <w:p w14:paraId="2B0466D3" w14:textId="30B45476" w:rsidR="001007CC" w:rsidRPr="001007CC" w:rsidDel="00921CEC" w:rsidRDefault="001007CC" w:rsidP="001007CC">
      <w:pPr>
        <w:rPr>
          <w:del w:id="1798" w:author="Joel Karr" w:date="2026-03-08T14:31:00Z" w16du:dateUtc="2026-03-08T19:31:00Z"/>
        </w:rPr>
      </w:pPr>
      <w:del w:id="1799" w:author="Joel Karr" w:date="2026-03-08T14:31:00Z" w16du:dateUtc="2026-03-08T19:31:00Z">
        <w:r w:rsidDel="00921CEC">
          <w:delText>Most teams never get there. They mistake politeness for safety. They let standards stay implicit because naming them feels uncomfortable. They delay feedback because delivering it feels risky.</w:delText>
        </w:r>
      </w:del>
    </w:p>
    <w:p w14:paraId="62E97927" w14:textId="07E41A9F" w:rsidR="001007CC" w:rsidRPr="001007CC" w:rsidDel="00921CEC" w:rsidRDefault="001007CC" w:rsidP="001007CC">
      <w:pPr>
        <w:rPr>
          <w:del w:id="1800" w:author="Joel Karr" w:date="2026-03-08T14:31:00Z" w16du:dateUtc="2026-03-08T19:31:00Z"/>
        </w:rPr>
      </w:pPr>
      <w:del w:id="1801" w:author="Joel Karr" w:date="2026-03-08T14:31:00Z" w16du:dateUtc="2026-03-08T19:31:00Z">
        <w:r w:rsidDel="00921CEC">
          <w:delText>And then they wonder why problems accumulate, trust erodes, and the same issues keep surfacing in retrospectives.</w:delText>
        </w:r>
      </w:del>
    </w:p>
    <w:p w14:paraId="31D9B877" w14:textId="625EEE74" w:rsidR="001007CC" w:rsidRPr="001007CC" w:rsidDel="00921CEC" w:rsidRDefault="001007CC" w:rsidP="001007CC">
      <w:pPr>
        <w:rPr>
          <w:del w:id="1802" w:author="Joel Karr" w:date="2026-03-08T14:31:00Z" w16du:dateUtc="2026-03-08T19:31:00Z"/>
        </w:rPr>
      </w:pPr>
      <w:del w:id="1803" w:author="Joel Karr" w:date="2026-03-08T14:31:00Z" w16du:dateUtc="2026-03-08T19:31:00Z">
        <w:r w:rsidDel="00921CEC">
          <w:delText>The wrestling room didn't have that problem. Not because we were tougher or less sensitive. Because we had built something together that made direct feedback feel like what it actually was.</w:delText>
        </w:r>
      </w:del>
    </w:p>
    <w:p w14:paraId="08868B45" w14:textId="77777777" w:rsidR="001007CC" w:rsidRPr="001007CC" w:rsidRDefault="001007CC" w:rsidP="001007CC">
      <w:r>
        <w:t>One teammate helping another get better.</w:t>
      </w:r>
    </w:p>
    <w:p w14:paraId="38E133DD" w14:textId="29C4E0B1" w:rsidR="000B6764" w:rsidRDefault="000B6764">
      <w:r>
        <w:br w:type="page"/>
      </w:r>
    </w:p>
    <w:p w14:paraId="00EC9DC0" w14:textId="77777777" w:rsidR="00DC5E3B" w:rsidRDefault="00DC5E3B" w:rsidP="00DC5E3B"/>
    <w:p w14:paraId="6805EEB2" w14:textId="02BEFC38" w:rsidR="00C50EF8" w:rsidRDefault="00C50EF8" w:rsidP="00FA36F3">
      <w:pPr>
        <w:pStyle w:val="Heading2"/>
      </w:pPr>
      <w:bookmarkStart w:id="1804" w:name="_Toc223725720"/>
      <w:del w:id="1805" w:author="Joel Karr" w:date="2026-03-08T16:49:00Z" w16du:dateUtc="2026-03-08T21:49:00Z">
        <w:r w:rsidDel="002F3D49">
          <w:delText>Twelve</w:delText>
        </w:r>
      </w:del>
      <w:bookmarkEnd w:id="1804"/>
      <w:ins w:id="1806" w:author="Joel Karr" w:date="2026-03-08T16:49:00Z" w16du:dateUtc="2026-03-08T21:49:00Z">
        <w:r w:rsidR="002F3D49">
          <w:t>Eleven</w:t>
        </w:r>
      </w:ins>
    </w:p>
    <w:p w14:paraId="2BF13D08" w14:textId="46A320D8" w:rsidR="00E16E2E" w:rsidRDefault="00E16E2E" w:rsidP="00FA36F3">
      <w:pPr>
        <w:pStyle w:val="Heading2"/>
      </w:pPr>
      <w:bookmarkStart w:id="1807" w:name="_Toc223725721"/>
      <w:r>
        <w:t>Pressure Players</w:t>
      </w:r>
      <w:bookmarkEnd w:id="1807"/>
      <w:r>
        <w:br/>
      </w:r>
    </w:p>
    <w:p w14:paraId="47248A7C" w14:textId="77777777" w:rsidR="00E16E2E" w:rsidRPr="00E16E2E" w:rsidRDefault="00E16E2E" w:rsidP="00E16E2E">
      <w:commentRangeStart w:id="1808"/>
      <w:r>
        <w:t>The call came two hours into the outage</w:t>
      </w:r>
      <w:commentRangeEnd w:id="1808"/>
      <w:r>
        <w:rPr>
          <w:rStyle w:val="CommentReference"/>
          <w:sz w:val="24"/>
          <w:szCs w:val="24"/>
        </w:rPr>
        <w:commentReference w:id="1808"/>
      </w:r>
      <w:r>
        <w:t>.</w:t>
      </w:r>
    </w:p>
    <w:p w14:paraId="5FE18AD1" w14:textId="77777777" w:rsidR="00E16E2E" w:rsidRPr="00E16E2E" w:rsidRDefault="00E16E2E" w:rsidP="00E16E2E">
      <w:commentRangeStart w:id="1809"/>
      <w:r>
        <w:t>I was in a conference room with the software engineering team as we attempted to triage an issue that was causing multiple downstream impacts. The complex system was designed for a much smaller logistics brokerage. Through multiple acquisitions and consolidation of all traffic onto the system, a private equity firm had unknowingly thrust the software team past its original design</w:t>
      </w:r>
      <w:commentRangeEnd w:id="1809"/>
      <w:r>
        <w:rPr>
          <w:rStyle w:val="CommentReference"/>
          <w:sz w:val="24"/>
          <w:szCs w:val="24"/>
        </w:rPr>
        <w:commentReference w:id="1809"/>
      </w:r>
      <w:r>
        <w:t>. Queues had started backing up and what started as seconds of delay quickly grew into minutes and then unknown. The system normally directed carrier representatives to available shipments as they were on calls with carriers, but now they were flying blind.</w:t>
      </w:r>
    </w:p>
    <w:p w14:paraId="6A97509C" w14:textId="37C23F71" w:rsidR="00E16E2E" w:rsidRPr="00E16E2E" w:rsidRDefault="00E16E2E" w:rsidP="00E16E2E">
      <w:r>
        <w:t xml:space="preserve">When I answered the phone, </w:t>
      </w:r>
      <w:del w:id="1810" w:author="Joel Karr" w:date="2026-03-08T16:57:00Z" w16du:dateUtc="2026-03-08T21:57:00Z">
        <w:r w:rsidDel="00831CDD">
          <w:delText>Chris</w:delText>
        </w:r>
      </w:del>
      <w:ins w:id="1811" w:author="Joel Karr" w:date="2026-03-08T16:57:00Z" w16du:dateUtc="2026-03-08T21:57:00Z">
        <w:r w:rsidR="00831CDD">
          <w:t>CT</w:t>
        </w:r>
      </w:ins>
      <w:r>
        <w:t>, the head of the logistics brokerage, was on the other end.</w:t>
      </w:r>
    </w:p>
    <w:p w14:paraId="49FC64F6" w14:textId="29E49E94" w:rsidR="00E16E2E" w:rsidRPr="00E16E2E" w:rsidRDefault="00E16E2E" w:rsidP="00E16E2E">
      <w:del w:id="1812" w:author="Joel Karr" w:date="2026-03-08T16:57:00Z" w16du:dateUtc="2026-03-08T21:57:00Z">
        <w:r w:rsidDel="00831CDD">
          <w:delText xml:space="preserve">Chris </w:delText>
        </w:r>
      </w:del>
      <w:ins w:id="1813" w:author="Joel Karr" w:date="2026-03-08T16:57:00Z" w16du:dateUtc="2026-03-08T21:57:00Z">
        <w:r w:rsidR="00831CDD">
          <w:t>CT</w:t>
        </w:r>
        <w:r w:rsidR="00831CDD">
          <w:t xml:space="preserve"> </w:t>
        </w:r>
      </w:ins>
      <w:r>
        <w:t>was one of those leaders whose team would run through walls for him. He was fair but held people accountable. He never pointed fingers, even when he had every right to. In the months I'd worked with the company, I had never heard panic in his voice.</w:t>
      </w:r>
    </w:p>
    <w:p w14:paraId="72BA079B" w14:textId="77777777" w:rsidR="00E16E2E" w:rsidRPr="00E16E2E" w:rsidRDefault="00E16E2E" w:rsidP="00E16E2E">
      <w:r>
        <w:t>In the background, I could hear the tension of the brokerage floor. People were trying to find any information they could to help them connect with carriers to assign shipments. They'd pulled whatever reports they could find from the system before it went down and were working from stale data across dozens of people. It was causing people to call carriers for shipments that had already been booked, or even worse, miss finding carriers for shipments scheduled to be picked up that day. Commissions were on the line and Chris had already run through every workaround he knew.</w:t>
      </w:r>
    </w:p>
    <w:p w14:paraId="65C2C822" w14:textId="77777777" w:rsidR="00E16E2E" w:rsidRPr="00E16E2E" w:rsidRDefault="00E16E2E" w:rsidP="00E16E2E">
      <w:r>
        <w:t>"What's happening?" he asked. "Do we have a timeline yet?"</w:t>
      </w:r>
    </w:p>
    <w:p w14:paraId="7C849FE2" w14:textId="77777777" w:rsidR="00E16E2E" w:rsidRPr="00E16E2E" w:rsidRDefault="00E16E2E" w:rsidP="00E16E2E">
      <w:r>
        <w:t>I didn't know what was wrong. Not yet. The root cause was still buried somewhere in a complex flow of different queues stored in memory on the servers. I couldn't give him a timeline, but I could tell him where we were in the process.</w:t>
      </w:r>
    </w:p>
    <w:p w14:paraId="06F691A6" w14:textId="77777777" w:rsidR="00E16E2E" w:rsidRPr="00E16E2E" w:rsidRDefault="00E16E2E" w:rsidP="00E16E2E">
      <w:r>
        <w:t xml:space="preserve">"We're working through our incident runbook," I said. "We've ruled out any recent releases as well as any issues related to the database itself. Next step will be trying to remove </w:t>
      </w:r>
      <w:r>
        <w:lastRenderedPageBreak/>
        <w:t>pressure on the system by starting to clear out queues. Can you help us understand which shipments are the most important?"</w:t>
      </w:r>
    </w:p>
    <w:p w14:paraId="3C3E3A30" w14:textId="1F8FBBA7" w:rsidR="00E16E2E" w:rsidRPr="00E16E2E" w:rsidRDefault="00E16E2E" w:rsidP="00E16E2E">
      <w:r>
        <w:t xml:space="preserve">I hadn't given </w:t>
      </w:r>
      <w:del w:id="1814" w:author="Joel Karr" w:date="2026-03-08T17:21:00Z" w16du:dateUtc="2026-03-08T22:21:00Z">
        <w:r w:rsidDel="00C60DE9">
          <w:delText xml:space="preserve">Chris </w:delText>
        </w:r>
      </w:del>
      <w:ins w:id="1815" w:author="Joel Karr" w:date="2026-03-08T17:21:00Z" w16du:dateUtc="2026-03-08T22:21:00Z">
        <w:r w:rsidR="00C60DE9">
          <w:t>CT</w:t>
        </w:r>
        <w:r w:rsidR="00C60DE9">
          <w:t xml:space="preserve"> </w:t>
        </w:r>
      </w:ins>
      <w:r>
        <w:t>what he wanted, but he was able to take the information back to his team and turned his focus into helping us identify what was most critical to resolve first.</w:t>
      </w:r>
      <w:ins w:id="1816" w:author="Joel Karr" w:date="2026-03-08T17:21:00Z" w16du:dateUtc="2026-03-08T22:21:00Z">
        <w:r w:rsidR="004114FA">
          <w:t xml:space="preserve"> </w:t>
        </w:r>
      </w:ins>
      <w:ins w:id="1817" w:author="Joel Karr" w:date="2026-03-08T17:22:00Z" w16du:dateUtc="2026-03-08T22:22:00Z">
        <w:r w:rsidR="001A1896">
          <w:t xml:space="preserve">There was a pause on </w:t>
        </w:r>
        <w:proofErr w:type="gramStart"/>
        <w:r w:rsidR="001A1896">
          <w:t>thee</w:t>
        </w:r>
        <w:proofErr w:type="gramEnd"/>
        <w:r w:rsidR="001A1896">
          <w:t xml:space="preserve"> line, then his voice shifted to be a little bit steadier. “Okay,” he said. “I can work with that.”</w:t>
        </w:r>
      </w:ins>
    </w:p>
    <w:p w14:paraId="3A4B15B6" w14:textId="77777777" w:rsidR="00E16E2E" w:rsidRPr="00E16E2E" w:rsidRDefault="00E16E2E" w:rsidP="00E16E2E">
      <w:r>
        <w:t>The call ended and I turned back to the conference room.</w:t>
      </w:r>
    </w:p>
    <w:p w14:paraId="6D8CAB86" w14:textId="77777777" w:rsidR="00E16E2E" w:rsidRPr="00E16E2E" w:rsidRDefault="00E16E2E" w:rsidP="00E16E2E">
      <w:r>
        <w:t xml:space="preserve">Some engineers were actively </w:t>
      </w:r>
      <w:proofErr w:type="gramStart"/>
      <w:r>
        <w:t>working</w:t>
      </w:r>
      <w:proofErr w:type="gramEnd"/>
      <w:r>
        <w:t xml:space="preserve"> the runbook, investigating different areas and ruling them out. Others had gone quiet. They weren't looking at code or proposing theories. They weren't really doing anything at all. They had just frozen.</w:t>
      </w:r>
    </w:p>
    <w:p w14:paraId="489D2DAA" w14:textId="77777777" w:rsidR="00E16E2E" w:rsidRPr="00E16E2E" w:rsidRDefault="00E16E2E" w:rsidP="00E16E2E">
      <w:commentRangeStart w:id="1818"/>
      <w:r>
        <w:t>They all had the same pressure with the same information but completely different responses.</w:t>
      </w:r>
      <w:commentRangeEnd w:id="1818"/>
      <w:r>
        <w:rPr>
          <w:rStyle w:val="CommentReference"/>
          <w:sz w:val="24"/>
          <w:szCs w:val="24"/>
        </w:rPr>
        <w:commentReference w:id="1818"/>
      </w:r>
    </w:p>
    <w:p w14:paraId="50EDA182" w14:textId="3EFAF918" w:rsidR="00E16E2E" w:rsidRPr="00E16E2E" w:rsidRDefault="00E16E2E" w:rsidP="00E16E2E"/>
    <w:p w14:paraId="4759CE65" w14:textId="77777777" w:rsidR="00E16E2E" w:rsidRPr="00E16E2E" w:rsidRDefault="00E16E2E" w:rsidP="00E16E2E">
      <w:pPr>
        <w:pStyle w:val="Heading3"/>
      </w:pPr>
      <w:bookmarkStart w:id="1819" w:name="_Toc223725722"/>
      <w:r>
        <w:t>Why People Freeze</w:t>
      </w:r>
      <w:bookmarkEnd w:id="1819"/>
    </w:p>
    <w:p w14:paraId="5B4FCE2F" w14:textId="77777777" w:rsidR="00E16E2E" w:rsidRPr="00E16E2E" w:rsidRDefault="00E16E2E" w:rsidP="00E16E2E">
      <w:commentRangeStart w:id="1820"/>
      <w:r>
        <w:t>The easy explanation is that some people handle stress better than others.</w:t>
      </w:r>
    </w:p>
    <w:p w14:paraId="1FA5C495" w14:textId="77777777" w:rsidR="00E16E2E" w:rsidRPr="00E16E2E" w:rsidRDefault="00E16E2E" w:rsidP="00E16E2E">
      <w:r>
        <w:t xml:space="preserve">It's a comfortable idea that lets us off the hook. You either were born with the temperament to perform under high </w:t>
      </w:r>
      <w:proofErr w:type="gramStart"/>
      <w:r>
        <w:t>stress</w:t>
      </w:r>
      <w:proofErr w:type="gramEnd"/>
      <w:r>
        <w:t xml:space="preserve"> or you weren't. Some people are clutch performers, and the rest of us just </w:t>
      </w:r>
      <w:proofErr w:type="gramStart"/>
      <w:r>
        <w:t>have to</w:t>
      </w:r>
      <w:proofErr w:type="gramEnd"/>
      <w:r>
        <w:t xml:space="preserve"> hope to avoid tough scenarios.</w:t>
      </w:r>
    </w:p>
    <w:p w14:paraId="357343FF" w14:textId="20C13A92" w:rsidR="00E16E2E" w:rsidRPr="00E16E2E" w:rsidDel="002845A0" w:rsidRDefault="00E16E2E" w:rsidP="00E16E2E">
      <w:pPr>
        <w:rPr>
          <w:del w:id="1821" w:author="Joel Karr" w:date="2026-03-08T17:54:00Z" w16du:dateUtc="2026-03-08T22:54:00Z"/>
        </w:rPr>
      </w:pPr>
      <w:del w:id="1822" w:author="Joel Karr" w:date="2026-03-08T17:54:00Z" w16du:dateUtc="2026-03-08T22:54:00Z">
        <w:r w:rsidDel="002845A0">
          <w:delText>Taking a closer look reveals something different.</w:delText>
        </w:r>
      </w:del>
    </w:p>
    <w:p w14:paraId="22046C80" w14:textId="77777777" w:rsidR="00E16E2E" w:rsidRPr="00E16E2E" w:rsidRDefault="00E16E2E" w:rsidP="00E16E2E">
      <w:r>
        <w:t>The software engineers who froze weren't inexperienced. Several of them had been with the company for years and knew the system well. They'd been through outages before and could easily write a list of possible root causes. In contrast, some of the engineers who moved fast were new to the company and were learning the system in real time.</w:t>
      </w:r>
    </w:p>
    <w:p w14:paraId="1EC31C54" w14:textId="77777777" w:rsidR="00E16E2E" w:rsidRPr="00E16E2E" w:rsidRDefault="00E16E2E" w:rsidP="00E16E2E">
      <w:r>
        <w:t>The difference wasn't experience or toughness. It was how they reacted to new information.</w:t>
      </w:r>
    </w:p>
    <w:p w14:paraId="3E229456" w14:textId="77777777" w:rsidR="00E16E2E" w:rsidRPr="00E16E2E" w:rsidRDefault="00E16E2E" w:rsidP="00E16E2E">
      <w:r>
        <w:t>Some found ways to shrink the problem. Others quickly expanded any bit of information into every possible ancillary clue.</w:t>
      </w:r>
      <w:commentRangeEnd w:id="1820"/>
      <w:r>
        <w:rPr>
          <w:rStyle w:val="CommentReference"/>
          <w:sz w:val="24"/>
          <w:szCs w:val="24"/>
        </w:rPr>
        <w:commentReference w:id="1820"/>
      </w:r>
    </w:p>
    <w:p w14:paraId="4FA18E91" w14:textId="77777777" w:rsidR="00E16E2E" w:rsidRPr="00E16E2E" w:rsidRDefault="00E16E2E" w:rsidP="00E16E2E">
      <w:r>
        <w:t>When a system fails, the number of unknowns multiplies fast. You don't know the root cause. You often don't even know the total blast radius. You have a mix of data from logs and reports from users that may or may not have been altered through the telephone game it took to reach you. Each unknown takes up space in your head.</w:t>
      </w:r>
    </w:p>
    <w:p w14:paraId="03E73D07" w14:textId="77777777" w:rsidR="00E16E2E" w:rsidRPr="00E16E2E" w:rsidRDefault="00E16E2E" w:rsidP="00E16E2E">
      <w:r>
        <w:lastRenderedPageBreak/>
        <w:t xml:space="preserve">The same cognitive limits George </w:t>
      </w:r>
      <w:commentRangeStart w:id="1823"/>
      <w:commentRangeStart w:id="1824"/>
      <w:r>
        <w:t>Miller</w:t>
      </w:r>
      <w:commentRangeEnd w:id="1823"/>
      <w:r>
        <w:rPr>
          <w:rStyle w:val="CommentReference"/>
          <w:sz w:val="24"/>
          <w:szCs w:val="24"/>
        </w:rPr>
        <w:commentReference w:id="1823"/>
      </w:r>
      <w:commentRangeEnd w:id="1824"/>
      <w:r w:rsidR="00321F43">
        <w:rPr>
          <w:rStyle w:val="CommentReference"/>
        </w:rPr>
        <w:commentReference w:id="1824"/>
      </w:r>
      <w:r>
        <w:t xml:space="preserve"> identified apply here. Most people can hold about five to seven independent things in working memory before reasoning slows and decision-making degrades. During an outage, unknowns pile up far faster than that. Each new piece of ambiguous information feels like weight growing exponentially.</w:t>
      </w:r>
    </w:p>
    <w:p w14:paraId="591CDBAE" w14:textId="77777777" w:rsidR="00E16E2E" w:rsidRPr="00E16E2E" w:rsidRDefault="00E16E2E" w:rsidP="00E16E2E">
      <w:r>
        <w:t>When too many unknowns accumulate at once, people stop completely. Their working memory is full and there's no room left to make decisions. They wait for someone else to tell them what to do or for additional information to reduce the unknowns to a manageable level.</w:t>
      </w:r>
    </w:p>
    <w:p w14:paraId="43248D82" w14:textId="77777777" w:rsidR="00E16E2E" w:rsidRPr="00E16E2E" w:rsidRDefault="00E16E2E" w:rsidP="00E16E2E">
      <w:r>
        <w:t>The engineers who kept moving weren't immune to this. They had just learned to do something about it.</w:t>
      </w:r>
    </w:p>
    <w:p w14:paraId="6C559242" w14:textId="7BAD763A" w:rsidR="00E16E2E" w:rsidRPr="00E16E2E" w:rsidRDefault="00E16E2E" w:rsidP="00E16E2E"/>
    <w:p w14:paraId="29D8EC9B" w14:textId="77777777" w:rsidR="00E16E2E" w:rsidRPr="00E16E2E" w:rsidRDefault="00E16E2E" w:rsidP="00E16E2E">
      <w:pPr>
        <w:pStyle w:val="Heading3"/>
      </w:pPr>
      <w:bookmarkStart w:id="1825" w:name="_Toc223725723"/>
      <w:r>
        <w:t>Shrinking the Problem</w:t>
      </w:r>
      <w:bookmarkEnd w:id="1825"/>
    </w:p>
    <w:p w14:paraId="01F9CF41" w14:textId="77777777" w:rsidR="00E16E2E" w:rsidRPr="00E16E2E" w:rsidRDefault="00E16E2E" w:rsidP="00E16E2E">
      <w:r>
        <w:t xml:space="preserve">During one of the outages, we needed to understand how far behind the queues had gotten </w:t>
      </w:r>
      <w:proofErr w:type="gramStart"/>
      <w:r>
        <w:t>in order to</w:t>
      </w:r>
      <w:proofErr w:type="gramEnd"/>
      <w:r>
        <w:t xml:space="preserve"> determine what remediation actions to take. There was no easy dashboard to check the queue length, so we were trying to find other data points to use as a proxy.</w:t>
      </w:r>
    </w:p>
    <w:p w14:paraId="67909507" w14:textId="77777777" w:rsidR="00E16E2E" w:rsidRPr="00E16E2E" w:rsidRDefault="00E16E2E" w:rsidP="00E16E2E">
      <w:r>
        <w:t xml:space="preserve">Several software engineers were deeply engaged in </w:t>
      </w:r>
      <w:proofErr w:type="gramStart"/>
      <w:r>
        <w:t>a conversation</w:t>
      </w:r>
      <w:proofErr w:type="gramEnd"/>
      <w:r>
        <w:t xml:space="preserve">. One person suggested we look at all new shipments created that morning, but that didn't account for shipments that had already been booked to carriers. To solve that we could look at outbound emails that had been sent because every carrier gets a confirmation email. Some of those emails may have been </w:t>
      </w:r>
      <w:proofErr w:type="gramStart"/>
      <w:r>
        <w:t>resends</w:t>
      </w:r>
      <w:proofErr w:type="gramEnd"/>
      <w:r>
        <w:t>, so we would need to filter by subject line.</w:t>
      </w:r>
    </w:p>
    <w:p w14:paraId="30B21207" w14:textId="77777777" w:rsidR="00E16E2E" w:rsidRPr="00E16E2E" w:rsidRDefault="00E16E2E" w:rsidP="00E16E2E">
      <w:r>
        <w:t xml:space="preserve">The unknowns seemed to be multiplying. As they talked, minutes were quickly slipping by. We needed to </w:t>
      </w:r>
      <w:proofErr w:type="gramStart"/>
      <w:r>
        <w:t>make a decision</w:t>
      </w:r>
      <w:proofErr w:type="gramEnd"/>
      <w:r>
        <w:t xml:space="preserve"> desperately, but people were focused on trying to solve every unknown.</w:t>
      </w:r>
    </w:p>
    <w:p w14:paraId="3A6A50EA" w14:textId="77777777" w:rsidR="00E16E2E" w:rsidRPr="00E16E2E" w:rsidRDefault="00E16E2E" w:rsidP="00E16E2E">
      <w:r>
        <w:t>One of the mid-level engineers spoke up.</w:t>
      </w:r>
    </w:p>
    <w:p w14:paraId="1BAEE798" w14:textId="3C7A95BA" w:rsidR="00E16E2E" w:rsidRPr="00E16E2E" w:rsidRDefault="00E16E2E" w:rsidP="00E16E2E">
      <w:r>
        <w:t>"Do we have enough confidence that the number is over ten thousand, which would take a couple hours to process at a minimum?" she asked.</w:t>
      </w:r>
    </w:p>
    <w:p w14:paraId="1FF769BE" w14:textId="77777777" w:rsidR="00E16E2E" w:rsidRPr="00E16E2E" w:rsidRDefault="00E16E2E" w:rsidP="00E16E2E">
      <w:r>
        <w:t>The room paused their conversation and looked over at her. Then someone said, "Yeah. Actually. It does."</w:t>
      </w:r>
    </w:p>
    <w:p w14:paraId="71A06859" w14:textId="77777777" w:rsidR="00E16E2E" w:rsidRPr="00E16E2E" w:rsidRDefault="00E16E2E" w:rsidP="00E16E2E">
      <w:r>
        <w:t xml:space="preserve">We stopped chasing the exact count because it didn't matter whether the queue had twelve thousand messages or eighty thousand. Either way, it would take far too long to catch up on its own. We moved all the messages to a temporary queue, which allowed new messages to </w:t>
      </w:r>
      <w:proofErr w:type="gramStart"/>
      <w:r>
        <w:t>process</w:t>
      </w:r>
      <w:proofErr w:type="gramEnd"/>
      <w:r>
        <w:t xml:space="preserve"> quickly.</w:t>
      </w:r>
    </w:p>
    <w:p w14:paraId="31D025BB" w14:textId="77777777" w:rsidR="00E16E2E" w:rsidRPr="00E16E2E" w:rsidRDefault="00E16E2E" w:rsidP="00E16E2E">
      <w:r>
        <w:lastRenderedPageBreak/>
        <w:t>We had shrunk the problem by focusing on the information that drove us to action. Once we had allowed new messages to begin processing again, we could focus on shrinking the remaining unknowns enough to drive the next action.</w:t>
      </w:r>
    </w:p>
    <w:p w14:paraId="1944331B" w14:textId="77777777" w:rsidR="00E16E2E" w:rsidRPr="00E16E2E" w:rsidRDefault="00E16E2E" w:rsidP="00E16E2E">
      <w:r>
        <w:t>We knew that the total number of messages was not unusual, so something else must have caused the buildup to start. It could have been a corrupt message getting stuck, or some underlying API causing enough performance degradation to slow each message down. Whatever the true root cause, we knew that the next action was to start processing the messages we had put in the temporary queue and watch what happened.</w:t>
      </w:r>
    </w:p>
    <w:p w14:paraId="686940D0" w14:textId="77777777" w:rsidR="00E16E2E" w:rsidRPr="00E16E2E" w:rsidRDefault="00E16E2E" w:rsidP="00E16E2E">
      <w:r>
        <w:t xml:space="preserve">When we got to a single message that seemed stuck, we worked on reducing that problem until we could </w:t>
      </w:r>
      <w:proofErr w:type="gramStart"/>
      <w:r>
        <w:t>take action</w:t>
      </w:r>
      <w:proofErr w:type="gramEnd"/>
      <w:r>
        <w:t xml:space="preserve"> again.</w:t>
      </w:r>
    </w:p>
    <w:p w14:paraId="28E859A2" w14:textId="77777777" w:rsidR="00E16E2E" w:rsidRPr="00E16E2E" w:rsidRDefault="00E16E2E" w:rsidP="00E16E2E">
      <w:r>
        <w:t>Pressure players don't eliminate unknowns. They bound them. They narrow the scope enough to give their brains room to work.</w:t>
      </w:r>
    </w:p>
    <w:p w14:paraId="74C36F2B" w14:textId="7F7B3930" w:rsidR="00E16E2E" w:rsidRPr="00E16E2E" w:rsidRDefault="00E16E2E" w:rsidP="00E16E2E"/>
    <w:p w14:paraId="088CC43A" w14:textId="77777777" w:rsidR="00E16E2E" w:rsidRPr="00E16E2E" w:rsidRDefault="00E16E2E" w:rsidP="00E16E2E">
      <w:pPr>
        <w:pStyle w:val="Heading3"/>
      </w:pPr>
      <w:bookmarkStart w:id="1826" w:name="_Toc223725724"/>
      <w:r>
        <w:t>The Runbook</w:t>
      </w:r>
      <w:bookmarkEnd w:id="1826"/>
    </w:p>
    <w:p w14:paraId="1B50A570" w14:textId="77777777" w:rsidR="00E16E2E" w:rsidRPr="00E16E2E" w:rsidRDefault="00E16E2E" w:rsidP="00E16E2E">
      <w:r>
        <w:t>Teams that create their own runbook have already identified ways to isolate the necessary information to take a set of actions. It's simply a checklist of where to get specific information and what actions to take based on the results.</w:t>
      </w:r>
    </w:p>
    <w:p w14:paraId="7FE76E49" w14:textId="77777777" w:rsidR="00E16E2E" w:rsidRPr="00E16E2E" w:rsidRDefault="00E16E2E" w:rsidP="00E16E2E">
      <w:r>
        <w:t>When the system is down and stakeholders are calling with the pressure mounting, the last thing you want to do is spend brainpower deciding where to start. The runbook makes those decisions for you.</w:t>
      </w:r>
    </w:p>
    <w:p w14:paraId="6C7ED3FD" w14:textId="77777777" w:rsidR="00E16E2E" w:rsidRPr="00E16E2E" w:rsidRDefault="00E16E2E" w:rsidP="00E16E2E">
      <w:r>
        <w:t>Check for any hardware usage alerts. If there are any, try to scale hardware.</w:t>
      </w:r>
    </w:p>
    <w:p w14:paraId="58977949" w14:textId="77777777" w:rsidR="00E16E2E" w:rsidRPr="00E16E2E" w:rsidRDefault="00E16E2E" w:rsidP="00E16E2E">
      <w:r>
        <w:t>Check for any recent releases. If there are any, roll back the changes.</w:t>
      </w:r>
    </w:p>
    <w:p w14:paraId="4614C068" w14:textId="77777777" w:rsidR="00E16E2E" w:rsidRPr="00E16E2E" w:rsidRDefault="00E16E2E" w:rsidP="00E16E2E">
      <w:r>
        <w:t>If the delays on the queue get to be more than fifteen minutes, move all the messages to a temporary queue to allow new messages to process in real time.</w:t>
      </w:r>
    </w:p>
    <w:p w14:paraId="46E38294" w14:textId="2B1F9C04" w:rsidR="00E16E2E" w:rsidRDefault="00E16E2E" w:rsidP="00E16E2E">
      <w:r>
        <w:t xml:space="preserve">The runbook isn't about removing judgment. It's about preserving cognitive capacity for the judgments that </w:t>
      </w:r>
      <w:proofErr w:type="gramStart"/>
      <w:r>
        <w:t>actually matter</w:t>
      </w:r>
      <w:proofErr w:type="gramEnd"/>
      <w:r>
        <w:t>. Every decision the runbook makes for you is one less thing consuming working memory during the moments when you need it most.</w:t>
      </w:r>
    </w:p>
    <w:p w14:paraId="037D7842" w14:textId="77777777" w:rsidR="00E16E2E" w:rsidRPr="00E16E2E" w:rsidRDefault="00E16E2E" w:rsidP="00E16E2E"/>
    <w:p w14:paraId="21153B3D" w14:textId="77777777" w:rsidR="00E16E2E" w:rsidRPr="00E16E2E" w:rsidRDefault="00E16E2E" w:rsidP="00E16E2E">
      <w:pPr>
        <w:pStyle w:val="Heading3"/>
      </w:pPr>
      <w:bookmarkStart w:id="1827" w:name="_Toc223725725"/>
      <w:r>
        <w:t>Becoming a Pressure Player</w:t>
      </w:r>
      <w:bookmarkEnd w:id="1827"/>
    </w:p>
    <w:p w14:paraId="468E53F9" w14:textId="63E90483" w:rsidR="00E16E2E" w:rsidRPr="00E16E2E" w:rsidRDefault="00E16E2E" w:rsidP="00E16E2E">
      <w:r>
        <w:t xml:space="preserve">The engineers who excelled during those outages weren't born with a superpower. They had learned through training or a series of painful </w:t>
      </w:r>
      <w:proofErr w:type="gramStart"/>
      <w:r>
        <w:t>trial</w:t>
      </w:r>
      <w:proofErr w:type="gramEnd"/>
      <w:r>
        <w:t xml:space="preserve"> and </w:t>
      </w:r>
      <w:proofErr w:type="gramStart"/>
      <w:r>
        <w:t>error</w:t>
      </w:r>
      <w:proofErr w:type="gramEnd"/>
      <w:r>
        <w:t xml:space="preserve"> how to respond quickly to </w:t>
      </w:r>
      <w:r>
        <w:lastRenderedPageBreak/>
        <w:t>changing information. That allowed them to react, and act, with more intuition and efficiency. It’s a skill we can all develop by focusing on a few key elements, listed below.</w:t>
      </w:r>
    </w:p>
    <w:p w14:paraId="5D3855DD" w14:textId="30BB67DA" w:rsidR="00E16E2E" w:rsidRPr="00E16E2E" w:rsidRDefault="003D00C8" w:rsidP="00E16E2E">
      <w:pPr>
        <w:pStyle w:val="Heading4"/>
      </w:pPr>
      <w:r>
        <w:t>1. Bound the unknowns</w:t>
      </w:r>
    </w:p>
    <w:p w14:paraId="5542FA64" w14:textId="77777777" w:rsidR="00E16E2E" w:rsidRPr="00E16E2E" w:rsidRDefault="00E16E2E" w:rsidP="00E16E2E">
      <w:r>
        <w:t xml:space="preserve">You don't need exact answers. You need enough confidence that you're directionally correct to let you decide what to do next. Sometimes you need to </w:t>
      </w:r>
      <w:proofErr w:type="gramStart"/>
      <w:r>
        <w:t>make an assumption</w:t>
      </w:r>
      <w:proofErr w:type="gramEnd"/>
      <w:r>
        <w:t>, test it quickly against known information, and then proceed as if it's accurate.</w:t>
      </w:r>
    </w:p>
    <w:p w14:paraId="058CB8E1" w14:textId="77777777" w:rsidR="00E16E2E" w:rsidRPr="00E16E2E" w:rsidRDefault="00E16E2E" w:rsidP="00E16E2E">
      <w:r>
        <w:t>The question "Do we have enough confidence that it's over ten thousand?" wasn't asking for precision. It was asking whether we knew enough to act. That's a different question, and it's the one that matters during an incident.</w:t>
      </w:r>
    </w:p>
    <w:p w14:paraId="029D4E75" w14:textId="208BD43D" w:rsidR="00E16E2E" w:rsidRPr="00E16E2E" w:rsidRDefault="003D00C8" w:rsidP="00E16E2E">
      <w:pPr>
        <w:pStyle w:val="Heading4"/>
      </w:pPr>
      <w:r>
        <w:t>2. Constrain the scope</w:t>
      </w:r>
    </w:p>
    <w:p w14:paraId="67D79340" w14:textId="77777777" w:rsidR="00E16E2E" w:rsidRPr="00E16E2E" w:rsidRDefault="00E16E2E" w:rsidP="00E16E2E">
      <w:r>
        <w:t xml:space="preserve">Not every problem </w:t>
      </w:r>
      <w:proofErr w:type="gramStart"/>
      <w:r>
        <w:t>needs</w:t>
      </w:r>
      <w:proofErr w:type="gramEnd"/>
      <w:r>
        <w:t xml:space="preserve"> solving right away. You only need to identify actions you can take to improve the situation.</w:t>
      </w:r>
    </w:p>
    <w:p w14:paraId="5438F9A9" w14:textId="77777777" w:rsidR="00E16E2E" w:rsidRPr="00E16E2E" w:rsidRDefault="00E16E2E" w:rsidP="00E16E2E">
      <w:r>
        <w:t>During that outage, we didn't try to find the root cause while the system was down. We focused on getting new messages flowing again. Root cause analysis could wait until we had stopped the bleeding. Trying to solve everything at once is how people freeze.</w:t>
      </w:r>
    </w:p>
    <w:p w14:paraId="28CE9918" w14:textId="2F59EAEC" w:rsidR="00E16E2E" w:rsidRPr="00E16E2E" w:rsidRDefault="003D00C8" w:rsidP="00E16E2E">
      <w:pPr>
        <w:pStyle w:val="Heading4"/>
      </w:pPr>
      <w:r>
        <w:t>3. Follow the runbook</w:t>
      </w:r>
    </w:p>
    <w:p w14:paraId="18D3F940" w14:textId="77777777" w:rsidR="00E16E2E" w:rsidRPr="00E16E2E" w:rsidRDefault="00E16E2E" w:rsidP="00E16E2E">
      <w:r>
        <w:t>When pressure mounts, don't improvise if you don't have to. The runbook exists precisely for moments when your brain is already overloaded. Trust the process your team built when they weren't under pressure.</w:t>
      </w:r>
    </w:p>
    <w:p w14:paraId="170DC353" w14:textId="77777777" w:rsidR="00E16E2E" w:rsidRPr="00E16E2E" w:rsidRDefault="00E16E2E" w:rsidP="00E16E2E">
      <w:r>
        <w:t>If you don't have a runbook, that's the first thing to fix after the incident is over.</w:t>
      </w:r>
    </w:p>
    <w:p w14:paraId="060B0E0A" w14:textId="27963382" w:rsidR="00E16E2E" w:rsidRPr="00E16E2E" w:rsidRDefault="003D00C8" w:rsidP="003D00C8">
      <w:pPr>
        <w:pStyle w:val="Heading4"/>
      </w:pPr>
      <w:r>
        <w:t>4. Unfreeze your teammates</w:t>
      </w:r>
    </w:p>
    <w:p w14:paraId="712642A9" w14:textId="77777777" w:rsidR="00E16E2E" w:rsidRPr="00E16E2E" w:rsidRDefault="00E16E2E" w:rsidP="00E16E2E">
      <w:r>
        <w:t xml:space="preserve">When someone on your team goes </w:t>
      </w:r>
      <w:proofErr w:type="gramStart"/>
      <w:r>
        <w:t>quiet</w:t>
      </w:r>
      <w:proofErr w:type="gramEnd"/>
      <w:r>
        <w:t xml:space="preserve">, they may be overwhelmed. Their working memory is </w:t>
      </w:r>
      <w:proofErr w:type="gramStart"/>
      <w:r>
        <w:t>full</w:t>
      </w:r>
      <w:proofErr w:type="gramEnd"/>
      <w:r>
        <w:t xml:space="preserve"> and they don't have a clear next step.</w:t>
      </w:r>
    </w:p>
    <w:p w14:paraId="63D853F7" w14:textId="77777777" w:rsidR="00E16E2E" w:rsidRPr="00E16E2E" w:rsidRDefault="00E16E2E" w:rsidP="00E16E2E">
      <w:r>
        <w:t>Ask them what unknowns they're currently trying to solve. Help them by taking some off the table with either assumptions or acceptable ranges. Sometimes just saying "Let's assume it's over ten thousand and move on" is enough to get someone unstuck.</w:t>
      </w:r>
    </w:p>
    <w:p w14:paraId="7D1A0D42" w14:textId="77777777" w:rsidR="00E16E2E" w:rsidRPr="00E16E2E" w:rsidRDefault="00E16E2E" w:rsidP="00E16E2E">
      <w:r>
        <w:t>The goal isn't to have all the answers. It's to keep the team moving when the natural response is to stop.</w:t>
      </w:r>
    </w:p>
    <w:p w14:paraId="6B7B97B5" w14:textId="0E154423" w:rsidR="00E16E2E" w:rsidRPr="00E16E2E" w:rsidRDefault="00E16E2E" w:rsidP="00E16E2E"/>
    <w:p w14:paraId="7F77E8F8" w14:textId="77777777" w:rsidR="00E16E2E" w:rsidRPr="00E16E2E" w:rsidRDefault="00E16E2E" w:rsidP="00E16E2E">
      <w:pPr>
        <w:pStyle w:val="Heading3"/>
      </w:pPr>
      <w:bookmarkStart w:id="1828" w:name="_Toc223725726"/>
      <w:commentRangeStart w:id="1829"/>
      <w:r>
        <w:lastRenderedPageBreak/>
        <w:t>After the Outage</w:t>
      </w:r>
      <w:commentRangeEnd w:id="1829"/>
      <w:r>
        <w:rPr>
          <w:rStyle w:val="CommentReference"/>
          <w:sz w:val="28"/>
          <w:szCs w:val="28"/>
        </w:rPr>
        <w:commentReference w:id="1829"/>
      </w:r>
      <w:bookmarkEnd w:id="1828"/>
    </w:p>
    <w:p w14:paraId="363179CA" w14:textId="77777777" w:rsidR="00E16E2E" w:rsidRPr="00E16E2E" w:rsidRDefault="00E16E2E" w:rsidP="00E16E2E">
      <w:r>
        <w:t>The outages didn't stop that day. They went on for weeks before we had fully stabilized the system. But our conversations about becoming pressure players shifted how the team operated.</w:t>
      </w:r>
    </w:p>
    <w:p w14:paraId="231A126D" w14:textId="77777777" w:rsidR="00E16E2E" w:rsidRPr="00E16E2E" w:rsidRDefault="00E16E2E" w:rsidP="00E16E2E">
      <w:r>
        <w:t>Engineers who had frozen in early incidents started asking others how to take unknowns off the table. The team started stating their assumptions out loud. If no one had a reason to disprove the assumption, they all moved forward.</w:t>
      </w:r>
    </w:p>
    <w:p w14:paraId="3A41A37C" w14:textId="77777777" w:rsidR="00E16E2E" w:rsidRPr="00E16E2E" w:rsidRDefault="00E16E2E" w:rsidP="00E16E2E">
      <w:r>
        <w:t>The conference room that had felt paralyzed during those first outages started to feel different. Not calm exactly—the pressure was still real. But directed. People knew what to do with the pressure instead of being crushed by it.</w:t>
      </w:r>
    </w:p>
    <w:p w14:paraId="03299541" w14:textId="77777777" w:rsidR="00E16E2E" w:rsidRPr="00E16E2E" w:rsidRDefault="00E16E2E" w:rsidP="00E16E2E">
      <w:r>
        <w:t>I never forgot that phone call with Chris. The panic I heard in his voice wasn't about the system being down. It was about not knowing what was happening or when it would end. The moment I could tell him where we were in the process—even without a timeline—the tone changed. He had something to work with. He could take that information back to his team and help them focus on what mattered most.</w:t>
      </w:r>
    </w:p>
    <w:p w14:paraId="6D4FA3D8" w14:textId="77777777" w:rsidR="00E16E2E" w:rsidRPr="00E16E2E" w:rsidRDefault="00E16E2E" w:rsidP="00E16E2E">
      <w:r>
        <w:t>That's what pressure players do. They don't eliminate uncertainty. They shrink it enough to act. They give themselves and the people around them something to work with.</w:t>
      </w:r>
    </w:p>
    <w:p w14:paraId="234D8F62" w14:textId="77777777" w:rsidR="00E16E2E" w:rsidRPr="00E16E2E" w:rsidRDefault="00E16E2E" w:rsidP="00E16E2E">
      <w:r>
        <w:t>The system eventually got rebuilt. The architecture caught up to the scale. The weekly outages became monthly, then rare, then almost unheard of.</w:t>
      </w:r>
    </w:p>
    <w:p w14:paraId="71825B05" w14:textId="77777777" w:rsidR="00E16E2E" w:rsidRPr="00E16E2E" w:rsidRDefault="00E16E2E" w:rsidP="00E16E2E">
      <w:r>
        <w:t>But the lessons stayed with the team long after the incidents stopped. How to bound unknowns. How to constrain scope. How to unfreeze a teammate who's gone quiet.</w:t>
      </w:r>
    </w:p>
    <w:p w14:paraId="30EAC667" w14:textId="685F8BD5" w:rsidR="00E16E2E" w:rsidRPr="00E16E2E" w:rsidDel="00283071" w:rsidRDefault="00E16E2E" w:rsidP="00E16E2E">
      <w:pPr>
        <w:rPr>
          <w:del w:id="1830" w:author="Joel Karr" w:date="2026-03-08T18:01:00Z" w16du:dateUtc="2026-03-08T23:01:00Z"/>
        </w:rPr>
      </w:pPr>
      <w:del w:id="1831" w:author="Joel Karr" w:date="2026-03-08T18:01:00Z" w16du:dateUtc="2026-03-08T23:01:00Z">
        <w:r w:rsidDel="00283071">
          <w:delText>Those aren't skills you're born with. They're skills you build. And once you have them, pressure stops being something that happens to you.</w:delText>
        </w:r>
      </w:del>
    </w:p>
    <w:p w14:paraId="39CA335D" w14:textId="29D30E5F" w:rsidR="00E16E2E" w:rsidDel="00283071" w:rsidRDefault="00E16E2E" w:rsidP="00E16E2E">
      <w:pPr>
        <w:rPr>
          <w:del w:id="1832" w:author="Joel Karr" w:date="2026-03-08T18:02:00Z" w16du:dateUtc="2026-03-08T23:02:00Z"/>
        </w:rPr>
      </w:pPr>
      <w:del w:id="1833" w:author="Joel Karr" w:date="2026-03-08T18:02:00Z" w16du:dateUtc="2026-03-08T23:02:00Z">
        <w:r w:rsidDel="00283071">
          <w:delText>It becomes something you know how to work through.</w:delText>
        </w:r>
      </w:del>
    </w:p>
    <w:p w14:paraId="61B6EF7A" w14:textId="6E2058BD" w:rsidR="000B6764" w:rsidRDefault="000B6764">
      <w:r>
        <w:br w:type="page"/>
      </w:r>
    </w:p>
    <w:p w14:paraId="29603F82" w14:textId="053279A4" w:rsidR="00163F82" w:rsidRDefault="00163F82" w:rsidP="00FA36F3">
      <w:pPr>
        <w:pStyle w:val="Heading2"/>
      </w:pPr>
      <w:bookmarkStart w:id="1834" w:name="_Toc223725727"/>
      <w:del w:id="1835" w:author="Joel Karr" w:date="2026-03-08T16:49:00Z" w16du:dateUtc="2026-03-08T21:49:00Z">
        <w:r w:rsidDel="002F3D49">
          <w:lastRenderedPageBreak/>
          <w:delText>Fourteen</w:delText>
        </w:r>
      </w:del>
      <w:bookmarkEnd w:id="1834"/>
      <w:ins w:id="1836" w:author="Joel Karr" w:date="2026-03-08T16:49:00Z" w16du:dateUtc="2026-03-08T21:49:00Z">
        <w:r w:rsidR="002F3D49">
          <w:t>Twelve</w:t>
        </w:r>
      </w:ins>
    </w:p>
    <w:p w14:paraId="75A52C48" w14:textId="6C713225" w:rsidR="00DA4BE3" w:rsidRDefault="00DA4BE3" w:rsidP="00FA36F3">
      <w:pPr>
        <w:pStyle w:val="Heading2"/>
      </w:pPr>
      <w:bookmarkStart w:id="1837" w:name="_Toc223725728"/>
      <w:commentRangeStart w:id="1838"/>
      <w:r>
        <w:t>Reducing Uncertainty</w:t>
      </w:r>
      <w:r>
        <w:br/>
      </w:r>
      <w:commentRangeEnd w:id="1838"/>
      <w:r>
        <w:rPr>
          <w:rStyle w:val="CommentReference"/>
          <w:sz w:val="32"/>
          <w:szCs w:val="32"/>
        </w:rPr>
        <w:commentReference w:id="1838"/>
      </w:r>
      <w:bookmarkEnd w:id="1837"/>
    </w:p>
    <w:p w14:paraId="212C200F" w14:textId="25F04201" w:rsidR="00F0521B" w:rsidRPr="00F0521B" w:rsidDel="006E326E" w:rsidRDefault="00F0521B" w:rsidP="00F0521B">
      <w:pPr>
        <w:rPr>
          <w:del w:id="1839" w:author="Joel Karr" w:date="2026-03-08T18:14:00Z" w16du:dateUtc="2026-03-08T23:14:00Z"/>
        </w:rPr>
      </w:pPr>
      <w:del w:id="1840" w:author="Joel Karr" w:date="2026-03-08T18:14:00Z" w16du:dateUtc="2026-03-08T23:14:00Z">
        <w:r w:rsidDel="006E326E">
          <w:delText>To get to the CEO's office at Restaurant.com, I had to walk past the cloud room.</w:delText>
        </w:r>
      </w:del>
    </w:p>
    <w:p w14:paraId="34D69F70" w14:textId="5BD09D43" w:rsidR="00F0521B" w:rsidRPr="00F0521B" w:rsidDel="006E326E" w:rsidRDefault="00F0521B" w:rsidP="00F0521B">
      <w:pPr>
        <w:rPr>
          <w:del w:id="1841" w:author="Joel Karr" w:date="2026-03-08T18:14:00Z" w16du:dateUtc="2026-03-08T23:14:00Z"/>
        </w:rPr>
      </w:pPr>
      <w:del w:id="1842" w:author="Joel Karr" w:date="2026-03-08T18:14:00Z" w16du:dateUtc="2026-03-08T23:14:00Z">
        <w:r w:rsidDel="006E326E">
          <w:delText>The cloud room was where I had made my reputation. It was the conference room with walls painted to look like clouds, where a small team had rebuilt the entire e-commerce platform from scratch. We worked at folding tables covered in network cables and power strips, rewriting a decade of legacy code using frameworks none of us had used professionally before. When the original timeline collapsed to two weeks, I was the one who read thousands of lines of legacy code, held the system in my head, and delivered the search engine rewrite in a single weekend. Technical excellence had gotten me promoted rapidly through the engineering organization.</w:delText>
        </w:r>
      </w:del>
    </w:p>
    <w:p w14:paraId="28AF6A2C" w14:textId="19D362A4" w:rsidR="00F0521B" w:rsidDel="006E326E" w:rsidRDefault="00F0521B" w:rsidP="00F0521B">
      <w:pPr>
        <w:rPr>
          <w:del w:id="1843" w:author="Joel Karr" w:date="2026-03-08T18:14:00Z" w16du:dateUtc="2026-03-08T23:14:00Z"/>
        </w:rPr>
      </w:pPr>
      <w:del w:id="1844" w:author="Joel Karr" w:date="2026-03-08T18:14:00Z" w16du:dateUtc="2026-03-08T23:14:00Z">
        <w:r w:rsidDel="006E326E">
          <w:delText>Now I was reporting directly to the CEO. Same building. Same walk past the cloud room. Different game entirely.</w:delText>
        </w:r>
      </w:del>
    </w:p>
    <w:p w14:paraId="1C685E1E" w14:textId="65C7947B" w:rsidR="006E326E" w:rsidRPr="006E326E" w:rsidRDefault="006E326E" w:rsidP="006E326E">
      <w:pPr>
        <w:rPr>
          <w:ins w:id="1845" w:author="Joel Karr" w:date="2026-03-08T18:14:00Z"/>
        </w:rPr>
      </w:pPr>
      <w:ins w:id="1846" w:author="Joel Karr" w:date="2026-03-08T18:14:00Z">
        <w:r w:rsidRPr="006E326E">
          <w:t>I had been promoted to report directly to the CEO of Restaurant.com</w:t>
        </w:r>
      </w:ins>
      <w:ins w:id="1847" w:author="Joel Karr" w:date="2026-03-08T18:14:00Z" w16du:dateUtc="2026-03-08T23:14:00Z">
        <w:r>
          <w:t>,</w:t>
        </w:r>
      </w:ins>
      <w:ins w:id="1848" w:author="Joel Karr" w:date="2026-03-08T18:14:00Z">
        <w:r w:rsidRPr="006E326E">
          <w:t xml:space="preserve"> the same company where I’d rebuilt the search engine in the cloud room. Technical excellence </w:t>
        </w:r>
        <w:proofErr w:type="gramStart"/>
        <w:r w:rsidRPr="006E326E">
          <w:t>had</w:t>
        </w:r>
        <w:proofErr w:type="gramEnd"/>
        <w:r w:rsidRPr="006E326E">
          <w:t xml:space="preserve"> </w:t>
        </w:r>
      </w:ins>
      <w:ins w:id="1849" w:author="Joel Karr" w:date="2026-03-08T18:15:00Z" w16du:dateUtc="2026-03-08T23:15:00Z">
        <w:r>
          <w:t>advanced my career fast</w:t>
        </w:r>
      </w:ins>
      <w:ins w:id="1850" w:author="Joel Karr" w:date="2026-03-08T18:14:00Z">
        <w:r w:rsidRPr="006E326E">
          <w:t>.</w:t>
        </w:r>
      </w:ins>
    </w:p>
    <w:p w14:paraId="0510644E" w14:textId="79CBE447" w:rsidR="006E326E" w:rsidRPr="00F0521B" w:rsidRDefault="00A55DED" w:rsidP="00F0521B">
      <w:pPr>
        <w:rPr>
          <w:ins w:id="1851" w:author="Joel Karr" w:date="2026-03-08T18:14:00Z" w16du:dateUtc="2026-03-08T23:14:00Z"/>
        </w:rPr>
      </w:pPr>
      <w:ins w:id="1852" w:author="Joel Karr" w:date="2026-03-08T18:15:00Z" w16du:dateUtc="2026-03-08T23:15:00Z">
        <w:r>
          <w:t>It was my first experience reporting to a non-t</w:t>
        </w:r>
      </w:ins>
      <w:ins w:id="1853" w:author="Joel Karr" w:date="2026-03-08T18:16:00Z" w16du:dateUtc="2026-03-08T23:16:00Z">
        <w:r>
          <w:t xml:space="preserve">echnical </w:t>
        </w:r>
        <w:r w:rsidR="009235B4">
          <w:t>boss. I would walk past the cloud room to get to his office, but the walk down the hallway felt very different.</w:t>
        </w:r>
      </w:ins>
    </w:p>
    <w:p w14:paraId="6C88F5B2" w14:textId="5435CFD1" w:rsidR="00F0521B" w:rsidRPr="00F0521B" w:rsidRDefault="00F0521B" w:rsidP="00F0521B">
      <w:r>
        <w:t>I spent days preparing for one of my first one-on-ones with him. The topic I wanted to address was why some features took so much longer than others. We were running a hybrid system</w:t>
      </w:r>
      <w:ins w:id="1854" w:author="Joel Karr" w:date="2026-03-08T18:16:00Z" w16du:dateUtc="2026-03-08T23:16:00Z">
        <w:r w:rsidR="009235B4">
          <w:t xml:space="preserve">, </w:t>
        </w:r>
      </w:ins>
      <w:del w:id="1855" w:author="Joel Karr" w:date="2026-03-08T18:16:00Z" w16du:dateUtc="2026-03-08T23:16:00Z">
        <w:r w:rsidDel="009235B4">
          <w:delText>—</w:delText>
        </w:r>
      </w:del>
      <w:r>
        <w:t>part cloud, part on-premise</w:t>
      </w:r>
      <w:ins w:id="1856" w:author="Joel Karr" w:date="2026-03-08T18:16:00Z" w16du:dateUtc="2026-03-08T23:16:00Z">
        <w:r w:rsidR="009235B4">
          <w:t xml:space="preserve">, </w:t>
        </w:r>
      </w:ins>
      <w:del w:id="1857" w:author="Joel Karr" w:date="2026-03-08T18:16:00Z" w16du:dateUtc="2026-03-08T23:16:00Z">
        <w:r w:rsidDel="009235B4">
          <w:delText>—</w:delText>
        </w:r>
      </w:del>
      <w:r>
        <w:t xml:space="preserve">and anytime a feature needed data from both parts, complexity </w:t>
      </w:r>
      <w:proofErr w:type="spellStart"/>
      <w:r>
        <w:t>multiplied</w:t>
      </w:r>
      <w:del w:id="1858" w:author="Joel Karr" w:date="2026-03-08T18:17:00Z" w16du:dateUtc="2026-03-08T23:17:00Z">
        <w:r w:rsidDel="00F06B85">
          <w:delText>. Synchronization issues</w:delText>
        </w:r>
      </w:del>
      <w:del w:id="1859" w:author="Joel Karr" w:date="2026-03-08T18:16:00Z" w16du:dateUtc="2026-03-08T23:16:00Z">
        <w:r w:rsidDel="00C50379">
          <w:delText>. L</w:delText>
        </w:r>
      </w:del>
      <w:del w:id="1860" w:author="Joel Karr" w:date="2026-03-08T18:17:00Z" w16du:dateUtc="2026-03-08T23:17:00Z">
        <w:r w:rsidDel="00F06B85">
          <w:delText>atency problems</w:delText>
        </w:r>
        <w:r w:rsidDel="00675AD8">
          <w:delText>. Edge</w:delText>
        </w:r>
        <w:r w:rsidDel="00F06B85">
          <w:delText xml:space="preserve"> cases </w:delText>
        </w:r>
        <w:r w:rsidDel="00675AD8">
          <w:delText>that only appeared when the systems had to talk to each othe</w:delText>
        </w:r>
        <w:r w:rsidDel="00F06B85">
          <w:delText xml:space="preserve">r. </w:delText>
        </w:r>
      </w:del>
      <w:r>
        <w:t>A</w:t>
      </w:r>
      <w:proofErr w:type="spellEnd"/>
      <w:r>
        <w:t xml:space="preserve"> feature that seemed simple from the outside could require weeks of careful work to avoid breaking the fragile connections between the two environments.</w:t>
      </w:r>
    </w:p>
    <w:p w14:paraId="5D469417" w14:textId="77777777" w:rsidR="00F0521B" w:rsidRPr="00F0521B" w:rsidRDefault="00F0521B" w:rsidP="00F0521B">
      <w:r>
        <w:t>I thought carefully about how to explain this. I mapped out the architecture in my head, rehearsed the key points, anticipated follow-up questions. My logic was simple: if the CEO understood why certain work was hard, he would see more value in the engineering team. He would understand why we needed more people. The complexity itself was the justification for more headcount. I just needed to help him see what I saw.</w:t>
      </w:r>
    </w:p>
    <w:p w14:paraId="77AC1BE1" w14:textId="77777777" w:rsidR="00F0521B" w:rsidRPr="00F0521B" w:rsidRDefault="00F0521B" w:rsidP="00F0521B">
      <w:r>
        <w:t>I walked into his office ready to make him understand.</w:t>
      </w:r>
    </w:p>
    <w:p w14:paraId="20B68BAA" w14:textId="002ABF6E" w:rsidR="00F0521B" w:rsidRPr="00F0521B" w:rsidDel="00F06B85" w:rsidRDefault="00F0521B" w:rsidP="00F0521B">
      <w:pPr>
        <w:rPr>
          <w:del w:id="1861" w:author="Joel Karr" w:date="2026-03-08T18:18:00Z" w16du:dateUtc="2026-03-08T23:18:00Z"/>
        </w:rPr>
      </w:pPr>
      <w:del w:id="1862" w:author="Joel Karr" w:date="2026-03-08T18:18:00Z" w16du:dateUtc="2026-03-08T23:18:00Z">
        <w:r w:rsidDel="00F06B85">
          <w:lastRenderedPageBreak/>
          <w:delText>The CEO was a founder who had built the company from a handful of people to a few hundred over ten years. He had grown it through sheer force of will and relentless focus. He ran meetings with rapid-fire questions, cutting through anything that felt like filler to get to what mattered.</w:delText>
        </w:r>
      </w:del>
    </w:p>
    <w:p w14:paraId="1618B53A" w14:textId="508BF8F8" w:rsidR="00F0521B" w:rsidDel="00F06B85" w:rsidRDefault="00F0521B" w:rsidP="00F0521B">
      <w:pPr>
        <w:rPr>
          <w:del w:id="1863" w:author="Joel Karr" w:date="2026-03-08T18:18:00Z" w16du:dateUtc="2026-03-08T23:18:00Z"/>
        </w:rPr>
      </w:pPr>
      <w:del w:id="1864" w:author="Joel Karr" w:date="2026-03-08T18:18:00Z" w16du:dateUtc="2026-03-08T23:18:00Z">
        <w:r w:rsidDel="00F06B85">
          <w:delText>I started explaining the hybrid architecture. The on-premise systems. The cloud migration that was only partially complete. The synchronization layer that created bottlenecks. He listened at first, drilling into the details I was sharing with the quick, probing questions I had expected.</w:delText>
        </w:r>
      </w:del>
    </w:p>
    <w:p w14:paraId="4CED3BF3" w14:textId="3CE3323A" w:rsidR="00F0521B" w:rsidRPr="00F0521B" w:rsidRDefault="00F06B85" w:rsidP="00F0521B">
      <w:ins w:id="1865" w:author="Joel Karr" w:date="2026-03-08T18:18:00Z" w16du:dateUtc="2026-03-08T23:18:00Z">
        <w:r>
          <w:t>I started explaining the hybrid architecture and he ask</w:t>
        </w:r>
      </w:ins>
      <w:ins w:id="1866" w:author="Joel Karr" w:date="2026-03-08T18:19:00Z" w16du:dateUtc="2026-03-08T23:19:00Z">
        <w:r>
          <w:t>ed</w:t>
        </w:r>
      </w:ins>
      <w:ins w:id="1867" w:author="Joel Karr" w:date="2026-03-08T18:18:00Z" w16du:dateUtc="2026-03-08T23:18:00Z">
        <w:r>
          <w:t xml:space="preserve"> </w:t>
        </w:r>
      </w:ins>
      <w:ins w:id="1868" w:author="Joel Karr" w:date="2026-03-08T18:19:00Z" w16du:dateUtc="2026-03-08T23:19:00Z">
        <w:r>
          <w:t xml:space="preserve">some clarifying questions. </w:t>
        </w:r>
      </w:ins>
      <w:r w:rsidR="00F0521B">
        <w:t>But within a few minutes, something shifted. I could see him losing interest. His questions changed direction. Instead of asking about the technical challenges, he started asking why we had so many engineers already. Why couldn't any of them solve these problems? If the work was this complicated, were we even structured correctly? What were all these people doing if basic features were taking this long?</w:t>
      </w:r>
    </w:p>
    <w:p w14:paraId="4421B6DD" w14:textId="77777777" w:rsidR="00F0521B" w:rsidRPr="00F0521B" w:rsidRDefault="00F0521B" w:rsidP="00F0521B">
      <w:r>
        <w:t>The opposite of my goal was happening. I had come to demonstrate value. Instead, I was creating doubt.</w:t>
      </w:r>
    </w:p>
    <w:p w14:paraId="5C71111A" w14:textId="47109BA3" w:rsidR="00F0521B" w:rsidRPr="00F0521B" w:rsidRDefault="00F0521B" w:rsidP="00F0521B">
      <w:r>
        <w:t>The meeting ended</w:t>
      </w:r>
      <w:ins w:id="1869" w:author="Joel Karr" w:date="2026-03-08T18:19:00Z" w16du:dateUtc="2026-03-08T23:19:00Z">
        <w:r w:rsidR="00F06B85">
          <w:t xml:space="preserve"> and </w:t>
        </w:r>
      </w:ins>
      <w:del w:id="1870" w:author="Joel Karr" w:date="2026-03-08T18:19:00Z" w16du:dateUtc="2026-03-08T23:19:00Z">
        <w:r w:rsidDel="00F06B85">
          <w:delText xml:space="preserve">. </w:delText>
        </w:r>
      </w:del>
      <w:r>
        <w:t xml:space="preserve">I walked out past the cloud room, defeated. </w:t>
      </w:r>
      <w:del w:id="1871" w:author="Joel Karr" w:date="2026-03-08T18:19:00Z" w16du:dateUtc="2026-03-08T23:19:00Z">
        <w:r w:rsidDel="00F06B85">
          <w:delText>The same room where technical depth had been enough. The same hallway. But something had changed, and I didn't yet understand what.</w:delText>
        </w:r>
      </w:del>
    </w:p>
    <w:p w14:paraId="78AA03F5" w14:textId="6BC33F76" w:rsidR="00F0521B" w:rsidRPr="00F0521B" w:rsidRDefault="00F0521B" w:rsidP="00F0521B"/>
    <w:p w14:paraId="2D66D553" w14:textId="77777777" w:rsidR="00F0521B" w:rsidRPr="00F0521B" w:rsidRDefault="00F0521B" w:rsidP="00F0521B">
      <w:pPr>
        <w:pStyle w:val="Heading3"/>
      </w:pPr>
      <w:bookmarkStart w:id="1872" w:name="_Toc223725729"/>
      <w:r>
        <w:t>A Different Kind of Marketing</w:t>
      </w:r>
      <w:bookmarkEnd w:id="1872"/>
    </w:p>
    <w:p w14:paraId="5D12ACCA" w14:textId="1BB8D9B2" w:rsidR="00F0521B" w:rsidRPr="00F0521B" w:rsidRDefault="00F0521B" w:rsidP="00F0521B">
      <w:r>
        <w:t>After the failed meeting, I went to talk to the COO. He had become a mentor to me</w:t>
      </w:r>
      <w:del w:id="1873" w:author="Joel Karr" w:date="2026-03-08T18:21:00Z" w16du:dateUtc="2026-03-08T23:21:00Z">
        <w:r w:rsidDel="005E624E">
          <w:delText>—</w:delText>
        </w:r>
      </w:del>
      <w:ins w:id="1874" w:author="Joel Karr" w:date="2026-03-08T18:21:00Z" w16du:dateUtc="2026-03-08T23:21:00Z">
        <w:r w:rsidR="005E624E">
          <w:t xml:space="preserve">, </w:t>
        </w:r>
      </w:ins>
      <w:r>
        <w:t xml:space="preserve">someone who had seen </w:t>
      </w:r>
      <w:del w:id="1875" w:author="Joel Karr" w:date="2026-03-08T18:21:00Z" w16du:dateUtc="2026-03-08T23:21:00Z">
        <w:r w:rsidDel="009304E0">
          <w:delText>dozens of</w:delText>
        </w:r>
      </w:del>
      <w:r>
        <w:t xml:space="preserve"> technical leaders struggle with the same transition I was facing. Outside of his operating role, he taught graduate classes at the University of Chicago Booth School of Business. He understood how executives thought in ways I was only beginning to grasp.</w:t>
      </w:r>
    </w:p>
    <w:p w14:paraId="307BA0D8" w14:textId="77777777" w:rsidR="00F0521B" w:rsidRPr="00F0521B" w:rsidRDefault="00F0521B" w:rsidP="00F0521B">
      <w:r>
        <w:t>He introduced a concept that initially felt wrong: internal marketing.</w:t>
      </w:r>
    </w:p>
    <w:p w14:paraId="11D641AF" w14:textId="77777777" w:rsidR="00F0521B" w:rsidRPr="00F0521B" w:rsidRDefault="00F0521B" w:rsidP="00F0521B">
      <w:r>
        <w:t>Marketing? That sounded like spin. Like making things look better than they were. I was an engineer. My job was to be accurate, to convey the full picture, to help people understand the real complexity of the problems we faced.</w:t>
      </w:r>
    </w:p>
    <w:p w14:paraId="63A2876D" w14:textId="00B44C4E" w:rsidR="00F0521B" w:rsidRPr="00F0521B" w:rsidRDefault="00F0521B" w:rsidP="00F0521B">
      <w:r>
        <w:t xml:space="preserve">But he meant something different. Marketing isn't about misleading people. It's about simplifying complex ideas so people can make decisions. The CEO didn't need to understand why </w:t>
      </w:r>
      <w:proofErr w:type="gramStart"/>
      <w:r>
        <w:t>the hybrid</w:t>
      </w:r>
      <w:proofErr w:type="gramEnd"/>
      <w:r>
        <w:t xml:space="preserve"> architecture created complexity. He couldn't evaluate whether I </w:t>
      </w:r>
      <w:r>
        <w:lastRenderedPageBreak/>
        <w:t>was technically strong</w:t>
      </w:r>
      <w:del w:id="1876" w:author="Joel Karr" w:date="2026-03-08T18:21:00Z" w16du:dateUtc="2026-03-08T23:21:00Z">
        <w:r w:rsidDel="009304E0">
          <w:delText>—</w:delText>
        </w:r>
      </w:del>
      <w:ins w:id="1877" w:author="Joel Karr" w:date="2026-03-08T18:21:00Z" w16du:dateUtc="2026-03-08T23:21:00Z">
        <w:r w:rsidR="009304E0">
          <w:t xml:space="preserve">, </w:t>
        </w:r>
      </w:ins>
      <w:r>
        <w:t xml:space="preserve">that wasn't his expertise, and it wasn't his job. What he </w:t>
      </w:r>
      <w:proofErr w:type="gramStart"/>
      <w:r>
        <w:t>actually needed</w:t>
      </w:r>
      <w:proofErr w:type="gramEnd"/>
      <w:r>
        <w:t xml:space="preserve"> was much simpler: What are we going to do? When are we going to do it? W</w:t>
      </w:r>
      <w:ins w:id="1878" w:author="Joel Karr" w:date="2026-03-08T18:22:00Z" w16du:dateUtc="2026-03-08T23:22:00Z">
        <w:r w:rsidR="00E50636">
          <w:t>hat</w:t>
        </w:r>
      </w:ins>
      <w:del w:id="1879" w:author="Joel Karr" w:date="2026-03-08T18:22:00Z" w16du:dateUtc="2026-03-08T23:22:00Z">
        <w:r w:rsidDel="00E50636">
          <w:delText>here</w:delText>
        </w:r>
      </w:del>
      <w:r>
        <w:t xml:space="preserve"> </w:t>
      </w:r>
      <w:del w:id="1880" w:author="Joel Karr" w:date="2026-03-08T18:22:00Z" w16du:dateUtc="2026-03-08T23:22:00Z">
        <w:r w:rsidDel="00E50636">
          <w:delText xml:space="preserve">is </w:delText>
        </w:r>
      </w:del>
      <w:r>
        <w:t xml:space="preserve">risk that the company should </w:t>
      </w:r>
      <w:del w:id="1881" w:author="Joel Karr" w:date="2026-03-08T18:22:00Z" w16du:dateUtc="2026-03-08T23:22:00Z">
        <w:r w:rsidDel="00E50636">
          <w:delText>hedge against</w:delText>
        </w:r>
      </w:del>
      <w:ins w:id="1882" w:author="Joel Karr" w:date="2026-03-08T18:22:00Z" w16du:dateUtc="2026-03-08T23:22:00Z">
        <w:r w:rsidR="00E50636">
          <w:t>prepare for</w:t>
        </w:r>
      </w:ins>
      <w:r>
        <w:t>?</w:t>
      </w:r>
    </w:p>
    <w:p w14:paraId="6D324AEB" w14:textId="77777777" w:rsidR="00F0521B" w:rsidRPr="00F0521B" w:rsidRDefault="00F0521B" w:rsidP="00F0521B">
      <w:r>
        <w:t>My job wasn't to transfer my technical knowledge to him. My job was to reduce his uncertainty so he could run the company.</w:t>
      </w:r>
    </w:p>
    <w:p w14:paraId="3D710FE8" w14:textId="065FD4A5" w:rsidR="00F0521B" w:rsidRPr="00F0521B" w:rsidDel="00C30D2B" w:rsidRDefault="00F0521B" w:rsidP="00F0521B">
      <w:pPr>
        <w:rPr>
          <w:del w:id="1883" w:author="Joel Karr" w:date="2026-03-08T18:23:00Z" w16du:dateUtc="2026-03-08T23:23:00Z"/>
        </w:rPr>
      </w:pPr>
      <w:del w:id="1884" w:author="Joel Karr" w:date="2026-03-08T18:23:00Z" w16du:dateUtc="2026-03-08T23:23:00Z">
        <w:r w:rsidDel="00C30D2B">
          <w:delText>That reframed everything. I had walked into that meeting trying to demonstrate how hard the problems were. But difficulty wasn't what he was buying. He was buying confidence that the problems would get solved, clarity on when, and awareness of what might go wrong.</w:delText>
        </w:r>
      </w:del>
    </w:p>
    <w:p w14:paraId="357C1EE8" w14:textId="5DCBD4C0" w:rsidR="00F0521B" w:rsidRPr="00F0521B" w:rsidRDefault="00F0521B" w:rsidP="00F0521B">
      <w:r>
        <w:t>Internal marketing, I realized, wasn't deceptive at all. It was how different departments in a company work together effectively. When everyone feels like they're going in the same direction</w:t>
      </w:r>
      <w:ins w:id="1885" w:author="Joel Karr" w:date="2026-03-08T18:23:00Z" w16du:dateUtc="2026-03-08T23:23:00Z">
        <w:r w:rsidR="00C30D2B">
          <w:t xml:space="preserve">, </w:t>
        </w:r>
      </w:ins>
      <w:del w:id="1886" w:author="Joel Karr" w:date="2026-03-08T18:23:00Z" w16du:dateUtc="2026-03-08T23:23:00Z">
        <w:r w:rsidDel="00C30D2B">
          <w:delText>—</w:delText>
        </w:r>
      </w:del>
      <w:r>
        <w:t>even if they understand that direction in very different ways</w:t>
      </w:r>
      <w:ins w:id="1887" w:author="Joel Karr" w:date="2026-03-08T18:23:00Z" w16du:dateUtc="2026-03-08T23:23:00Z">
        <w:r w:rsidR="00C30D2B">
          <w:t xml:space="preserve">, </w:t>
        </w:r>
      </w:ins>
      <w:del w:id="1888" w:author="Joel Karr" w:date="2026-03-08T18:23:00Z" w16du:dateUtc="2026-03-08T23:23:00Z">
        <w:r w:rsidDel="00C30D2B">
          <w:delText>—</w:delText>
        </w:r>
      </w:del>
      <w:r>
        <w:t>the whole organization moves better. Simplifying complexity isn't dumbing it down. It's translating it into something people can act on.</w:t>
      </w:r>
    </w:p>
    <w:p w14:paraId="75BA8C22" w14:textId="7636CA95" w:rsidR="00F0521B" w:rsidRPr="00F0521B" w:rsidRDefault="00F0521B" w:rsidP="00F0521B"/>
    <w:p w14:paraId="109EFD19" w14:textId="77777777" w:rsidR="00F0521B" w:rsidRPr="00F0521B" w:rsidRDefault="00F0521B" w:rsidP="00F0521B">
      <w:pPr>
        <w:pStyle w:val="Heading3"/>
      </w:pPr>
      <w:bookmarkStart w:id="1889" w:name="_Toc223725730"/>
      <w:commentRangeStart w:id="1890"/>
      <w:r>
        <w:t>The Real Career Shift</w:t>
      </w:r>
      <w:bookmarkEnd w:id="1889"/>
    </w:p>
    <w:p w14:paraId="3E606E97" w14:textId="77777777" w:rsidR="00F0521B" w:rsidRPr="00F0521B" w:rsidRDefault="00F0521B" w:rsidP="00F0521B">
      <w:r>
        <w:t>The failed meeting forced me to see something I had been missing throughout my rapid climb.</w:t>
      </w:r>
    </w:p>
    <w:p w14:paraId="147F6DC6" w14:textId="77777777" w:rsidR="00F0521B" w:rsidRPr="00F0521B" w:rsidRDefault="00F0521B" w:rsidP="00F0521B">
      <w:r>
        <w:t xml:space="preserve">Early in an engineering career, the question is straightforward: How fast can you build features? You're measured on output. Ship code, close tickets, deliver functionality. Technical </w:t>
      </w:r>
      <w:proofErr w:type="gramStart"/>
      <w:r>
        <w:t>skill is</w:t>
      </w:r>
      <w:proofErr w:type="gramEnd"/>
      <w:r>
        <w:t xml:space="preserve"> visible and rewarded. The engineers who build faster and solve harder problems get promoted.</w:t>
      </w:r>
    </w:p>
    <w:p w14:paraId="77A31360" w14:textId="77777777" w:rsidR="00F0521B" w:rsidRPr="00F0521B" w:rsidRDefault="00F0521B" w:rsidP="00F0521B">
      <w:r>
        <w:t>But as you advance, the question changes. It becomes: How effective are you at controlling noise?</w:t>
      </w:r>
    </w:p>
    <w:p w14:paraId="462B50E5" w14:textId="23B5A3D4" w:rsidR="00F0521B" w:rsidRPr="00F0521B" w:rsidRDefault="00F0521B" w:rsidP="00F0521B">
      <w:r>
        <w:t>Noise comes from two sources. The first is unexpected outcomes</w:t>
      </w:r>
      <w:ins w:id="1891" w:author="Joel Karr" w:date="2026-03-08T20:00:00Z" w16du:dateUtc="2026-03-09T01:00:00Z">
        <w:r w:rsidR="000B0B6F">
          <w:t xml:space="preserve">, </w:t>
        </w:r>
      </w:ins>
      <w:del w:id="1892" w:author="Joel Karr" w:date="2026-03-08T20:00:00Z" w16du:dateUtc="2026-03-09T01:00:00Z">
        <w:r w:rsidDel="000B0B6F">
          <w:delText>—</w:delText>
        </w:r>
      </w:del>
      <w:r>
        <w:t>things breaking in production, requirements changing mid-project, dependencies failing, launches going sideways. The second is poor communication</w:t>
      </w:r>
      <w:ins w:id="1893" w:author="Joel Karr" w:date="2026-03-08T20:00:00Z" w16du:dateUtc="2026-03-09T01:00:00Z">
        <w:r w:rsidR="00AE7653">
          <w:t xml:space="preserve">, </w:t>
        </w:r>
      </w:ins>
      <w:del w:id="1894" w:author="Joel Karr" w:date="2026-03-08T20:00:00Z" w16du:dateUtc="2026-03-09T01:00:00Z">
        <w:r w:rsidDel="00AE7653">
          <w:delText>—</w:delText>
        </w:r>
      </w:del>
      <w:r>
        <w:t>misaligned expectations, unclear decisions, assumptions that don't surface until too late, conversations where people walk away with different understandings of what was agreed.</w:t>
      </w:r>
      <w:commentRangeEnd w:id="1890"/>
      <w:r>
        <w:rPr>
          <w:rStyle w:val="CommentReference"/>
          <w:sz w:val="24"/>
          <w:szCs w:val="24"/>
        </w:rPr>
        <w:commentReference w:id="1890"/>
      </w:r>
    </w:p>
    <w:p w14:paraId="06CB4753" w14:textId="77777777" w:rsidR="00F0521B" w:rsidRPr="00F0521B" w:rsidRDefault="00F0521B" w:rsidP="00F0521B">
      <w:r>
        <w:t xml:space="preserve">The engineers who become technical leaders aren't necessarily the fastest builders. They're the ones who reduce noise for everyone around them. Fewer surprises. Fewer misunderstandings. </w:t>
      </w:r>
      <w:proofErr w:type="gramStart"/>
      <w:r>
        <w:t>Fewer</w:t>
      </w:r>
      <w:proofErr w:type="gramEnd"/>
      <w:r>
        <w:t xml:space="preserve"> moments where someone says, "Wait, I thought we agreed on something different."</w:t>
      </w:r>
    </w:p>
    <w:p w14:paraId="3F7BDE5E" w14:textId="77777777" w:rsidR="00F0521B" w:rsidRPr="00F0521B" w:rsidRDefault="00F0521B" w:rsidP="00F0521B">
      <w:r>
        <w:lastRenderedPageBreak/>
        <w:t xml:space="preserve">A week of certainty is worth more than a month of chaos. Organizations would rather move slower with confidence than faster with risk. The CEO didn't need me to explain why things were complex. He needed me to make his job simpler—to give him clarity he could rely on, so he could make decisions and communicate to the board and </w:t>
      </w:r>
      <w:proofErr w:type="gramStart"/>
      <w:r>
        <w:t>plan for the future</w:t>
      </w:r>
      <w:proofErr w:type="gramEnd"/>
      <w:r>
        <w:t xml:space="preserve"> without constantly hedging against uncertainty from engineering.</w:t>
      </w:r>
    </w:p>
    <w:p w14:paraId="0E0EA43A" w14:textId="77777777" w:rsidR="00F0521B" w:rsidRPr="00F0521B" w:rsidRDefault="00F0521B" w:rsidP="00F0521B">
      <w:r>
        <w:t>This shift—from feature velocity to noise control—is the defining transition of a senior engineering career. And almost no one tells you it's coming.</w:t>
      </w:r>
    </w:p>
    <w:p w14:paraId="62BF0402" w14:textId="4E798701" w:rsidR="00F0521B" w:rsidRPr="00F0521B" w:rsidRDefault="00F0521B" w:rsidP="00F0521B"/>
    <w:p w14:paraId="5509B0BE" w14:textId="77777777" w:rsidR="00F0521B" w:rsidRPr="00F0521B" w:rsidRDefault="00F0521B" w:rsidP="00F0521B">
      <w:pPr>
        <w:pStyle w:val="Heading3"/>
      </w:pPr>
      <w:bookmarkStart w:id="1895" w:name="_Toc223725731"/>
      <w:r>
        <w:t>The Transparency Trap</w:t>
      </w:r>
      <w:bookmarkEnd w:id="1895"/>
    </w:p>
    <w:p w14:paraId="6FCE5811" w14:textId="77777777" w:rsidR="00F0521B" w:rsidRPr="00F0521B" w:rsidRDefault="00F0521B" w:rsidP="00F0521B">
      <w:r>
        <w:t>There's a pattern I've seen at nearly every company I've worked at.</w:t>
      </w:r>
    </w:p>
    <w:p w14:paraId="5A15655B" w14:textId="3D612E08" w:rsidR="00F0521B" w:rsidRPr="00F0521B" w:rsidRDefault="00F0521B" w:rsidP="00F0521B">
      <w:r>
        <w:t xml:space="preserve">At one large publicly traded company, I was responsible for multiple large teams. It was like watching the same storyline play out at different times across different groups. Things </w:t>
      </w:r>
      <w:proofErr w:type="gramStart"/>
      <w:r>
        <w:t>would be going</w:t>
      </w:r>
      <w:proofErr w:type="gramEnd"/>
      <w:r>
        <w:t xml:space="preserve"> well. Everyone was happy. Then something would derail a team</w:t>
      </w:r>
      <w:ins w:id="1896" w:author="Joel Karr" w:date="2026-03-08T20:00:00Z" w16du:dateUtc="2026-03-09T01:00:00Z">
        <w:r w:rsidR="00AE7653">
          <w:t xml:space="preserve">, </w:t>
        </w:r>
      </w:ins>
      <w:del w:id="1897" w:author="Joel Karr" w:date="2026-03-08T20:00:00Z" w16du:dateUtc="2026-03-09T01:00:00Z">
        <w:r w:rsidDel="00AE7653">
          <w:delText>—</w:delText>
        </w:r>
      </w:del>
      <w:r>
        <w:t>a shift in the industry, an unexpected technical challenge, a dependency that failed. The disruption would create frustration downstream for people who had been making their own plans. Plans for headcount. Plans for training. Plans for process changes that assumed certain capabilities would exist by certain dates.</w:t>
      </w:r>
    </w:p>
    <w:p w14:paraId="01DE4488" w14:textId="77777777" w:rsidR="00F0521B" w:rsidRPr="00F0521B" w:rsidRDefault="00F0521B" w:rsidP="00F0521B">
      <w:r>
        <w:t>The frustration grew like a snowball. The further downstream it rolled, the bigger it got. And the universal response, every single time, was to ask for more transparency.</w:t>
      </w:r>
    </w:p>
    <w:p w14:paraId="46F7BB2C" w14:textId="3C6ACAD5" w:rsidR="00F0521B" w:rsidRPr="00F0521B" w:rsidRDefault="00F0521B" w:rsidP="00F0521B">
      <w:r>
        <w:t>When people outside of engineering feel frustrated</w:t>
      </w:r>
      <w:ins w:id="1898" w:author="Joel Karr" w:date="2026-03-08T20:01:00Z" w16du:dateUtc="2026-03-09T01:01:00Z">
        <w:r w:rsidR="007A52EF">
          <w:t xml:space="preserve">, </w:t>
        </w:r>
      </w:ins>
      <w:del w:id="1899" w:author="Joel Karr" w:date="2026-03-08T20:01:00Z" w16du:dateUtc="2026-03-09T01:01:00Z">
        <w:r w:rsidDel="007A52EF">
          <w:delText>—</w:delText>
        </w:r>
      </w:del>
      <w:r>
        <w:t>when they feel like they don't know what's happening or when things will be delivered</w:t>
      </w:r>
      <w:ins w:id="1900" w:author="Joel Karr" w:date="2026-03-08T20:01:00Z" w16du:dateUtc="2026-03-09T01:01:00Z">
        <w:r w:rsidR="007A52EF">
          <w:t xml:space="preserve">, </w:t>
        </w:r>
      </w:ins>
      <w:del w:id="1901" w:author="Joel Karr" w:date="2026-03-08T20:01:00Z" w16du:dateUtc="2026-03-09T01:01:00Z">
        <w:r w:rsidDel="007A52EF">
          <w:delText>—</w:delText>
        </w:r>
      </w:del>
      <w:r>
        <w:t>they ask for visibility. More access to what the team is doing.</w:t>
      </w:r>
    </w:p>
    <w:p w14:paraId="28D44F72" w14:textId="77777777" w:rsidR="00F0521B" w:rsidRPr="00F0521B" w:rsidRDefault="00F0521B" w:rsidP="00F0521B">
      <w:r>
        <w:t>The natural response is to give them data. Backlog items. Sprint velocity. Bug counts. Deployment frequency. Dashboards with burndown charts and cycle time metrics. The instinct is reasonable: they asked for visibility, so we'll show them everything. We'll give them access to the project management tools. We'll send weekly reports with all the details.</w:t>
      </w:r>
    </w:p>
    <w:p w14:paraId="73F88554" w14:textId="77777777" w:rsidR="00F0521B" w:rsidRPr="00F0521B" w:rsidRDefault="00F0521B" w:rsidP="00F0521B">
      <w:r>
        <w:t>It never helps.</w:t>
      </w:r>
    </w:p>
    <w:p w14:paraId="201FDB35" w14:textId="47159474" w:rsidR="00F0521B" w:rsidRPr="00F0521B" w:rsidRDefault="00F0521B" w:rsidP="00F0521B">
      <w:r>
        <w:t>I've watched this cycle repeat across teams. A stakeholder complains they don't know what's happening. The engineering team responds by sharing more information</w:t>
      </w:r>
      <w:del w:id="1902" w:author="Joel Karr" w:date="2026-03-08T20:02:00Z" w16du:dateUtc="2026-03-09T01:02:00Z">
        <w:r w:rsidDel="00FD1DAA">
          <w:delText>—</w:delText>
        </w:r>
      </w:del>
      <w:ins w:id="1903" w:author="Joel Karr" w:date="2026-03-08T20:02:00Z" w16du:dateUtc="2026-03-09T01:02:00Z">
        <w:r w:rsidR="00FD1DAA">
          <w:t xml:space="preserve">, </w:t>
        </w:r>
      </w:ins>
      <w:r>
        <w:t>Jira boards, status updates</w:t>
      </w:r>
      <w:proofErr w:type="gramStart"/>
      <w:r>
        <w:t>, metrics</w:t>
      </w:r>
      <w:proofErr w:type="gramEnd"/>
      <w:r>
        <w:t xml:space="preserve"> dashboards. The stakeholder looks at the information, sees dozens of items in various states, statuses they don't fully understand, numbers without context. They can't tell what matters and what doesn't. They can't tell if things are </w:t>
      </w:r>
      <w:r>
        <w:lastRenderedPageBreak/>
        <w:t xml:space="preserve">on track or falling apart. They leave more anxious than before, </w:t>
      </w:r>
      <w:proofErr w:type="gramStart"/>
      <w:r>
        <w:t>and</w:t>
      </w:r>
      <w:proofErr w:type="gramEnd"/>
      <w:r>
        <w:t xml:space="preserve"> the next meeting, they ask for even more transparency.</w:t>
      </w:r>
    </w:p>
    <w:p w14:paraId="0129451E" w14:textId="77777777" w:rsidR="00F0521B" w:rsidRPr="00F0521B" w:rsidRDefault="00F0521B" w:rsidP="00F0521B">
      <w:r>
        <w:t xml:space="preserve">Research on information overload confirms what I've seen play out repeatedly. Beyond a certain threshold, more data </w:t>
      </w:r>
      <w:proofErr w:type="gramStart"/>
      <w:r>
        <w:t>actually reduces</w:t>
      </w:r>
      <w:proofErr w:type="gramEnd"/>
      <w:r>
        <w:t xml:space="preserve"> decision quality rather than improving it. Additional information creates confusion, slows decisions, and decreases confidence. The instinct to share more is well-intentioned but counterproductive.</w:t>
      </w:r>
    </w:p>
    <w:p w14:paraId="274D409B" w14:textId="77777777" w:rsidR="00F0521B" w:rsidRPr="00F0521B" w:rsidRDefault="00F0521B" w:rsidP="00F0521B">
      <w:r>
        <w:t>In the most extreme situation I experienced, I found myself on an early morning flight from Chicago to New York. We had multiple production issues for a fifteen-year-old software product, and I was going to present a roadmap to modernize and improve the product to one of our largest customers. They had asked for transparency to the point where they sent two of their directors to our office to shadow me for several days. That didn't satisfy their leadership. Now we were flying to meet with them directly.</w:t>
      </w:r>
    </w:p>
    <w:p w14:paraId="59B43055" w14:textId="77777777" w:rsidR="00F0521B" w:rsidRPr="00F0521B" w:rsidRDefault="00F0521B" w:rsidP="00F0521B">
      <w:r>
        <w:t xml:space="preserve">I </w:t>
      </w:r>
      <w:proofErr w:type="gramStart"/>
      <w:r>
        <w:t>had worked</w:t>
      </w:r>
      <w:proofErr w:type="gramEnd"/>
      <w:r>
        <w:t xml:space="preserve"> with our SVP of Sales on a detailed presentation. We had carefully worded everything, attempting to commit to what we had to while avoiding overcommitting. We had slides. We had timelines. We had feature descriptions and technical explanations.</w:t>
      </w:r>
    </w:p>
    <w:p w14:paraId="70AF10CB" w14:textId="77777777" w:rsidR="00F0521B" w:rsidRPr="00F0521B" w:rsidRDefault="00F0521B" w:rsidP="00F0521B">
      <w:r>
        <w:t>A senior member of the customer's company came into the room. Before our presentation even started, she opened the conversation.</w:t>
      </w:r>
    </w:p>
    <w:p w14:paraId="07243116" w14:textId="77777777" w:rsidR="00F0521B" w:rsidRPr="00F0521B" w:rsidRDefault="00F0521B" w:rsidP="00F0521B">
      <w:r>
        <w:t>"I'm responsible for an extremely large percentage of this company's revenue," she said. "</w:t>
      </w:r>
      <w:proofErr w:type="gramStart"/>
      <w:r>
        <w:t>So</w:t>
      </w:r>
      <w:proofErr w:type="gramEnd"/>
      <w:r>
        <w:t xml:space="preserve"> if I'm in this room, it means you have created an unexpected problem for us. All I want to know is when we can count on things being fixed so that we can build a process on our end to minimize the damage you have created."</w:t>
      </w:r>
    </w:p>
    <w:p w14:paraId="127BDDDB" w14:textId="77777777" w:rsidR="00F0521B" w:rsidRPr="00F0521B" w:rsidRDefault="00F0521B" w:rsidP="00F0521B">
      <w:r>
        <w:t>She didn't want to see the roadmap. She didn't want to understand the features we were building. She didn't care about our technical challenges or our architecture decisions. She wanted to know when her team could rely on us delivering what they needed. When she could make her own plans with confidence.</w:t>
      </w:r>
    </w:p>
    <w:p w14:paraId="34FACB43" w14:textId="77777777" w:rsidR="00F0521B" w:rsidRPr="00F0521B" w:rsidRDefault="00F0521B" w:rsidP="00F0521B">
      <w:r>
        <w:t xml:space="preserve">That's what people </w:t>
      </w:r>
      <w:proofErr w:type="gramStart"/>
      <w:r>
        <w:t>actually want</w:t>
      </w:r>
      <w:proofErr w:type="gramEnd"/>
      <w:r>
        <w:t xml:space="preserve"> when they ask for transparency. Not more information. Less uncertainty. They want to know what will happen next so they can do their own jobs.</w:t>
      </w:r>
    </w:p>
    <w:p w14:paraId="1454A5BB" w14:textId="77777777" w:rsidR="00F0521B" w:rsidRPr="00F0521B" w:rsidRDefault="00F0521B" w:rsidP="00F0521B">
      <w:r>
        <w:t>Dumping data on them achieves the opposite. It creates more noise, not less.</w:t>
      </w:r>
    </w:p>
    <w:p w14:paraId="0E66A8FD" w14:textId="77777777" w:rsidR="00F0521B" w:rsidRPr="00F0521B" w:rsidRDefault="00F0521B" w:rsidP="00F0521B">
      <w:r>
        <w:t xml:space="preserve">The solution isn't more information. It's clearer information. Simplified to the point where it </w:t>
      </w:r>
      <w:proofErr w:type="gramStart"/>
      <w:r>
        <w:t>actually reduces</w:t>
      </w:r>
      <w:proofErr w:type="gramEnd"/>
      <w:r>
        <w:t xml:space="preserve"> uncertainty rather than adding to it. Transparency isn't about volume. It's about clarity.</w:t>
      </w:r>
    </w:p>
    <w:p w14:paraId="136DB247" w14:textId="0261D0AA" w:rsidR="00F0521B" w:rsidRPr="00F0521B" w:rsidRDefault="00F0521B" w:rsidP="00F0521B"/>
    <w:p w14:paraId="725D0264" w14:textId="77777777" w:rsidR="00F0521B" w:rsidRPr="00F0521B" w:rsidRDefault="00F0521B" w:rsidP="00F0521B">
      <w:pPr>
        <w:pStyle w:val="Heading3"/>
      </w:pPr>
      <w:bookmarkStart w:id="1904" w:name="_Toc223725732"/>
      <w:r>
        <w:lastRenderedPageBreak/>
        <w:t>Controlling Noise</w:t>
      </w:r>
      <w:bookmarkEnd w:id="1904"/>
    </w:p>
    <w:p w14:paraId="7531A3CC" w14:textId="77777777" w:rsidR="00F0521B" w:rsidRPr="00F0521B" w:rsidRDefault="00F0521B" w:rsidP="00F0521B">
      <w:r>
        <w:t xml:space="preserve">What do engineers who are great at reducing uncertainty </w:t>
      </w:r>
      <w:proofErr w:type="gramStart"/>
      <w:r>
        <w:t>actually do</w:t>
      </w:r>
      <w:proofErr w:type="gramEnd"/>
      <w:r>
        <w:t>?</w:t>
      </w:r>
    </w:p>
    <w:p w14:paraId="0C65B17D" w14:textId="77777777" w:rsidR="00F0521B" w:rsidRPr="00F0521B" w:rsidRDefault="00F0521B" w:rsidP="00F0521B">
      <w:r>
        <w:t xml:space="preserve">They simplify complex things into simple ideas. They find language that can travel—phrases and concepts that work in a technical deep-dive with engineers </w:t>
      </w:r>
      <w:proofErr w:type="gramStart"/>
      <w:r>
        <w:t>and also</w:t>
      </w:r>
      <w:proofErr w:type="gramEnd"/>
      <w:r>
        <w:t xml:space="preserve"> in a status update with executives. They create shared vocabulary that lets people at different levels of detail feel like they're talking about the same thing.</w:t>
      </w:r>
    </w:p>
    <w:p w14:paraId="3456BCF0" w14:textId="77777777" w:rsidR="00F0521B" w:rsidRPr="00F0521B" w:rsidRDefault="00F0521B" w:rsidP="00F0521B">
      <w:r>
        <w:t>This isn't dumbing things down. It's building a translation layer between the technical reality and the organizational reality. Both are real. Both matter. The skill is connecting them.</w:t>
      </w:r>
    </w:p>
    <w:p w14:paraId="7E9B0353" w14:textId="77777777" w:rsidR="00F0521B" w:rsidRPr="00F0521B" w:rsidRDefault="00F0521B" w:rsidP="00F0521B">
      <w:r>
        <w:t xml:space="preserve">Start by identifying key terms. Find the language that captures what matters in a way everyone can understand. These become the anchors for every conversation—simple </w:t>
      </w:r>
      <w:proofErr w:type="gramStart"/>
      <w:r>
        <w:t>phrases</w:t>
      </w:r>
      <w:proofErr w:type="gramEnd"/>
      <w:r>
        <w:t xml:space="preserve"> that executives, product managers, and engineers can all use, even if they understand them at different levels of depth. The terms might be project names, phase descriptions, or capability labels. What matters is that they're memorable, specific enough to be meaningful, and usable by anyone in the organization.</w:t>
      </w:r>
    </w:p>
    <w:p w14:paraId="1BDB7393" w14:textId="77777777" w:rsidR="00F0521B" w:rsidRPr="00F0521B" w:rsidRDefault="00F0521B" w:rsidP="00F0521B">
      <w:r>
        <w:t xml:space="preserve">From those terms, create a high-level plan. The plan should be understandable at the highest level by someone who doesn't know the technical details. It should answer three questions: What are we doing? In what order? Roughly when? This isn't a detailed project plan. It's a </w:t>
      </w:r>
      <w:proofErr w:type="gramStart"/>
      <w:r>
        <w:t>narrative—a</w:t>
      </w:r>
      <w:proofErr w:type="gramEnd"/>
      <w:r>
        <w:t xml:space="preserve"> story of what's happening that people can hold in their heads and repeat to others.</w:t>
      </w:r>
    </w:p>
    <w:p w14:paraId="4CEDA1F2" w14:textId="77777777" w:rsidR="00F0521B" w:rsidRPr="00F0521B" w:rsidRDefault="00F0521B" w:rsidP="00F0521B">
      <w:r>
        <w:t xml:space="preserve">The engineering team still needs all the complexity and specificity required to </w:t>
      </w:r>
      <w:proofErr w:type="gramStart"/>
      <w:r>
        <w:t>actually build</w:t>
      </w:r>
      <w:proofErr w:type="gramEnd"/>
      <w:r>
        <w:t xml:space="preserve"> things—task breakdowns, technical decisions</w:t>
      </w:r>
      <w:proofErr w:type="gramStart"/>
      <w:r>
        <w:t>, implementation</w:t>
      </w:r>
      <w:proofErr w:type="gramEnd"/>
      <w:r>
        <w:t xml:space="preserve"> details. But that complexity should </w:t>
      </w:r>
      <w:proofErr w:type="gramStart"/>
      <w:r>
        <w:t>map</w:t>
      </w:r>
      <w:proofErr w:type="gramEnd"/>
      <w:r>
        <w:t xml:space="preserve"> back to the key terms, so anyone can connect the detailed work to the big picture. When an executive asks about progress, you can answer in key terms. When an engineer asks about implementation, you can drill into the details. Same structure, different altitude. The connection between levels is what makes the whole system work.</w:t>
      </w:r>
    </w:p>
    <w:p w14:paraId="536AAF0F" w14:textId="77777777" w:rsidR="00F0521B" w:rsidRPr="00F0521B" w:rsidRDefault="00F0521B" w:rsidP="00F0521B">
      <w:r>
        <w:t xml:space="preserve">Throughout all of this, identify and call out unknowns. Name the risks explicitly, early, and repeatedly. Don't bury them in documents or mention them once and assume people will remember. Make them part of the regular conversation. When something unexpected happens later—and something always </w:t>
      </w:r>
      <w:proofErr w:type="gramStart"/>
      <w:r>
        <w:t>does—</w:t>
      </w:r>
      <w:proofErr w:type="gramEnd"/>
      <w:r>
        <w:t>the conversation is completely different if you can point back to a previous discussion. "This is the risk we flagged in week two" is a collaborative problem-solving conversation. "This came out of nowhere" is a trust-destroying crisis. The difference is whether you named the uncertainty before it materialized.</w:t>
      </w:r>
    </w:p>
    <w:p w14:paraId="3ECAACBD" w14:textId="77777777" w:rsidR="00F0521B" w:rsidRPr="00F0521B" w:rsidRDefault="00F0521B" w:rsidP="00F0521B">
      <w:r>
        <w:lastRenderedPageBreak/>
        <w:t xml:space="preserve">When you do this consistently, other leaders can make their own plans. The head of marketing can commit to launch dates. The sales team can </w:t>
      </w:r>
      <w:proofErr w:type="gramStart"/>
      <w:r>
        <w:t>set</w:t>
      </w:r>
      <w:proofErr w:type="gramEnd"/>
      <w:r>
        <w:t xml:space="preserve"> customer expectations. The finance team can forecast accurately. If you're reliable in what you're going to deliver and when, then the people who depend on you can be reliable to their own teams. If you're unpredictable, their unpredictability cascades. Noise multiplies across the organization.</w:t>
      </w:r>
    </w:p>
    <w:p w14:paraId="0051A3C8" w14:textId="77777777" w:rsidR="00F0521B" w:rsidRPr="00F0521B" w:rsidRDefault="00F0521B" w:rsidP="00F0521B">
      <w:r>
        <w:t>Controlling your own uncertainty is how you prevent noise from spreading everywhere else.</w:t>
      </w:r>
    </w:p>
    <w:p w14:paraId="5704F051" w14:textId="4A645CD6" w:rsidR="00F0521B" w:rsidRPr="00F0521B" w:rsidRDefault="00F0521B" w:rsidP="00F0521B"/>
    <w:p w14:paraId="73844A43" w14:textId="77777777" w:rsidR="00F0521B" w:rsidRPr="00F0521B" w:rsidRDefault="00F0521B" w:rsidP="00F0521B">
      <w:pPr>
        <w:pStyle w:val="Heading3"/>
      </w:pPr>
      <w:bookmarkStart w:id="1905" w:name="_Toc223725733"/>
      <w:r>
        <w:t>A Different Walk</w:t>
      </w:r>
      <w:bookmarkEnd w:id="1905"/>
    </w:p>
    <w:p w14:paraId="3521D7B7" w14:textId="77777777" w:rsidR="00F0521B" w:rsidRPr="00F0521B" w:rsidRDefault="00F0521B" w:rsidP="00F0521B">
      <w:r>
        <w:t>After the conversation with the COO, I changed how I approached the CEO one-on-ones.</w:t>
      </w:r>
    </w:p>
    <w:p w14:paraId="6E5D4631" w14:textId="77777777" w:rsidR="00F0521B" w:rsidRPr="00F0521B" w:rsidRDefault="00F0521B" w:rsidP="00F0521B">
      <w:r>
        <w:t>I stopped trying to explain complexity. I stopped preparing presentations that would help him understand why things were hard. Instead, I prepared answers to three questions: What are we going to do? When are we going to do it? Where should the company hedge against risk?</w:t>
      </w:r>
    </w:p>
    <w:p w14:paraId="0B5AC748" w14:textId="77777777" w:rsidR="00F0521B" w:rsidRPr="00F0521B" w:rsidRDefault="00F0521B" w:rsidP="00F0521B">
      <w:r>
        <w:t xml:space="preserve">When I didn't know something, I said </w:t>
      </w:r>
      <w:proofErr w:type="gramStart"/>
      <w:r>
        <w:t>so—and</w:t>
      </w:r>
      <w:proofErr w:type="gramEnd"/>
      <w:r>
        <w:t xml:space="preserve"> told him when I would know. When there was risk, I named it explicitly rather than hoping it wouldn't come up. When priorities shifted, I explained what that meant for timelines without relitigating the technical details.</w:t>
      </w:r>
    </w:p>
    <w:p w14:paraId="349BC3D6" w14:textId="77777777" w:rsidR="00F0521B" w:rsidRPr="00F0521B" w:rsidRDefault="00F0521B" w:rsidP="00F0521B">
      <w:r>
        <w:t xml:space="preserve">The meetings got shorter. The CEO's questions got more focused. Instead of probing for problems, he started asking how he could help clear obstacles. He still couldn't tell whether I was technically strong. But he could tell that I reduced his uncertainty. And that was what he </w:t>
      </w:r>
      <w:proofErr w:type="gramStart"/>
      <w:r>
        <w:t>actually needed</w:t>
      </w:r>
      <w:proofErr w:type="gramEnd"/>
      <w:r>
        <w:t xml:space="preserve"> from me.</w:t>
      </w:r>
    </w:p>
    <w:p w14:paraId="56B4C8CD" w14:textId="77777777" w:rsidR="00F0521B" w:rsidRPr="00F0521B" w:rsidRDefault="00F0521B" w:rsidP="00F0521B">
      <w:r>
        <w:t xml:space="preserve">I still walked past the cloud room to get to his office. The same conference room where I had rebuilt a search engine </w:t>
      </w:r>
      <w:proofErr w:type="gramStart"/>
      <w:r>
        <w:t>in</w:t>
      </w:r>
      <w:proofErr w:type="gramEnd"/>
      <w:r>
        <w:t xml:space="preserve"> a weekend, where technical excellence had been the whole game. I was proud of what I had done in that room.</w:t>
      </w:r>
    </w:p>
    <w:p w14:paraId="70883510" w14:textId="77777777" w:rsidR="00F0521B" w:rsidRPr="00F0521B" w:rsidRDefault="00F0521B" w:rsidP="00F0521B">
      <w:r>
        <w:t>But I wasn't that engineer anymore. The skills that had gotten me there weren't the skills that would carry me forward.</w:t>
      </w:r>
    </w:p>
    <w:p w14:paraId="3468A9CA" w14:textId="77777777" w:rsidR="00F0521B" w:rsidRPr="00F0521B" w:rsidRDefault="00F0521B" w:rsidP="00F0521B">
      <w:commentRangeStart w:id="1906"/>
      <w:r>
        <w:t xml:space="preserve">The cloud room was where I learned to build. The walk </w:t>
      </w:r>
      <w:proofErr w:type="gramStart"/>
      <w:r>
        <w:t>past it</w:t>
      </w:r>
      <w:proofErr w:type="gramEnd"/>
      <w:r>
        <w:t xml:space="preserve"> was where I learned to lead.</w:t>
      </w:r>
      <w:commentRangeEnd w:id="1906"/>
      <w:r>
        <w:rPr>
          <w:rStyle w:val="CommentReference"/>
          <w:sz w:val="24"/>
          <w:szCs w:val="24"/>
        </w:rPr>
        <w:commentReference w:id="1906"/>
      </w:r>
    </w:p>
    <w:p w14:paraId="78434CF1" w14:textId="6FA558C4" w:rsidR="000B6764" w:rsidRDefault="000B6764">
      <w:r>
        <w:br w:type="page"/>
      </w:r>
    </w:p>
    <w:p w14:paraId="354B4B6B" w14:textId="77777777" w:rsidR="00DA4BE3" w:rsidRDefault="00DA4BE3" w:rsidP="00DA4BE3"/>
    <w:p w14:paraId="7BA43856" w14:textId="0EE637A7" w:rsidR="00DD7DAA" w:rsidRDefault="00DD7DAA" w:rsidP="00FA36F3">
      <w:pPr>
        <w:pStyle w:val="Heading2"/>
      </w:pPr>
      <w:bookmarkStart w:id="1907" w:name="_Toc223725734"/>
      <w:del w:id="1908" w:author="Joel Karr" w:date="2026-03-08T16:49:00Z" w16du:dateUtc="2026-03-08T21:49:00Z">
        <w:r w:rsidDel="002F3D49">
          <w:delText>Fifteen</w:delText>
        </w:r>
      </w:del>
      <w:bookmarkEnd w:id="1907"/>
      <w:ins w:id="1909" w:author="Joel Karr" w:date="2026-03-08T16:49:00Z" w16du:dateUtc="2026-03-08T21:49:00Z">
        <w:r w:rsidR="002F3D49">
          <w:t>Thirteen</w:t>
        </w:r>
      </w:ins>
    </w:p>
    <w:p w14:paraId="0335B69A" w14:textId="66124615" w:rsidR="009C2F49" w:rsidRDefault="009C2F49" w:rsidP="00FA36F3">
      <w:pPr>
        <w:pStyle w:val="Heading2"/>
      </w:pPr>
      <w:bookmarkStart w:id="1910" w:name="_Toc223725735"/>
      <w:r>
        <w:t>Why Big Bang Rewrites Usually Fail</w:t>
      </w:r>
      <w:bookmarkEnd w:id="1910"/>
      <w:r>
        <w:br/>
      </w:r>
    </w:p>
    <w:p w14:paraId="54887AE1" w14:textId="77777777" w:rsidR="009C2F49" w:rsidRPr="009C2F49" w:rsidRDefault="009C2F49" w:rsidP="009C2F49">
      <w:r>
        <w:t>There is another lesson to learn from the cloud room at Restaurant.com.</w:t>
      </w:r>
    </w:p>
    <w:p w14:paraId="12DEFB1C" w14:textId="77777777" w:rsidR="009C2F49" w:rsidRPr="009C2F49" w:rsidRDefault="009C2F49" w:rsidP="009C2F49">
      <w:r>
        <w:t>Inside the conference room painted with clouds on the walls, filled with energy and ambition, our team had set up to do a full rewrite of a legacy system that had become brittle and couldn't handle the amount of traffic.</w:t>
      </w:r>
    </w:p>
    <w:p w14:paraId="0F540DD5" w14:textId="77777777" w:rsidR="009C2F49" w:rsidRPr="009C2F49" w:rsidRDefault="009C2F49" w:rsidP="009C2F49">
      <w:r>
        <w:t xml:space="preserve">What I </w:t>
      </w:r>
      <w:proofErr w:type="gramStart"/>
      <w:r>
        <w:t>left out</w:t>
      </w:r>
      <w:proofErr w:type="gramEnd"/>
      <w:r>
        <w:t xml:space="preserve"> before was just how close we came to failing entirely.</w:t>
      </w:r>
    </w:p>
    <w:p w14:paraId="26A361BF" w14:textId="77777777" w:rsidR="009C2F49" w:rsidRPr="009C2F49" w:rsidRDefault="009C2F49" w:rsidP="009C2F49">
      <w:r>
        <w:t xml:space="preserve">The executive team had asked for the latest and greatest of everything, and the software team took it literally. We jumped on </w:t>
      </w:r>
      <w:proofErr w:type="gramStart"/>
      <w:r>
        <w:t>all of</w:t>
      </w:r>
      <w:proofErr w:type="gramEnd"/>
      <w:r>
        <w:t xml:space="preserve"> the newest frameworks and best practices. We weren't just one of the first companies moving to Azure cloud—we were also adopting domain-driven design, test-driven development, agile methodology, ASP.NET MVC, and a whole host of other frameworks none of us had worked with before.</w:t>
      </w:r>
    </w:p>
    <w:p w14:paraId="64E9AD28" w14:textId="77777777" w:rsidR="009C2F49" w:rsidRPr="009C2F49" w:rsidRDefault="009C2F49" w:rsidP="009C2F49">
      <w:r>
        <w:t>We had been working with a top consultant from Microsoft on how we could move the entire application to Azure for a few months and thought we had a strong plan laid out. We had some of the best software engineers in Chicago and everyone was energized.</w:t>
      </w:r>
    </w:p>
    <w:p w14:paraId="73A4D063" w14:textId="77777777" w:rsidR="009C2F49" w:rsidRPr="009C2F49" w:rsidRDefault="009C2F49" w:rsidP="009C2F49">
      <w:r>
        <w:t xml:space="preserve">The legacy system was a decade of patched-together Classic ASP, maintained by dozens of different software engineers throughout the years. It worked under normal traffic but couldn't scale, and every time someone touched </w:t>
      </w:r>
      <w:proofErr w:type="gramStart"/>
      <w:r>
        <w:t>it</w:t>
      </w:r>
      <w:proofErr w:type="gramEnd"/>
      <w:r>
        <w:t xml:space="preserve"> they broke something unexpected.</w:t>
      </w:r>
    </w:p>
    <w:p w14:paraId="14DB65A5" w14:textId="77777777" w:rsidR="009C2F49" w:rsidRPr="009C2F49" w:rsidRDefault="009C2F49" w:rsidP="009C2F49">
      <w:r>
        <w:t>The plan to build the new system had detailed milestones, segmented responsibilities, and looked great on paper. Four months in, hushed conversations concealed a rising level of uncertainty as it seemed to be getting more difficult to continue building out the new application rather than easier.</w:t>
      </w:r>
    </w:p>
    <w:p w14:paraId="3FD73233" w14:textId="77777777" w:rsidR="009C2F49" w:rsidRPr="009C2F49" w:rsidRDefault="009C2F49" w:rsidP="009C2F49">
      <w:r>
        <w:t xml:space="preserve">We weren't failing at </w:t>
      </w:r>
      <w:proofErr w:type="gramStart"/>
      <w:r>
        <w:t>any one thing</w:t>
      </w:r>
      <w:proofErr w:type="gramEnd"/>
      <w:r>
        <w:t>. We were failing at trying to do everything.</w:t>
      </w:r>
    </w:p>
    <w:p w14:paraId="3DAD9E67" w14:textId="4316A15F" w:rsidR="009C2F49" w:rsidRPr="009C2F49" w:rsidRDefault="009C2F49" w:rsidP="009C2F49"/>
    <w:p w14:paraId="48A2A105" w14:textId="77777777" w:rsidR="009C2F49" w:rsidRPr="009C2F49" w:rsidRDefault="009C2F49" w:rsidP="009C2F49">
      <w:pPr>
        <w:pStyle w:val="Heading3"/>
      </w:pPr>
      <w:bookmarkStart w:id="1911" w:name="_Toc223725736"/>
      <w:r>
        <w:t>The Unraveling</w:t>
      </w:r>
      <w:bookmarkEnd w:id="1911"/>
    </w:p>
    <w:p w14:paraId="22082139" w14:textId="77777777" w:rsidR="009C2F49" w:rsidRPr="009C2F49" w:rsidRDefault="009C2F49" w:rsidP="009C2F49">
      <w:r>
        <w:t>Our daily standups were a mix of people talking about how they needed to rewrite certain parts to match the new design patterns as they learned more. People were debating core structural things like naming conventions and unit test coverage.</w:t>
      </w:r>
    </w:p>
    <w:p w14:paraId="2CEF4A78" w14:textId="77777777" w:rsidR="009C2F49" w:rsidRPr="009C2F49" w:rsidRDefault="009C2F49" w:rsidP="009C2F49">
      <w:r>
        <w:lastRenderedPageBreak/>
        <w:t>What had started as great progress every two weeks as we demoed had slowed drastically. On top of everything we were doing to modernize our application, we had started testing the new application. The results felt like we were lined up in boats next to each other—every time we threw a bucket of water out of one boat, it landed in another.</w:t>
      </w:r>
    </w:p>
    <w:p w14:paraId="7308B15C" w14:textId="77777777" w:rsidR="009C2F49" w:rsidRPr="009C2F49" w:rsidRDefault="009C2F49" w:rsidP="009C2F49">
      <w:r>
        <w:t xml:space="preserve">We </w:t>
      </w:r>
      <w:proofErr w:type="gramStart"/>
      <w:r>
        <w:t>had underestimated</w:t>
      </w:r>
      <w:proofErr w:type="gramEnd"/>
      <w:r>
        <w:t xml:space="preserve"> the value of the old brittle code. It had been running for years and handled what had grown over time into a complex system of partner attribution, pricing management, and external API integrations. The logic had been built incrementally and had been hardened. Edge cases had been discovered and fixes had been applied. There were behaviors that customers and partners had come to depend on, even though no one remembered why it worked the way it did.</w:t>
      </w:r>
    </w:p>
    <w:p w14:paraId="2F891979" w14:textId="77777777" w:rsidR="009C2F49" w:rsidRPr="009C2F49" w:rsidRDefault="009C2F49" w:rsidP="009C2F49">
      <w:r>
        <w:t>There were thousands of partners who would send us customers through web links. There were contracts in place about how they would be paid, including things like how long they would get credit for a new customer. Although many contracts were the same, over the years special deals had been made. The custom logic lived wherever a software engineer at the time had put it. It could be on a landing page or in the add-to-cart functionality or post-checkout.</w:t>
      </w:r>
    </w:p>
    <w:p w14:paraId="39A304F5" w14:textId="77777777" w:rsidR="009C2F49" w:rsidRPr="009C2F49" w:rsidRDefault="009C2F49" w:rsidP="009C2F49">
      <w:r>
        <w:t xml:space="preserve">The legacy system handled all of this without anyone having any way to validate what it should be. It wasn't elegant or modern, but it worked. Occasionally a partner might notice an </w:t>
      </w:r>
      <w:proofErr w:type="gramStart"/>
      <w:r>
        <w:t>anomaly</w:t>
      </w:r>
      <w:proofErr w:type="gramEnd"/>
      <w:r>
        <w:t xml:space="preserve"> and it would be tested and updated, but there was no formal audit process or detailed test plan.</w:t>
      </w:r>
    </w:p>
    <w:p w14:paraId="3E020837" w14:textId="77777777" w:rsidR="009C2F49" w:rsidRPr="009C2F49" w:rsidRDefault="009C2F49" w:rsidP="009C2F49">
      <w:r>
        <w:t>We were testing behavior compared to the current website and kept discovering new pockets of business logic hidden in unexpected functions. It felt wrong to reproduce the original logic, but we were moving too many pieces at once to try and redesign the architecture into a dedicated partner attribution utility.</w:t>
      </w:r>
    </w:p>
    <w:p w14:paraId="6F01FE52" w14:textId="37ABE4F1" w:rsidR="009C2F49" w:rsidRPr="009C2F49" w:rsidRDefault="009C2F49" w:rsidP="009C2F49"/>
    <w:p w14:paraId="3A866F8C" w14:textId="77777777" w:rsidR="009C2F49" w:rsidRPr="009C2F49" w:rsidRDefault="009C2F49" w:rsidP="009C2F49">
      <w:pPr>
        <w:pStyle w:val="Heading3"/>
      </w:pPr>
      <w:bookmarkStart w:id="1912" w:name="_Toc223725737"/>
      <w:proofErr w:type="spellStart"/>
      <w:r>
        <w:t>Spolsky's</w:t>
      </w:r>
      <w:proofErr w:type="spellEnd"/>
      <w:r>
        <w:t xml:space="preserve"> Warning</w:t>
      </w:r>
      <w:bookmarkEnd w:id="1912"/>
    </w:p>
    <w:p w14:paraId="52722D18" w14:textId="77777777" w:rsidR="009C2F49" w:rsidRPr="009C2F49" w:rsidRDefault="009C2F49" w:rsidP="009C2F49">
      <w:r>
        <w:t>Joel Spolsky had written about a very similar challenge in his blog called "Joel on Software" in the early 2000s. His blog had become required reading for software engineers who were passionate about learning. He wrote essays that were practical, opinionated, and often sparked debate. When a new blog post came out, we would rush to form our own opinion before someone else on the team asked us if we had read it.</w:t>
      </w:r>
    </w:p>
    <w:p w14:paraId="0138C664" w14:textId="77777777" w:rsidR="009C2F49" w:rsidRPr="009C2F49" w:rsidRDefault="009C2F49" w:rsidP="009C2F49">
      <w:commentRangeStart w:id="1913"/>
      <w:proofErr w:type="spellStart"/>
      <w:r>
        <w:t>Spolsky</w:t>
      </w:r>
      <w:proofErr w:type="spellEnd"/>
      <w:r>
        <w:t xml:space="preserve"> wasn't just a blogger. He co-founded Fog Creek Software, which later created Trello. He also co-founded Stack Overflow with Jeff Atwood. The guy had credibility.</w:t>
      </w:r>
      <w:commentRangeEnd w:id="1913"/>
      <w:r>
        <w:rPr>
          <w:rStyle w:val="CommentReference"/>
          <w:sz w:val="24"/>
          <w:szCs w:val="24"/>
        </w:rPr>
        <w:commentReference w:id="1913"/>
      </w:r>
    </w:p>
    <w:p w14:paraId="7A1FA78B" w14:textId="77777777" w:rsidR="009C2F49" w:rsidRPr="009C2F49" w:rsidRDefault="009C2F49" w:rsidP="009C2F49">
      <w:r>
        <w:lastRenderedPageBreak/>
        <w:t xml:space="preserve">I often referenced </w:t>
      </w:r>
      <w:proofErr w:type="spellStart"/>
      <w:r>
        <w:t>Spolsky's</w:t>
      </w:r>
      <w:proofErr w:type="spellEnd"/>
      <w:r>
        <w:t xml:space="preserve"> blog posts in our technical conversations, and one of our team </w:t>
      </w:r>
      <w:proofErr w:type="gramStart"/>
      <w:r>
        <w:t>leads</w:t>
      </w:r>
      <w:proofErr w:type="gramEnd"/>
      <w:r>
        <w:t xml:space="preserve"> named Bill started calling me </w:t>
      </w:r>
      <w:proofErr w:type="spellStart"/>
      <w:r>
        <w:t>Spolsky</w:t>
      </w:r>
      <w:proofErr w:type="spellEnd"/>
      <w:r>
        <w:t xml:space="preserve"> since my name was also Joel. I wore the nickname as a badge of honor and took to reading every blog post he had ever written.</w:t>
      </w:r>
    </w:p>
    <w:p w14:paraId="2B6B68B3" w14:textId="77777777" w:rsidR="009C2F49" w:rsidRPr="009C2F49" w:rsidRDefault="009C2F49" w:rsidP="009C2F49">
      <w:r>
        <w:t xml:space="preserve">I came across a blog post he had written over ten years earlier entitled "Things You Should Never Do, Part I." He argued that the single worst strategic mistake a software company can make is deciding to rewrite their code from scratch. Old code may be messy, but it contains years of bug fixes and hard-won knowledge about what </w:t>
      </w:r>
      <w:proofErr w:type="gramStart"/>
      <w:r>
        <w:t>actually works</w:t>
      </w:r>
      <w:proofErr w:type="gramEnd"/>
      <w:r>
        <w:t xml:space="preserve"> in production. When you rewrite from scratch, you throw all of that away and </w:t>
      </w:r>
      <w:proofErr w:type="gramStart"/>
      <w:r>
        <w:t>have to</w:t>
      </w:r>
      <w:proofErr w:type="gramEnd"/>
      <w:r>
        <w:t xml:space="preserve"> rediscover those lessons in an </w:t>
      </w:r>
      <w:proofErr w:type="gramStart"/>
      <w:r>
        <w:t>often painful</w:t>
      </w:r>
      <w:proofErr w:type="gramEnd"/>
      <w:r>
        <w:t xml:space="preserve"> way.</w:t>
      </w:r>
    </w:p>
    <w:p w14:paraId="529C5AF1" w14:textId="77777777" w:rsidR="009C2F49" w:rsidRPr="009C2F49" w:rsidRDefault="009C2F49" w:rsidP="009C2F49">
      <w:proofErr w:type="spellStart"/>
      <w:r>
        <w:t>Spolsky</w:t>
      </w:r>
      <w:proofErr w:type="spellEnd"/>
      <w:r>
        <w:t xml:space="preserve"> argued that Netscape took three years trying to rewrite their browser from scratch, and it gave Microsoft the opportunity to catch up. The cautions he talked about felt eerily familiar to our own massive rewrite.</w:t>
      </w:r>
    </w:p>
    <w:p w14:paraId="5359A711" w14:textId="77777777" w:rsidR="009C2F49" w:rsidRPr="009C2F49" w:rsidRDefault="009C2F49" w:rsidP="009C2F49">
      <w:r>
        <w:t xml:space="preserve">We hadn't seriously considered an iterative approach until we found </w:t>
      </w:r>
      <w:proofErr w:type="gramStart"/>
      <w:r>
        <w:t>ourselves being</w:t>
      </w:r>
      <w:proofErr w:type="gramEnd"/>
      <w:r>
        <w:t xml:space="preserve"> increasingly weighed down by unplanned scenarios dragging us backwards. The original plan to rewrite everything to be cloud native just felt right. The old system couldn't scale and was too fragile to be repaired entirely. A full rewrite felt like an opportunity to drop years of baggage and catapult us into the next era of the company's growth.</w:t>
      </w:r>
    </w:p>
    <w:p w14:paraId="316B1703" w14:textId="77777777" w:rsidR="009C2F49" w:rsidRPr="009C2F49" w:rsidRDefault="009C2F49" w:rsidP="009C2F49">
      <w:r>
        <w:t>But reality was setting in.</w:t>
      </w:r>
    </w:p>
    <w:p w14:paraId="745E8DC7" w14:textId="2FA233D0" w:rsidR="009C2F49" w:rsidRPr="009C2F49" w:rsidRDefault="009C2F49" w:rsidP="009C2F49"/>
    <w:p w14:paraId="6A71F444" w14:textId="77777777" w:rsidR="009C2F49" w:rsidRPr="009C2F49" w:rsidRDefault="009C2F49" w:rsidP="009C2F49">
      <w:pPr>
        <w:pStyle w:val="Heading3"/>
      </w:pPr>
      <w:bookmarkStart w:id="1914" w:name="_Toc223725738"/>
      <w:r>
        <w:t>The Pivot</w:t>
      </w:r>
      <w:bookmarkEnd w:id="1914"/>
    </w:p>
    <w:p w14:paraId="30B4C0FA" w14:textId="77777777" w:rsidR="009C2F49" w:rsidRPr="009C2F49" w:rsidRDefault="009C2F49" w:rsidP="009C2F49">
      <w:r>
        <w:t>I suggested we try something different. What if we hosted a new website in Azure and could use URL redirects to move between the current web application and the new one? Both systems could run simultaneously, and we would need to manage some backend data syncs.</w:t>
      </w:r>
    </w:p>
    <w:p w14:paraId="215BFC5B" w14:textId="77777777" w:rsidR="009C2F49" w:rsidRPr="009C2F49" w:rsidRDefault="009C2F49" w:rsidP="009C2F49">
      <w:r>
        <w:t>The first page would be the listing page, which pulled data entirely from a Lucene search engine. It already had an isolated data source that was updated by a background job. The existing landing pages would still manage the complex partner attribution logic, and the add-to-cart button on the listing page could redirect back to the current site.</w:t>
      </w:r>
    </w:p>
    <w:p w14:paraId="60ECF81D" w14:textId="77777777" w:rsidR="009C2F49" w:rsidRPr="009C2F49" w:rsidRDefault="009C2F49" w:rsidP="009C2F49">
      <w:r>
        <w:t>Although this plan seemed to greatly improve our chance of moving forward, there was one immediate and very noticeable drawback. The team had been planning a new rebrand alongside the new technology. We had a new logo, brand colors, and full look and feel designed. If the old system and new system coexisted, then they needed to match. We talked with the business team and came to an agreement: the rebrand would need to wait until everything else had been modernized.</w:t>
      </w:r>
    </w:p>
    <w:p w14:paraId="7DF74E31" w14:textId="77777777" w:rsidR="009C2F49" w:rsidRPr="009C2F49" w:rsidRDefault="009C2F49" w:rsidP="009C2F49">
      <w:r>
        <w:lastRenderedPageBreak/>
        <w:t xml:space="preserve">It took almost two years before we finally launched the new look. By then, the entire site had been modernized and moved to Azure. Along the way we </w:t>
      </w:r>
      <w:proofErr w:type="gramStart"/>
      <w:r>
        <w:t>had also added</w:t>
      </w:r>
      <w:proofErr w:type="gramEnd"/>
      <w:r>
        <w:t xml:space="preserve"> a lot of new functionality that delivered real business value. Looking back, everyone agreed we had made the right decision. Launching an entire new site all at once would have plummeted us into firefighting mode that would have overwhelmed us—there were so many unknowns we discovered along the way of our iterative modernization.</w:t>
      </w:r>
    </w:p>
    <w:p w14:paraId="137FAFF4" w14:textId="68182F4C" w:rsidR="009C2F49" w:rsidRPr="009C2F49" w:rsidRDefault="009C2F49" w:rsidP="009C2F49"/>
    <w:p w14:paraId="248DEAC0" w14:textId="77777777" w:rsidR="009C2F49" w:rsidRPr="009C2F49" w:rsidRDefault="009C2F49" w:rsidP="009C2F49">
      <w:pPr>
        <w:pStyle w:val="Heading3"/>
      </w:pPr>
      <w:bookmarkStart w:id="1915" w:name="_Toc223725739"/>
      <w:commentRangeStart w:id="1916"/>
      <w:r>
        <w:t>The Strangler Fig</w:t>
      </w:r>
      <w:commentRangeEnd w:id="1916"/>
      <w:r>
        <w:rPr>
          <w:rStyle w:val="CommentReference"/>
          <w:sz w:val="28"/>
          <w:szCs w:val="28"/>
        </w:rPr>
        <w:commentReference w:id="1916"/>
      </w:r>
      <w:bookmarkEnd w:id="1915"/>
    </w:p>
    <w:p w14:paraId="737389AF" w14:textId="4356AA9D" w:rsidR="009C2F49" w:rsidRPr="009C2F49" w:rsidRDefault="00957C96" w:rsidP="009C2F49">
      <w:r>
        <w:t>British software developer and author Martin Fowler wrote about a time when he was on vacation and saw strangler figs, which reminded him of the iterative process of building new components and eventually replacing an entire system. The blog post took on a life of its own and has been used as a more formal design approach often referred to as the Strangler Fig Pattern.</w:t>
      </w:r>
    </w:p>
    <w:p w14:paraId="3275F8C9" w14:textId="77777777" w:rsidR="009C2F49" w:rsidRPr="009C2F49" w:rsidRDefault="009C2F49" w:rsidP="009C2F49">
      <w:r>
        <w:t>A strangler fig starts growing high in a tree's canopy and takes nutrients from the tree until its roots can reach the ground and become self-sustaining. It gradually envelops the entire host tree. Over time, the host tree dies and decomposes, leaving only the fig standing in its place.</w:t>
      </w:r>
    </w:p>
    <w:p w14:paraId="72D5F462" w14:textId="77777777" w:rsidR="009C2F49" w:rsidRPr="009C2F49" w:rsidRDefault="009C2F49" w:rsidP="009C2F49">
      <w:r>
        <w:t>That's exactly what we did at Restaurant.com. We wrapped new functionality around the old system, piece by piece, until eventually the old system was gone entirely.</w:t>
      </w:r>
    </w:p>
    <w:p w14:paraId="150D4ABE" w14:textId="77777777" w:rsidR="009C2F49" w:rsidRPr="009C2F49" w:rsidRDefault="009C2F49" w:rsidP="009C2F49">
      <w:r>
        <w:t>The hardest part of this iterative process isn't the technical decisions. It's maintaining focus.</w:t>
      </w:r>
    </w:p>
    <w:p w14:paraId="39F9074F" w14:textId="77777777" w:rsidR="009C2F49" w:rsidRPr="009C2F49" w:rsidRDefault="009C2F49" w:rsidP="009C2F49">
      <w:r>
        <w:t>As you replace a single component, you identify dependencies on another component. The initial reaction is to also modernize that component. Each decision in isolation sounds reasonable, but they add up into the quagmire of uncertainty that we set out to avoid.</w:t>
      </w:r>
    </w:p>
    <w:p w14:paraId="219A2297" w14:textId="3BA55261" w:rsidR="009C2F49" w:rsidRPr="009C2F49" w:rsidRDefault="009C2F49" w:rsidP="009C2F49"/>
    <w:p w14:paraId="312DB9DF" w14:textId="77777777" w:rsidR="009C2F49" w:rsidRPr="009C2F49" w:rsidRDefault="009C2F49" w:rsidP="009C2F49">
      <w:pPr>
        <w:pStyle w:val="Heading3"/>
      </w:pPr>
      <w:bookmarkStart w:id="1917" w:name="_Toc223725740"/>
      <w:r>
        <w:t>Protecting Focus</w:t>
      </w:r>
      <w:bookmarkEnd w:id="1917"/>
    </w:p>
    <w:p w14:paraId="424070A2" w14:textId="77777777" w:rsidR="009C2F49" w:rsidRPr="009C2F49" w:rsidRDefault="009C2F49" w:rsidP="009C2F49">
      <w:r>
        <w:t>Choosing what to modernize first requires identifying what can provide the most business value with the least amount of entanglement to the rest of the system.</w:t>
      </w:r>
    </w:p>
    <w:p w14:paraId="3D2DE1C6" w14:textId="77777777" w:rsidR="009C2F49" w:rsidRPr="009C2F49" w:rsidRDefault="009C2F49" w:rsidP="009C2F49">
      <w:r>
        <w:t xml:space="preserve">The listing page worked for us because it was high traffic and central to </w:t>
      </w:r>
      <w:proofErr w:type="gramStart"/>
      <w:r>
        <w:t>the customer</w:t>
      </w:r>
      <w:proofErr w:type="gramEnd"/>
      <w:r>
        <w:t xml:space="preserve"> experience, yet had an isolated data store. In the overall process, it had a clean interface with landing pages and the checkout process. We could replace it without touching the complex partner attribution logic or the payment flow.</w:t>
      </w:r>
    </w:p>
    <w:p w14:paraId="243B4A7D" w14:textId="77777777" w:rsidR="009C2F49" w:rsidRPr="009C2F49" w:rsidRDefault="009C2F49" w:rsidP="009C2F49">
      <w:r>
        <w:lastRenderedPageBreak/>
        <w:t xml:space="preserve">Once you've chosen a scope, define the boundaries explicitly before you start. Write them somewhere easily accessible and visible to the entire team. When someone suggests </w:t>
      </w:r>
      <w:proofErr w:type="gramStart"/>
      <w:r>
        <w:t>expanding—which someone always will—</w:t>
      </w:r>
      <w:proofErr w:type="gramEnd"/>
      <w:r>
        <w:t>the team should have a serious conversation about whether it's truly required or potentially the first step down a slippery slope.</w:t>
      </w:r>
    </w:p>
    <w:p w14:paraId="11A563EC" w14:textId="77777777" w:rsidR="009C2F49" w:rsidRPr="009C2F49" w:rsidRDefault="009C2F49" w:rsidP="009C2F49">
      <w:r>
        <w:t xml:space="preserve">The goal is to provide enough friction that you overcome the natural tendency to just add one </w:t>
      </w:r>
      <w:proofErr w:type="gramStart"/>
      <w:r>
        <w:t>more small</w:t>
      </w:r>
      <w:proofErr w:type="gramEnd"/>
      <w:r>
        <w:t xml:space="preserve"> piece. Without that friction, scope expands until you're back to changing everything at once. The teams that succeed at iterative migration are the ones that protect their focus relentlessly. The ones that fail let scope expand until they've recreated the exact problem they were trying to avoid.</w:t>
      </w:r>
    </w:p>
    <w:p w14:paraId="10F7054B" w14:textId="77777777" w:rsidR="009C2F49" w:rsidRPr="009C2F49" w:rsidRDefault="009C2F49" w:rsidP="009C2F49">
      <w:r>
        <w:t>When we turned off the final virtual machine in the data center, almost no one noticed. There was no giant celebration. Customers didn't buy more the next day. The system worked the same as it had the day before.</w:t>
      </w:r>
    </w:p>
    <w:p w14:paraId="6F92B655" w14:textId="77777777" w:rsidR="009C2F49" w:rsidRPr="009C2F49" w:rsidRDefault="009C2F49" w:rsidP="009C2F49">
      <w:r>
        <w:t>But our original tree had been fully replaced by our strangler fig.</w:t>
      </w:r>
    </w:p>
    <w:p w14:paraId="6A69BB89" w14:textId="77777777" w:rsidR="009C2F49" w:rsidRPr="009C2F49" w:rsidRDefault="009C2F49" w:rsidP="009C2F49">
      <w:r>
        <w:t>The executives who had asked for the latest and greatest got what they wanted, even if it took longer than they hoped. We would have spent far more than two years trying to launch and stabilize a full rewrite. It would have been painful and caused issues that would have lost us customers.</w:t>
      </w:r>
    </w:p>
    <w:p w14:paraId="754C5CE5" w14:textId="77777777" w:rsidR="009C2F49" w:rsidRPr="009C2F49" w:rsidRDefault="009C2F49" w:rsidP="009C2F49">
      <w:r>
        <w:t>The cloud room taught me how to build under pressure. The years that followed taught me something harder: how to resist the temptation to rebuild everything at once.</w:t>
      </w:r>
    </w:p>
    <w:p w14:paraId="525DC8FA" w14:textId="24991739" w:rsidR="000B6764" w:rsidRDefault="000B6764">
      <w:r>
        <w:br w:type="page"/>
      </w:r>
    </w:p>
    <w:p w14:paraId="201CA6E6" w14:textId="77777777" w:rsidR="009C2F49" w:rsidRDefault="009C2F49" w:rsidP="00DA4BE3"/>
    <w:p w14:paraId="59FF5CCB" w14:textId="0BFF2236" w:rsidR="00DD7DAA" w:rsidRDefault="00DD7DAA" w:rsidP="00FA36F3">
      <w:pPr>
        <w:pStyle w:val="Heading2"/>
      </w:pPr>
      <w:bookmarkStart w:id="1918" w:name="_Toc223725741"/>
      <w:del w:id="1919" w:author="Joel Karr" w:date="2026-03-08T16:49:00Z" w16du:dateUtc="2026-03-08T21:49:00Z">
        <w:r w:rsidDel="002F3D49">
          <w:delText>Sixteen</w:delText>
        </w:r>
      </w:del>
      <w:bookmarkEnd w:id="1918"/>
      <w:ins w:id="1920" w:author="Joel Karr" w:date="2026-03-08T16:49:00Z" w16du:dateUtc="2026-03-08T21:49:00Z">
        <w:r w:rsidR="002F3D49">
          <w:t>Fourteen</w:t>
        </w:r>
      </w:ins>
    </w:p>
    <w:p w14:paraId="07D79F16" w14:textId="48E37B56" w:rsidR="005A3E72" w:rsidRDefault="005A3E72" w:rsidP="00FA36F3">
      <w:pPr>
        <w:pStyle w:val="Heading2"/>
      </w:pPr>
      <w:bookmarkStart w:id="1921" w:name="_Toc223725742"/>
      <w:r>
        <w:t xml:space="preserve">Turning Around Struggling </w:t>
      </w:r>
      <w:commentRangeStart w:id="1922"/>
      <w:r>
        <w:t>Teams</w:t>
      </w:r>
      <w:commentRangeEnd w:id="1922"/>
      <w:r>
        <w:rPr>
          <w:rStyle w:val="CommentReference"/>
          <w:sz w:val="32"/>
          <w:szCs w:val="32"/>
        </w:rPr>
        <w:commentReference w:id="1922"/>
      </w:r>
      <w:bookmarkEnd w:id="1921"/>
    </w:p>
    <w:p w14:paraId="5BA7BA31" w14:textId="77777777" w:rsidR="005A3E72" w:rsidRDefault="005A3E72" w:rsidP="00DA4BE3"/>
    <w:p w14:paraId="2002891B" w14:textId="64A708F5" w:rsidR="005A3E72" w:rsidRPr="005A3E72" w:rsidRDefault="005A3E72" w:rsidP="005A3E72">
      <w:r>
        <w:t xml:space="preserve">The coffee shop was one of those trendy places in Charlotte that looked like a remodeled warehouse and converted into a large bar at night. I had flown in for an interview for a Y position at an X kind of company, but instead of meeting in the office, the founder had picked me up at the hotel in his </w:t>
      </w:r>
      <w:commentRangeStart w:id="1923"/>
      <w:r>
        <w:t xml:space="preserve">retro truck </w:t>
      </w:r>
      <w:commentRangeEnd w:id="1923"/>
      <w:r>
        <w:rPr>
          <w:rStyle w:val="CommentReference"/>
          <w:sz w:val="24"/>
          <w:szCs w:val="24"/>
        </w:rPr>
        <w:commentReference w:id="1923"/>
      </w:r>
      <w:r>
        <w:t>and suggested we grab coffee first.</w:t>
      </w:r>
    </w:p>
    <w:p w14:paraId="1C529585" w14:textId="77777777" w:rsidR="005A3E72" w:rsidRPr="005A3E72" w:rsidRDefault="005A3E72" w:rsidP="005A3E72">
      <w:r>
        <w:t>As we started to walk through the front door, my anxiety started to rise. I have always avoided coffee in part because I thought beverages should always be cold, and in part because of my fear of getting reliant on the caffeine. To compound it all, I wasn't familiar with all the different terms and options.</w:t>
      </w:r>
    </w:p>
    <w:p w14:paraId="273ED873" w14:textId="77777777" w:rsidR="005A3E72" w:rsidRPr="005A3E72" w:rsidRDefault="005A3E72" w:rsidP="005A3E72">
      <w:commentRangeStart w:id="1924"/>
      <w:r>
        <w:t xml:space="preserve">I stared at the menu, trying to make sense of it. Queen City Cortado, Smoked Maple Cold Brew, Uptown Afterburner. </w:t>
      </w:r>
      <w:proofErr w:type="gramStart"/>
      <w:r>
        <w:t>Typically</w:t>
      </w:r>
      <w:proofErr w:type="gramEnd"/>
      <w:r>
        <w:t xml:space="preserve"> I'm able to find something that isn't coffee to order, but on this </w:t>
      </w:r>
      <w:proofErr w:type="gramStart"/>
      <w:r>
        <w:t>menu</w:t>
      </w:r>
      <w:proofErr w:type="gramEnd"/>
      <w:r>
        <w:t xml:space="preserve"> I had no idea what any of it was. The Midwestern politeness I had grown up with wouldn't let me simply say I didn't need a drink. He might apologize and offer to take me somewhere else, and I didn't want to start off in an awkward conversation.</w:t>
      </w:r>
      <w:commentRangeEnd w:id="1924"/>
      <w:r>
        <w:rPr>
          <w:rStyle w:val="CommentReference"/>
          <w:sz w:val="24"/>
          <w:szCs w:val="24"/>
        </w:rPr>
        <w:commentReference w:id="1924"/>
      </w:r>
    </w:p>
    <w:p w14:paraId="3102720B" w14:textId="77777777" w:rsidR="005A3E72" w:rsidRPr="005A3E72" w:rsidRDefault="005A3E72" w:rsidP="005A3E72">
      <w:r>
        <w:t xml:space="preserve">I went with the Smoked Maple Cold Brew. I liked smoked maple old </w:t>
      </w:r>
      <w:proofErr w:type="gramStart"/>
      <w:r>
        <w:t>fashioneds</w:t>
      </w:r>
      <w:proofErr w:type="gramEnd"/>
      <w:r>
        <w:t>, so maybe this was similar? Little did I know that it had one of the highest caffeine amounts on the list.</w:t>
      </w:r>
    </w:p>
    <w:p w14:paraId="45DDE7AA" w14:textId="77777777" w:rsidR="005A3E72" w:rsidRPr="005A3E72" w:rsidRDefault="005A3E72" w:rsidP="005A3E72">
      <w:r>
        <w:t>He started talking while we waited for our drinks. He told me how he'd spent the last two years working with a software consulting company to build out a new logistics platform. They had several game-changing customers at the final stage of sales. They were poised to scale rapidly and were gaining momentum.</w:t>
      </w:r>
    </w:p>
    <w:p w14:paraId="6D0D2C29" w14:textId="77777777" w:rsidR="005A3E72" w:rsidRPr="005A3E72" w:rsidRDefault="005A3E72" w:rsidP="005A3E72">
      <w:r>
        <w:t>Then his tone shifted.</w:t>
      </w:r>
    </w:p>
    <w:p w14:paraId="2D642512" w14:textId="77777777" w:rsidR="005A3E72" w:rsidRPr="005A3E72" w:rsidRDefault="005A3E72" w:rsidP="005A3E72">
      <w:r>
        <w:t xml:space="preserve">The relationship with the consulting company had soured. Buried in the fine print of the contract, he'd discovered that he didn't </w:t>
      </w:r>
      <w:proofErr w:type="gramStart"/>
      <w:r>
        <w:t>actually own</w:t>
      </w:r>
      <w:proofErr w:type="gramEnd"/>
      <w:r>
        <w:t xml:space="preserve"> the source code. The platform he had worked with them to painstakingly design, the one his entire business was dependent on, belonged to them. If he fired the consultants, he would also be left without a platform.</w:t>
      </w:r>
    </w:p>
    <w:p w14:paraId="75EEE6E6" w14:textId="77777777" w:rsidR="005A3E72" w:rsidRPr="005A3E72" w:rsidRDefault="005A3E72" w:rsidP="005A3E72">
      <w:r>
        <w:t xml:space="preserve">He had hired some software engineers to start building a replacement, but they seemed stuck. They were working hard and seemed to be having a positive impact, but it didn't seem like they were making progress toward the goal of having a replacement in time for </w:t>
      </w:r>
      <w:r>
        <w:lastRenderedPageBreak/>
        <w:t>when the consulting contract expired. Renewing it would cost hundreds of thousands of dollars.</w:t>
      </w:r>
    </w:p>
    <w:p w14:paraId="691CEAB5" w14:textId="413FC0F4" w:rsidR="005A3E72" w:rsidRPr="005A3E72" w:rsidRDefault="005A3E72" w:rsidP="005A3E72">
      <w:r>
        <w:t>He needed help, and he needed it fast.</w:t>
      </w:r>
    </w:p>
    <w:p w14:paraId="156503FD" w14:textId="4185AA0E" w:rsidR="005A3E72" w:rsidRPr="005A3E72" w:rsidRDefault="005A3E72" w:rsidP="005A3E72">
      <w:r>
        <w:t>I’d taken a few tentative sips of my mystery drink as he talked, and I wasn't sure if it was from the burst of caffeine or the conversation, but my pulse was noticeably quicker. He looked at me and said, "How about we decide on comp right here and you can start today?"</w:t>
      </w:r>
    </w:p>
    <w:p w14:paraId="5F56B968" w14:textId="77777777" w:rsidR="005A3E72" w:rsidRPr="005A3E72" w:rsidRDefault="005A3E72" w:rsidP="005A3E72">
      <w:commentRangeStart w:id="1925"/>
      <w:r>
        <w:t xml:space="preserve">What had been a plan to interview and weigh my options had turned into an on-the-spot job offer while I was hopped up on artisanal coffee. </w:t>
      </w:r>
      <w:commentRangeEnd w:id="1925"/>
      <w:r>
        <w:rPr>
          <w:rStyle w:val="CommentReference"/>
          <w:sz w:val="24"/>
          <w:szCs w:val="24"/>
        </w:rPr>
        <w:commentReference w:id="1925"/>
      </w:r>
      <w:r>
        <w:t>There were a hundred different questions I could ask, but I had worked with enough struggling teams that I was confident I could help them move in the right direction. I accepted the offer.</w:t>
      </w:r>
    </w:p>
    <w:p w14:paraId="1D13A2F9" w14:textId="77777777" w:rsidR="005A3E72" w:rsidRPr="005A3E72" w:rsidRDefault="005A3E72" w:rsidP="005A3E72">
      <w:r>
        <w:t>An hour later, I was standing in front of a forty-person company at an all-hands meeting in a warehouse-style office, being introduced as the new head of technology.</w:t>
      </w:r>
    </w:p>
    <w:p w14:paraId="155FFC48" w14:textId="56F30437" w:rsidR="005A3E72" w:rsidRPr="005A3E72" w:rsidRDefault="005A3E72" w:rsidP="005A3E72"/>
    <w:p w14:paraId="1E5E171F" w14:textId="77777777" w:rsidR="005A3E72" w:rsidRPr="005A3E72" w:rsidRDefault="005A3E72" w:rsidP="005A3E72">
      <w:pPr>
        <w:pStyle w:val="Heading3"/>
      </w:pPr>
      <w:bookmarkStart w:id="1926" w:name="_Toc223725743"/>
      <w:r>
        <w:t>The Drowning Leader</w:t>
      </w:r>
      <w:bookmarkEnd w:id="1926"/>
    </w:p>
    <w:p w14:paraId="1AA9C63F" w14:textId="77777777" w:rsidR="005A3E72" w:rsidRPr="005A3E72" w:rsidRDefault="005A3E72" w:rsidP="005A3E72">
      <w:r>
        <w:t xml:space="preserve">The afternoon that followed made the situation clearer. I met with each team and listened to what they were facing. Each department talked about how they had current issues that they were reliant on the technology team to manually resolve, while also being uncertain when they could start using new </w:t>
      </w:r>
      <w:proofErr w:type="gramStart"/>
      <w:r>
        <w:t>functionality</w:t>
      </w:r>
      <w:proofErr w:type="gramEnd"/>
      <w:r>
        <w:t xml:space="preserve"> so they didn't know how to make their own plans.</w:t>
      </w:r>
    </w:p>
    <w:p w14:paraId="7E272B63" w14:textId="77777777" w:rsidR="005A3E72" w:rsidRPr="005A3E72" w:rsidRDefault="005A3E72" w:rsidP="005A3E72">
      <w:r>
        <w:t>The engineering team was responsible for two things at once: supporting the current business and building the new platform. This is a common challenge for all software engineering teams, but how they reacted to it was what made them struggle. Every time they had to choose between the two, the current business item won. It didn't matter how small the support issue was—there was someone standing at their desk asking for help, so that jumped to the front of the line.</w:t>
      </w:r>
    </w:p>
    <w:p w14:paraId="3FB86043" w14:textId="77777777" w:rsidR="005A3E72" w:rsidRPr="005A3E72" w:rsidRDefault="005A3E72" w:rsidP="005A3E72">
      <w:r>
        <w:t xml:space="preserve">The deadline was months away and they had already missed several major milestones from their original plan. They knew they were </w:t>
      </w:r>
      <w:proofErr w:type="gramStart"/>
      <w:r>
        <w:t>behind, but</w:t>
      </w:r>
      <w:proofErr w:type="gramEnd"/>
      <w:r>
        <w:t xml:space="preserve"> didn't have a clear picture of how far.</w:t>
      </w:r>
    </w:p>
    <w:p w14:paraId="1F51C861" w14:textId="77777777" w:rsidR="005A3E72" w:rsidRPr="005A3E72" w:rsidRDefault="005A3E72" w:rsidP="005A3E72">
      <w:r>
        <w:t>At the end of the first day, the software team gathered around me. They were waiting for me to tell them the secret. The thing that would tell them exactly what they needed to do to fix everything.</w:t>
      </w:r>
    </w:p>
    <w:p w14:paraId="1F80E325" w14:textId="77777777" w:rsidR="005A3E72" w:rsidRPr="005A3E72" w:rsidRDefault="005A3E72" w:rsidP="005A3E72">
      <w:r>
        <w:t>A few moments passed in silence.</w:t>
      </w:r>
    </w:p>
    <w:p w14:paraId="2E96B4DF" w14:textId="77777777" w:rsidR="005A3E72" w:rsidRPr="005A3E72" w:rsidRDefault="005A3E72" w:rsidP="005A3E72">
      <w:r>
        <w:lastRenderedPageBreak/>
        <w:t>The previous technical leader wasn't lazy or checked out. They were drowning.</w:t>
      </w:r>
    </w:p>
    <w:p w14:paraId="66A58BDA" w14:textId="5393D5CF" w:rsidR="005A3E72" w:rsidRPr="005A3E72" w:rsidRDefault="005A3E72" w:rsidP="005A3E72">
      <w:r>
        <w:t>Everything was a top priority, and everything was urgent. Without a clear sense of what the team should focus on, the tech leader did the only thing they could do—keep people moving.</w:t>
      </w:r>
    </w:p>
    <w:p w14:paraId="77F316EA" w14:textId="77777777" w:rsidR="005A3E72" w:rsidRPr="005A3E72" w:rsidRDefault="005A3E72" w:rsidP="005A3E72">
      <w:r>
        <w:t xml:space="preserve">Answer the next question. </w:t>
      </w:r>
      <w:proofErr w:type="gramStart"/>
      <w:r>
        <w:t>Respond</w:t>
      </w:r>
      <w:proofErr w:type="gramEnd"/>
      <w:r>
        <w:t xml:space="preserve"> to the next production issue. Assign the next task.</w:t>
      </w:r>
    </w:p>
    <w:p w14:paraId="43C2FE5A" w14:textId="77777777" w:rsidR="005A3E72" w:rsidRPr="005A3E72" w:rsidRDefault="005A3E72" w:rsidP="005A3E72">
      <w:r>
        <w:t xml:space="preserve">When someone finished something, the leader gave them something else as quickly as they could. Idle engineers can feel like </w:t>
      </w:r>
      <w:proofErr w:type="gramStart"/>
      <w:r>
        <w:t>a failure of leadership</w:t>
      </w:r>
      <w:proofErr w:type="gramEnd"/>
      <w:r>
        <w:t xml:space="preserve">. When someone got stuck, the leader jumped in to help, then jumped </w:t>
      </w:r>
      <w:proofErr w:type="gramStart"/>
      <w:r>
        <w:t>to</w:t>
      </w:r>
      <w:proofErr w:type="gramEnd"/>
      <w:r>
        <w:t xml:space="preserve"> the next person, and the next. They spent all their time bouncing between people all day long.</w:t>
      </w:r>
    </w:p>
    <w:p w14:paraId="2AA4998A" w14:textId="77777777" w:rsidR="005A3E72" w:rsidRPr="005A3E72" w:rsidRDefault="005A3E72" w:rsidP="005A3E72">
      <w:r>
        <w:t xml:space="preserve">The team was relatively new to the company, so they needed lots of </w:t>
      </w:r>
      <w:proofErr w:type="gramStart"/>
      <w:r>
        <w:t>direction</w:t>
      </w:r>
      <w:proofErr w:type="gramEnd"/>
      <w:r>
        <w:t xml:space="preserve">. The leader couldn't </w:t>
      </w:r>
      <w:proofErr w:type="gramStart"/>
      <w:r>
        <w:t>plan ahead</w:t>
      </w:r>
      <w:proofErr w:type="gramEnd"/>
      <w:r>
        <w:t xml:space="preserve"> because they were constantly trying to keep the team busy. The engineers were constantly </w:t>
      </w:r>
      <w:proofErr w:type="gramStart"/>
      <w:r>
        <w:t>context switching</w:t>
      </w:r>
      <w:proofErr w:type="gramEnd"/>
      <w:r>
        <w:t xml:space="preserve"> because a plan didn't yet exist. Most of what they focused on </w:t>
      </w:r>
      <w:proofErr w:type="gramStart"/>
      <w:r>
        <w:t>was jumping</w:t>
      </w:r>
      <w:proofErr w:type="gramEnd"/>
      <w:r>
        <w:t xml:space="preserve"> from one unrelated production issue to the next.</w:t>
      </w:r>
    </w:p>
    <w:p w14:paraId="07A30A9E" w14:textId="54438384" w:rsidR="005A3E72" w:rsidRPr="005A3E72" w:rsidRDefault="005A3E72" w:rsidP="005A3E72">
      <w:r>
        <w:t xml:space="preserve">The team was stuck because they had too much direction—delivered in a constant stream of small unrelated items that forced them to change direction </w:t>
      </w:r>
      <w:proofErr w:type="gramStart"/>
      <w:r>
        <w:t>over and over</w:t>
      </w:r>
      <w:proofErr w:type="gramEnd"/>
      <w:r>
        <w:t>.</w:t>
      </w:r>
    </w:p>
    <w:p w14:paraId="14DB0DD1" w14:textId="2B16BDFE" w:rsidR="005A3E72" w:rsidRPr="005A3E72" w:rsidRDefault="005A3E72" w:rsidP="005A3E72"/>
    <w:p w14:paraId="32ADCA2B" w14:textId="77777777" w:rsidR="005A3E72" w:rsidRPr="005A3E72" w:rsidRDefault="005A3E72" w:rsidP="005A3E72">
      <w:pPr>
        <w:pStyle w:val="Heading3"/>
      </w:pPr>
      <w:bookmarkStart w:id="1927" w:name="_Toc223725744"/>
      <w:r>
        <w:t>The Cost of Context Switching</w:t>
      </w:r>
      <w:bookmarkEnd w:id="1927"/>
    </w:p>
    <w:p w14:paraId="503192C9" w14:textId="77777777" w:rsidR="005A3E72" w:rsidRPr="005A3E72" w:rsidRDefault="005A3E72" w:rsidP="005A3E72">
      <w:r>
        <w:t>Gerald Weinberg started his career building the operating system for NASA's Project Mercury, which successfully put the first American in orbit. He spent the following decades consulting inside struggling software organizations. He kept seeing the same patterns: teams with talented engineers and adequate resources would grind to a halt.</w:t>
      </w:r>
    </w:p>
    <w:p w14:paraId="18D90795" w14:textId="77777777" w:rsidR="005A3E72" w:rsidRPr="005A3E72" w:rsidRDefault="005A3E72" w:rsidP="005A3E72">
      <w:r>
        <w:t xml:space="preserve">The teams that failed were the ones where everyone was busy all the time. Engineers juggled multiple projects and managers bounced between people trying to keep them all occupied. It looked like productivity, but nothing </w:t>
      </w:r>
      <w:proofErr w:type="gramStart"/>
      <w:r>
        <w:t>actually got</w:t>
      </w:r>
      <w:proofErr w:type="gramEnd"/>
      <w:r>
        <w:t xml:space="preserve"> finished.</w:t>
      </w:r>
    </w:p>
    <w:p w14:paraId="59049B72" w14:textId="77777777" w:rsidR="005A3E72" w:rsidRPr="005A3E72" w:rsidRDefault="005A3E72" w:rsidP="005A3E72">
      <w:r>
        <w:t xml:space="preserve">Weinberg started tracking what happened when people switched between projects. He found that if you're working on a single project, you have </w:t>
      </w:r>
      <w:proofErr w:type="gramStart"/>
      <w:r>
        <w:t>all of</w:t>
      </w:r>
      <w:proofErr w:type="gramEnd"/>
      <w:r>
        <w:t xml:space="preserve"> your productive time available for it. Add a second project and you lose about twenty percent of your productive time to switching overhead. By the time you're juggling five or more projects, you might only have around five percent left to be productive in any one of them.</w:t>
      </w:r>
    </w:p>
    <w:p w14:paraId="20CC46B9" w14:textId="77777777" w:rsidR="005A3E72" w:rsidRPr="005A3E72" w:rsidRDefault="005A3E72" w:rsidP="005A3E72">
      <w:r>
        <w:t>The loss wasn't linear. It was exponential. A team juggling five things at once wasn't making slower progress on five things in parallel—they were making almost no progress on anything.</w:t>
      </w:r>
    </w:p>
    <w:p w14:paraId="57C1E6AC" w14:textId="77777777" w:rsidR="005A3E72" w:rsidRPr="005A3E72" w:rsidRDefault="005A3E72" w:rsidP="005A3E72">
      <w:r>
        <w:lastRenderedPageBreak/>
        <w:t xml:space="preserve">The cost comes from what happens in your head when you switch. Complex software work requires holding a lot of information in memory at once. Every time you switch tasks, that mental model </w:t>
      </w:r>
      <w:proofErr w:type="gramStart"/>
      <w:r>
        <w:t>has to</w:t>
      </w:r>
      <w:proofErr w:type="gramEnd"/>
      <w:r>
        <w:t xml:space="preserve"> be rebuilt. Rearranging your thoughts takes time and is mentally exhausting.</w:t>
      </w:r>
    </w:p>
    <w:p w14:paraId="44BB288E" w14:textId="77777777" w:rsidR="005A3E72" w:rsidRPr="005A3E72" w:rsidRDefault="005A3E72" w:rsidP="005A3E72">
      <w:r>
        <w:t>This was exactly the trap my new team had found itself caught in.</w:t>
      </w:r>
    </w:p>
    <w:p w14:paraId="5B0FA1C8" w14:textId="77777777" w:rsidR="005A3E72" w:rsidRPr="005A3E72" w:rsidRDefault="005A3E72" w:rsidP="005A3E72">
      <w:r>
        <w:t xml:space="preserve">Context switching as a problem isn't a new concept. It comes up often in hallway conversations or as side notes in management books. Yet it's still remarkably common. If managers </w:t>
      </w:r>
      <w:proofErr w:type="gramStart"/>
      <w:r>
        <w:t>know</w:t>
      </w:r>
      <w:proofErr w:type="gramEnd"/>
      <w:r>
        <w:t xml:space="preserve"> to avoid it, why does it still happen so frequently?</w:t>
      </w:r>
    </w:p>
    <w:p w14:paraId="01BE5977" w14:textId="77777777" w:rsidR="005A3E72" w:rsidRPr="005A3E72" w:rsidRDefault="005A3E72" w:rsidP="005A3E72">
      <w:r>
        <w:t>Managers fall into this trap because when someone asks them what to do next, they feel the need to give them a task. From the outside, busy people look like they're working hard and reflecting good leadership.</w:t>
      </w:r>
    </w:p>
    <w:p w14:paraId="7E7ADB9B" w14:textId="77777777" w:rsidR="005A3E72" w:rsidRPr="005A3E72" w:rsidRDefault="005A3E72" w:rsidP="005A3E72">
      <w:r>
        <w:t>To fix this, managers need to break the cycle entirely. And to do that, the team needs to no longer require constant direction.</w:t>
      </w:r>
    </w:p>
    <w:p w14:paraId="4A47BE0D" w14:textId="04BC4080" w:rsidR="005A3E72" w:rsidRPr="005A3E72" w:rsidRDefault="005A3E72" w:rsidP="005A3E72"/>
    <w:p w14:paraId="3D52C320" w14:textId="77777777" w:rsidR="005A3E72" w:rsidRPr="005A3E72" w:rsidRDefault="005A3E72" w:rsidP="005A3E72">
      <w:pPr>
        <w:pStyle w:val="Heading3"/>
      </w:pPr>
      <w:bookmarkStart w:id="1928" w:name="_Toc223725745"/>
      <w:r>
        <w:t>Everyone Knows How to Sweep</w:t>
      </w:r>
      <w:bookmarkEnd w:id="1928"/>
    </w:p>
    <w:p w14:paraId="2B148AA1" w14:textId="77777777" w:rsidR="005A3E72" w:rsidRPr="005A3E72" w:rsidRDefault="005A3E72" w:rsidP="005A3E72">
      <w:commentRangeStart w:id="1929"/>
      <w:r>
        <w:t>My dad grew up in central Illinois, one of nineteen children. Nine brothers and nine sisters. They raised their own chickens, milked cows, and tended to what my grandma called a "small" garden that covered half an acre.</w:t>
      </w:r>
    </w:p>
    <w:p w14:paraId="4E16FA76" w14:textId="77777777" w:rsidR="005A3E72" w:rsidRPr="005A3E72" w:rsidRDefault="005A3E72" w:rsidP="005A3E72">
      <w:r>
        <w:t>With nineteen kids and only two parents, there was no way to direct everyone all the time. No one had time to assign tasks or check on progress or make sure people stayed busy. The farm worked because it had to, and it worked because everyone figured out how to contribute without being told.</w:t>
      </w:r>
      <w:commentRangeEnd w:id="1929"/>
      <w:r>
        <w:rPr>
          <w:rStyle w:val="CommentReference"/>
          <w:sz w:val="24"/>
          <w:szCs w:val="24"/>
        </w:rPr>
        <w:commentReference w:id="1929"/>
      </w:r>
    </w:p>
    <w:p w14:paraId="62934EA4" w14:textId="77777777" w:rsidR="005A3E72" w:rsidRPr="005A3E72" w:rsidRDefault="005A3E72" w:rsidP="005A3E72">
      <w:r>
        <w:t xml:space="preserve">I spent a lot of time on that farm as a kid, and I noticed something about my aunts and uncles. </w:t>
      </w:r>
      <w:commentRangeStart w:id="1930"/>
      <w:r>
        <w:t>Whenever any of them showed up, they never asked how they could help. They just started helping.</w:t>
      </w:r>
      <w:commentRangeEnd w:id="1930"/>
      <w:r>
        <w:rPr>
          <w:rStyle w:val="CommentReference"/>
          <w:sz w:val="24"/>
          <w:szCs w:val="24"/>
        </w:rPr>
        <w:commentReference w:id="1930"/>
      </w:r>
    </w:p>
    <w:p w14:paraId="483CD83F" w14:textId="77777777" w:rsidR="005A3E72" w:rsidRPr="005A3E72" w:rsidRDefault="005A3E72" w:rsidP="005A3E72">
      <w:r>
        <w:t>Each one had their own expertise. My different uncles covered every trade you'd need to build an entire house from scratch. One aunt was a master seamstress, another could fix any type of machine, and another was an accountant. But even when the job at hand was outside their expertise, they found something useful to do.</w:t>
      </w:r>
    </w:p>
    <w:p w14:paraId="6140CD97" w14:textId="77777777" w:rsidR="005A3E72" w:rsidRPr="005A3E72" w:rsidRDefault="005A3E72" w:rsidP="005A3E72">
      <w:commentRangeStart w:id="1931"/>
      <w:r>
        <w:t xml:space="preserve">I once asked my grandma how everyone knew what to do without having to interrupt other people to ask for </w:t>
      </w:r>
      <w:proofErr w:type="gramStart"/>
      <w:r>
        <w:t>direction</w:t>
      </w:r>
      <w:proofErr w:type="gramEnd"/>
      <w:r>
        <w:t xml:space="preserve">. She smiled at me in a way that seemed to reveal </w:t>
      </w:r>
      <w:proofErr w:type="gramStart"/>
      <w:r>
        <w:t>a wisdom</w:t>
      </w:r>
      <w:proofErr w:type="gramEnd"/>
      <w:r>
        <w:t xml:space="preserve"> gained from raising nineteen children and living </w:t>
      </w:r>
      <w:proofErr w:type="gramStart"/>
      <w:r>
        <w:t>to be</w:t>
      </w:r>
      <w:proofErr w:type="gramEnd"/>
      <w:r>
        <w:t xml:space="preserve"> ninety-six years old.</w:t>
      </w:r>
    </w:p>
    <w:p w14:paraId="0E1BF87E" w14:textId="77777777" w:rsidR="005A3E72" w:rsidRPr="005A3E72" w:rsidRDefault="005A3E72" w:rsidP="005A3E72">
      <w:r>
        <w:lastRenderedPageBreak/>
        <w:t>She said, "Everyone knows how to sweep."</w:t>
      </w:r>
      <w:commentRangeEnd w:id="1931"/>
      <w:r>
        <w:rPr>
          <w:rStyle w:val="CommentReference"/>
          <w:sz w:val="24"/>
          <w:szCs w:val="24"/>
        </w:rPr>
        <w:commentReference w:id="1931"/>
      </w:r>
    </w:p>
    <w:p w14:paraId="6218BD0F" w14:textId="77777777" w:rsidR="005A3E72" w:rsidRPr="005A3E72" w:rsidRDefault="005A3E72" w:rsidP="005A3E72">
      <w:r>
        <w:t xml:space="preserve">That unlocked a new perspective that changed how I watched my family work. When someone arrived, they found a simple task that needed to be done—sweeping or picking up tools. As the other workers completed what they were currently working on, they would engage with the newly arrived person and start to give </w:t>
      </w:r>
      <w:proofErr w:type="gramStart"/>
      <w:r>
        <w:t>direction</w:t>
      </w:r>
      <w:proofErr w:type="gramEnd"/>
      <w:r>
        <w:t xml:space="preserve"> on how else they could help.</w:t>
      </w:r>
    </w:p>
    <w:p w14:paraId="6A19C6A2" w14:textId="77777777" w:rsidR="005A3E72" w:rsidRPr="005A3E72" w:rsidRDefault="005A3E72" w:rsidP="005A3E72">
      <w:r>
        <w:t xml:space="preserve">They were subconsciously avoiding forcing other people to </w:t>
      </w:r>
      <w:proofErr w:type="gramStart"/>
      <w:r>
        <w:t>context switch</w:t>
      </w:r>
      <w:proofErr w:type="gramEnd"/>
      <w:r>
        <w:t xml:space="preserve"> in the middle of their tasks. This allowed the people leading the work to form a plan that was more durable and </w:t>
      </w:r>
      <w:proofErr w:type="gramStart"/>
      <w:r>
        <w:t>not</w:t>
      </w:r>
      <w:proofErr w:type="gramEnd"/>
      <w:r>
        <w:t xml:space="preserve"> feel the pressure of immediately making sure everyone was busy.</w:t>
      </w:r>
    </w:p>
    <w:p w14:paraId="79E61B0D" w14:textId="77777777" w:rsidR="005A3E72" w:rsidRPr="005A3E72" w:rsidRDefault="005A3E72" w:rsidP="005A3E72">
      <w:r>
        <w:t>The team staring at me didn't need to know how to work on a farm, but the principle was the same.</w:t>
      </w:r>
    </w:p>
    <w:p w14:paraId="0BA8B8A3" w14:textId="77777777" w:rsidR="005A3E72" w:rsidRPr="005A3E72" w:rsidRDefault="005A3E72" w:rsidP="005A3E72">
      <w:r>
        <w:t>In technology, sweeping the floor could mean testing things and isolating bugs. It could mean making sure that all code had proper unit test coverage. It could mean documenting endpoints or investigating items from a known technical debt list.</w:t>
      </w:r>
    </w:p>
    <w:p w14:paraId="62C002E1" w14:textId="77777777" w:rsidR="005A3E72" w:rsidRPr="005A3E72" w:rsidRDefault="005A3E72" w:rsidP="005A3E72">
      <w:r>
        <w:t xml:space="preserve">I told them the story about my grandma on the farm. I told them that when they didn't know what to work on, they should let the team know in a chat that they were available to help and then grab a broom and sweep. When someone was able to give them </w:t>
      </w:r>
      <w:proofErr w:type="gramStart"/>
      <w:r>
        <w:t>direction</w:t>
      </w:r>
      <w:proofErr w:type="gramEnd"/>
      <w:r>
        <w:t>, they would come to them.</w:t>
      </w:r>
    </w:p>
    <w:p w14:paraId="7B3B5E62" w14:textId="77777777" w:rsidR="005A3E72" w:rsidRPr="005A3E72" w:rsidRDefault="005A3E72" w:rsidP="005A3E72">
      <w:r>
        <w:t>"Grab a broom and sweep" was the thing that broke the cycle.</w:t>
      </w:r>
    </w:p>
    <w:p w14:paraId="2FA0BDFA" w14:textId="77777777" w:rsidR="005A3E72" w:rsidRPr="005A3E72" w:rsidRDefault="005A3E72" w:rsidP="005A3E72">
      <w:r>
        <w:t>When people have a default productive action, they stop asking what to do next. When they stop asking, the manager stops bouncing between people. And when the manager stops bouncing, the whole team stops context switching.</w:t>
      </w:r>
    </w:p>
    <w:p w14:paraId="44A4FAB5" w14:textId="2BC6DDF3" w:rsidR="005A3E72" w:rsidRPr="005A3E72" w:rsidRDefault="005A3E72" w:rsidP="005A3E72"/>
    <w:p w14:paraId="0832D842" w14:textId="77777777" w:rsidR="005A3E72" w:rsidRPr="005A3E72" w:rsidRDefault="005A3E72" w:rsidP="005A3E72">
      <w:pPr>
        <w:pStyle w:val="Heading3"/>
      </w:pPr>
      <w:bookmarkStart w:id="1932" w:name="_Toc223725746"/>
      <w:commentRangeStart w:id="1933"/>
      <w:r>
        <w:t>What Changed in Charlotte</w:t>
      </w:r>
      <w:bookmarkEnd w:id="1932"/>
    </w:p>
    <w:p w14:paraId="219F2209" w14:textId="77777777" w:rsidR="005A3E72" w:rsidRPr="005A3E72" w:rsidRDefault="005A3E72" w:rsidP="005A3E72">
      <w:r>
        <w:t>The next day, we identified three default tasks that anyone could pick up without asking: writing unit tests for untested code, documenting endpoints, and investigating items from a list of known technical debt. Each task required no approval to start, created value even if interrupted partway through, would never be fully "done," and didn't block anyone else's work.</w:t>
      </w:r>
      <w:commentRangeEnd w:id="1933"/>
      <w:r>
        <w:rPr>
          <w:rStyle w:val="CommentReference"/>
          <w:sz w:val="24"/>
          <w:szCs w:val="24"/>
        </w:rPr>
        <w:commentReference w:id="1933"/>
      </w:r>
    </w:p>
    <w:p w14:paraId="70E986BD" w14:textId="77777777" w:rsidR="005A3E72" w:rsidRPr="005A3E72" w:rsidRDefault="005A3E72" w:rsidP="005A3E72">
      <w:r>
        <w:t xml:space="preserve">The </w:t>
      </w:r>
      <w:proofErr w:type="gramStart"/>
      <w:r>
        <w:t>interrupts</w:t>
      </w:r>
      <w:proofErr w:type="gramEnd"/>
      <w:r>
        <w:t xml:space="preserve"> slowed almost immediately. Engineers stopped hovering around the tech lead's desk waiting to be told what to work on next. When they finished something, they grabbed a broom. The tech lead knew they were sweeping, so when he got a chance, he </w:t>
      </w:r>
      <w:r>
        <w:lastRenderedPageBreak/>
        <w:t>could give them a new task without feeling the pressure of immediately dropping what he was doing.</w:t>
      </w:r>
    </w:p>
    <w:p w14:paraId="49E2E7D6" w14:textId="77777777" w:rsidR="005A3E72" w:rsidRPr="005A3E72" w:rsidRDefault="005A3E72" w:rsidP="005A3E72">
      <w:r>
        <w:t>The effect on the tech lead was visible within days. For the first time in months, he had time to think beyond the immediate moment. He looked at the roadmap and worked with the operations team to nail down what really needed to be done before the deadline. He was able to group the work into logical buckets and sequence them to avoid unnecessary context switching.</w:t>
      </w:r>
    </w:p>
    <w:p w14:paraId="20E4DB3B" w14:textId="77777777" w:rsidR="005A3E72" w:rsidRPr="005A3E72" w:rsidRDefault="005A3E72" w:rsidP="005A3E72">
      <w:r>
        <w:t>With the breathing room, we built a triage process for production issues. Each morning, the tech lead met briefly with the operations team to review what had come in overnight. Together, they decided what was critical. The engineers working on the new platform stopped getting interrupted by problems that could wait.</w:t>
      </w:r>
    </w:p>
    <w:p w14:paraId="06BB1BC9" w14:textId="77777777" w:rsidR="005A3E72" w:rsidRPr="005A3E72" w:rsidRDefault="005A3E72" w:rsidP="005A3E72">
      <w:r>
        <w:t xml:space="preserve">The deadline that had seemed impossible when I walked into the coffee </w:t>
      </w:r>
      <w:proofErr w:type="gramStart"/>
      <w:r>
        <w:t>shop?</w:t>
      </w:r>
      <w:proofErr w:type="gramEnd"/>
      <w:r>
        <w:t xml:space="preserve"> They hit it. The consulting contract expired and the company was running on its own platform.</w:t>
      </w:r>
    </w:p>
    <w:p w14:paraId="5325AE15" w14:textId="1DC6C198" w:rsidR="005A3E72" w:rsidRPr="005A3E72" w:rsidRDefault="005A3E72" w:rsidP="005A3E72"/>
    <w:p w14:paraId="67944114" w14:textId="77777777" w:rsidR="005A3E72" w:rsidRPr="005A3E72" w:rsidRDefault="005A3E72" w:rsidP="005A3E72">
      <w:pPr>
        <w:pStyle w:val="Heading3"/>
      </w:pPr>
      <w:bookmarkStart w:id="1934" w:name="_Toc223725747"/>
      <w:r>
        <w:t>The Smoked Maple Cold Brew</w:t>
      </w:r>
      <w:bookmarkEnd w:id="1934"/>
    </w:p>
    <w:p w14:paraId="3D919A38" w14:textId="77777777" w:rsidR="005A3E72" w:rsidRPr="005A3E72" w:rsidRDefault="005A3E72" w:rsidP="005A3E72">
      <w:r>
        <w:t>I think about that coffee shop sometimes.</w:t>
      </w:r>
    </w:p>
    <w:p w14:paraId="15D63D26" w14:textId="77777777" w:rsidR="005A3E72" w:rsidRPr="005A3E72" w:rsidRDefault="005A3E72" w:rsidP="005A3E72">
      <w:r>
        <w:t xml:space="preserve">The founder had taken a chance </w:t>
      </w:r>
      <w:proofErr w:type="gramStart"/>
      <w:r>
        <w:t>on</w:t>
      </w:r>
      <w:proofErr w:type="gramEnd"/>
      <w:r>
        <w:t xml:space="preserve"> me that morning. I had taken a chance on him. Neither of us knew if the team could </w:t>
      </w:r>
      <w:proofErr w:type="gramStart"/>
      <w:r>
        <w:t>actually hit</w:t>
      </w:r>
      <w:proofErr w:type="gramEnd"/>
      <w:r>
        <w:t xml:space="preserve"> the deadline. All we knew was that something had to change.</w:t>
      </w:r>
    </w:p>
    <w:p w14:paraId="56F4965F" w14:textId="77777777" w:rsidR="005A3E72" w:rsidRPr="005A3E72" w:rsidRDefault="005A3E72" w:rsidP="005A3E72">
      <w:r>
        <w:t xml:space="preserve">The secret the team had been waiting for wasn't a new framework or </w:t>
      </w:r>
      <w:proofErr w:type="gramStart"/>
      <w:r>
        <w:t>a better</w:t>
      </w:r>
      <w:proofErr w:type="gramEnd"/>
      <w:r>
        <w:t xml:space="preserve"> architecture or a more detailed plan. It was a phrase borrowed from a ninety-six-year-old woman who had never written a line of code in her life.</w:t>
      </w:r>
    </w:p>
    <w:p w14:paraId="0039A3DD" w14:textId="77777777" w:rsidR="005A3E72" w:rsidRPr="005A3E72" w:rsidRDefault="005A3E72" w:rsidP="005A3E72">
      <w:r>
        <w:t>Grab a broom and sweep.</w:t>
      </w:r>
    </w:p>
    <w:p w14:paraId="3E501799" w14:textId="77777777" w:rsidR="005A3E72" w:rsidRPr="005A3E72" w:rsidRDefault="005A3E72" w:rsidP="005A3E72">
      <w:r>
        <w:t>The struggling teams I've worked with since Charlotte have had different problems on the surface. Different technologies, different deadlines, different organizational dysfunction. But underneath, many of them share the same pattern: too much direction delivered too constantly, forcing everyone to context switch until nothing gets finished.</w:t>
      </w:r>
    </w:p>
    <w:p w14:paraId="21A618E9" w14:textId="77777777" w:rsidR="005A3E72" w:rsidRPr="005A3E72" w:rsidRDefault="005A3E72" w:rsidP="005A3E72">
      <w:r>
        <w:t>The fix is almost always the same. Give people a default productive action. Break the cycle of constant interruption. Create breathing room for the people who need to plan.</w:t>
      </w:r>
    </w:p>
    <w:p w14:paraId="7C1659B7" w14:textId="77777777" w:rsidR="005A3E72" w:rsidRPr="005A3E72" w:rsidRDefault="005A3E72" w:rsidP="005A3E72">
      <w:r>
        <w:t xml:space="preserve">Every team needs a set of tasks that anyone can start without </w:t>
      </w:r>
      <w:proofErr w:type="gramStart"/>
      <w:r>
        <w:t>asking—work</w:t>
      </w:r>
      <w:proofErr w:type="gramEnd"/>
      <w:r>
        <w:t xml:space="preserve"> that creates value even if interrupted, that's never fully done, that doesn't block anyone else. Writing tests. Updating documentation. Reviewing pull requests. Investigating technical debt.</w:t>
      </w:r>
    </w:p>
    <w:p w14:paraId="007CAEBB" w14:textId="77777777" w:rsidR="005A3E72" w:rsidRPr="005A3E72" w:rsidRDefault="005A3E72" w:rsidP="005A3E72">
      <w:r>
        <w:lastRenderedPageBreak/>
        <w:t>The specific tasks matter less than having them. When people know what to do when they don't know what to do, the cycle breaks.</w:t>
      </w:r>
    </w:p>
    <w:p w14:paraId="4A47E91D" w14:textId="77777777" w:rsidR="005A3E72" w:rsidRPr="005A3E72" w:rsidRDefault="005A3E72" w:rsidP="005A3E72">
      <w:r>
        <w:t xml:space="preserve">I </w:t>
      </w:r>
      <w:proofErr w:type="gramStart"/>
      <w:r>
        <w:t>never did develop</w:t>
      </w:r>
      <w:proofErr w:type="gramEnd"/>
      <w:r>
        <w:t xml:space="preserve"> a taste for coffee. But I'm grateful for that Smoked Maple Cold Brew. The caffeine-fueled clarity that morning led to one of the most satisfying turnarounds of my career.</w:t>
      </w:r>
    </w:p>
    <w:p w14:paraId="69F93C19" w14:textId="77777777" w:rsidR="00E16E2E" w:rsidRDefault="00E16E2E" w:rsidP="00E16E2E"/>
    <w:p w14:paraId="36BD8AE1" w14:textId="1FB49951" w:rsidR="00AC078F" w:rsidRDefault="00AC078F" w:rsidP="00FA36F3">
      <w:pPr>
        <w:pStyle w:val="Heading2"/>
      </w:pPr>
      <w:bookmarkStart w:id="1935" w:name="_Toc223725748"/>
      <w:commentRangeStart w:id="1936"/>
      <w:del w:id="1937" w:author="Joel Karr" w:date="2026-03-08T16:49:00Z" w16du:dateUtc="2026-03-08T21:49:00Z">
        <w:r w:rsidDel="002F3D49">
          <w:delText>Thirteen</w:delText>
        </w:r>
      </w:del>
      <w:bookmarkEnd w:id="1935"/>
      <w:ins w:id="1938" w:author="Joel Karr" w:date="2026-03-08T16:49:00Z" w16du:dateUtc="2026-03-08T21:49:00Z">
        <w:r w:rsidR="002F3D49">
          <w:t>Fifteen</w:t>
        </w:r>
      </w:ins>
    </w:p>
    <w:p w14:paraId="2FFB2F9B" w14:textId="2085BD8C" w:rsidR="00E16E2E" w:rsidRPr="00E16E2E" w:rsidRDefault="00F41F5D" w:rsidP="00FA36F3">
      <w:pPr>
        <w:pStyle w:val="Heading2"/>
      </w:pPr>
      <w:bookmarkStart w:id="1939" w:name="_Toc223725749"/>
      <w:r>
        <w:t>Why Good Ideas Don’t Spread</w:t>
      </w:r>
      <w:commentRangeEnd w:id="1936"/>
      <w:r>
        <w:rPr>
          <w:rStyle w:val="CommentReference"/>
          <w:sz w:val="32"/>
          <w:szCs w:val="32"/>
        </w:rPr>
        <w:commentReference w:id="1936"/>
      </w:r>
      <w:bookmarkEnd w:id="1939"/>
      <w:r>
        <w:br/>
      </w:r>
    </w:p>
    <w:p w14:paraId="2EA96C6D" w14:textId="77777777" w:rsidR="00C71CFB" w:rsidRPr="00C71CFB" w:rsidRDefault="00C71CFB" w:rsidP="00C71CFB">
      <w:r>
        <w:t xml:space="preserve">Thirty engineers had just wrapped up a video call where I presented different approaches for using AI while writing code. They all heard the same </w:t>
      </w:r>
      <w:proofErr w:type="gramStart"/>
      <w:r>
        <w:t>insights</w:t>
      </w:r>
      <w:proofErr w:type="gramEnd"/>
      <w:r>
        <w:t xml:space="preserve"> and many were nodding along in agreement. Two days later, only one of them had changed his approach.</w:t>
      </w:r>
    </w:p>
    <w:p w14:paraId="34B16884" w14:textId="77777777" w:rsidR="00C71CFB" w:rsidRPr="00C71CFB" w:rsidRDefault="00C71CFB" w:rsidP="00C71CFB">
      <w:r>
        <w:t>The demonstration I had given wasn't complicated. It was early 2025 and most software engineers had already been experimenting with using AI to write code.</w:t>
      </w:r>
    </w:p>
    <w:p w14:paraId="15035E68" w14:textId="77777777" w:rsidR="00C71CFB" w:rsidRPr="00C71CFB" w:rsidRDefault="00C71CFB" w:rsidP="00C71CFB">
      <w:r>
        <w:t>The typical approach I had seen engineers take was to ask AI to write code. Give it a feature description, hope for working output, fix what came back. The results were inconsistent. Sometimes the generated code was close to usable. More often, it went in circles with the wrong library versions, misunderstood requirements, solutions that almost worked but required so much fixing that starting from scratch would have been faster.</w:t>
      </w:r>
    </w:p>
    <w:p w14:paraId="3D497613" w14:textId="77777777" w:rsidR="00C71CFB" w:rsidRPr="00C71CFB" w:rsidRDefault="00C71CFB" w:rsidP="00C71CFB">
      <w:r>
        <w:t>Conversations around how quickly different code generation models were improving dominated software engineering social media. The problem I had seen wasn't with the AI model. It was how we were communicating with it.</w:t>
      </w:r>
    </w:p>
    <w:p w14:paraId="46439CE1" w14:textId="77777777" w:rsidR="00C71CFB" w:rsidRPr="00C71CFB" w:rsidRDefault="00C71CFB" w:rsidP="00C71CFB">
      <w:r>
        <w:t>"Large language models are a different form of communication," I told the team. "We can talk in natural language and eventually get code syntax returned. But the conversation doesn't need to start with asking for code."</w:t>
      </w:r>
    </w:p>
    <w:p w14:paraId="2AE645BF" w14:textId="77777777" w:rsidR="00C71CFB" w:rsidRPr="00C71CFB" w:rsidRDefault="00C71CFB" w:rsidP="00C71CFB">
      <w:r>
        <w:t xml:space="preserve">I explained how AI could help break down features into tasks before writing a single line. How </w:t>
      </w:r>
      <w:proofErr w:type="gramStart"/>
      <w:r>
        <w:t>you could</w:t>
      </w:r>
      <w:proofErr w:type="gramEnd"/>
      <w:r>
        <w:t xml:space="preserve"> confirm the tasks were directionally correct before generating anything. </w:t>
      </w:r>
      <w:proofErr w:type="gramStart"/>
      <w:r>
        <w:t>How</w:t>
      </w:r>
      <w:proofErr w:type="gramEnd"/>
      <w:r>
        <w:t xml:space="preserve"> treating AI as a thinking partner rather than a code generator changed the entire dynamic.</w:t>
      </w:r>
    </w:p>
    <w:p w14:paraId="5F0E7A57" w14:textId="77777777" w:rsidR="00C71CFB" w:rsidRPr="00C71CFB" w:rsidRDefault="00C71CFB" w:rsidP="00C71CFB">
      <w:r>
        <w:t>The call ended with a few clarifying questions. It felt like the message had landed.</w:t>
      </w:r>
    </w:p>
    <w:p w14:paraId="49784029" w14:textId="77777777" w:rsidR="00C71CFB" w:rsidRPr="00C71CFB" w:rsidRDefault="00C71CFB" w:rsidP="00C71CFB">
      <w:r>
        <w:t>Two days later, Kyle messaged me.</w:t>
      </w:r>
    </w:p>
    <w:p w14:paraId="25423598" w14:textId="77777777" w:rsidR="00C71CFB" w:rsidRPr="00C71CFB" w:rsidRDefault="00C71CFB" w:rsidP="00C71CFB">
      <w:r>
        <w:lastRenderedPageBreak/>
        <w:t xml:space="preserve">Kyle was a team </w:t>
      </w:r>
      <w:proofErr w:type="gramStart"/>
      <w:r>
        <w:t>lead</w:t>
      </w:r>
      <w:proofErr w:type="gramEnd"/>
      <w:r>
        <w:t xml:space="preserve"> who had been fighting with AI for months. He was building a phone system based on Twilio, a feature that would allow user-created journeys to automatically queue actions. A user could define a sequence of steps, and the system would handle incoming calls, route them through the journey, and create tasks for agents at the appropriate moments. The requirements touched telephony, workflow orchestration, and task management simultaneously.</w:t>
      </w:r>
    </w:p>
    <w:p w14:paraId="780ED3BE" w14:textId="77777777" w:rsidR="00C71CFB" w:rsidRPr="00C71CFB" w:rsidRDefault="00C71CFB" w:rsidP="00C71CFB">
      <w:r>
        <w:t>Kyle had been asking AI to write large portions of this functionality at once. He would describe what he needed—call routing logic or the task creation triggers—and wait for code to come back.</w:t>
      </w:r>
    </w:p>
    <w:p w14:paraId="6BDE23D2" w14:textId="77777777" w:rsidR="00C71CFB" w:rsidRPr="00C71CFB" w:rsidRDefault="00C71CFB" w:rsidP="00C71CFB">
      <w:r>
        <w:t xml:space="preserve">The results kept breaking. The AI struggled with the latest version of the Twilio SDK, often </w:t>
      </w:r>
      <w:proofErr w:type="gramStart"/>
      <w:r>
        <w:t>referencing</w:t>
      </w:r>
      <w:proofErr w:type="gramEnd"/>
      <w:r>
        <w:t xml:space="preserve"> deprecated methods or outdated patterns. It produced code that seemed reasonable on first read but failed in subtle ways during testing. When Kyle tried to correct the issues through follow-up prompts, the AI would often go in circles. It would regenerate variations that had the same underlying </w:t>
      </w:r>
      <w:proofErr w:type="gramStart"/>
      <w:r>
        <w:t>problems, or</w:t>
      </w:r>
      <w:proofErr w:type="gramEnd"/>
      <w:r>
        <w:t xml:space="preserve"> fix one issue while introducing another.</w:t>
      </w:r>
    </w:p>
    <w:p w14:paraId="44111C9C" w14:textId="77777777" w:rsidR="00C71CFB" w:rsidRPr="00C71CFB" w:rsidRDefault="00C71CFB" w:rsidP="00C71CFB">
      <w:r>
        <w:t xml:space="preserve">Most engineers would have concluded that AI wasn't ready for real work. </w:t>
      </w:r>
      <w:proofErr w:type="gramStart"/>
      <w:r>
        <w:t>Useful</w:t>
      </w:r>
      <w:proofErr w:type="gramEnd"/>
      <w:r>
        <w:t xml:space="preserve"> for simple </w:t>
      </w:r>
      <w:proofErr w:type="gramStart"/>
      <w:r>
        <w:t>tasks maybe</w:t>
      </w:r>
      <w:proofErr w:type="gramEnd"/>
      <w:r>
        <w:t>, but not for anything complex. They would have filed away the experience and returned to writing code the way they always had.</w:t>
      </w:r>
    </w:p>
    <w:p w14:paraId="5F83671C" w14:textId="77777777" w:rsidR="00C71CFB" w:rsidRPr="00C71CFB" w:rsidRDefault="00C71CFB" w:rsidP="00C71CFB">
      <w:r>
        <w:t>Kyle didn't give up. Something kept him coming back. He stayed curious. He kept experimenting with different prompts, kept having conversations with the tool, kept looking for the approach that would make it work. But months passed without a clear breakthrough. The Twilio feature remained stuck in a frustrating cycle of partial progress and regression.</w:t>
      </w:r>
    </w:p>
    <w:p w14:paraId="4F17803A" w14:textId="77777777" w:rsidR="00C71CFB" w:rsidRPr="00C71CFB" w:rsidRDefault="00C71CFB" w:rsidP="00C71CFB">
      <w:r>
        <w:t>Then he heard what I said on that call. The conversation doesn't need to start with asking for code.</w:t>
      </w:r>
    </w:p>
    <w:p w14:paraId="539F0FDB" w14:textId="77777777" w:rsidR="00C71CFB" w:rsidRPr="00C71CFB" w:rsidRDefault="00C71CFB" w:rsidP="00C71CFB">
      <w:r>
        <w:t>Kyle tried something different. Instead of asking AI to build the Twilio feature, he asked it to break the feature into discrete tasks. He reviewed the task list, adjusted what didn't fit, and confirmed the breakdown was directionally correct. Then he asked AI to write code for each task one at a time. After each piece, he reviewed before moving on.</w:t>
      </w:r>
    </w:p>
    <w:p w14:paraId="183015C9" w14:textId="77777777" w:rsidR="00C71CFB" w:rsidRPr="00C71CFB" w:rsidRDefault="00C71CFB" w:rsidP="00C71CFB">
      <w:r>
        <w:t xml:space="preserve">Within a couple of days, Kyle reported a drastic improvement. The approach reduced the complexity he had to hold in his head all at once. He could review smaller chunks of generated code more effectively. He </w:t>
      </w:r>
      <w:proofErr w:type="gramStart"/>
      <w:r>
        <w:t>caught</w:t>
      </w:r>
      <w:proofErr w:type="gramEnd"/>
      <w:r>
        <w:t xml:space="preserve"> problems earlier. The same tool that had been failing him for months became a force multiplier.</w:t>
      </w:r>
    </w:p>
    <w:p w14:paraId="07C06F9A" w14:textId="77777777" w:rsidR="00C71CFB" w:rsidRPr="00C71CFB" w:rsidRDefault="00C71CFB" w:rsidP="00C71CFB">
      <w:r>
        <w:t>I was encouraged. If the insight worked for Kyle, surely others would follow.</w:t>
      </w:r>
    </w:p>
    <w:p w14:paraId="7C862788" w14:textId="77777777" w:rsidR="00C71CFB" w:rsidRPr="00C71CFB" w:rsidRDefault="00C71CFB" w:rsidP="00C71CFB">
      <w:r>
        <w:lastRenderedPageBreak/>
        <w:t>I checked in with other engineers from the call. Nothing had changed. A few mentioned they thought the demo was interesting but hadn't tried anything yet. Others said they were too focused on their current work to experiment with something new.</w:t>
      </w:r>
    </w:p>
    <w:p w14:paraId="41A77C46" w14:textId="77777777" w:rsidR="00C71CFB" w:rsidRPr="00C71CFB" w:rsidRDefault="00C71CFB" w:rsidP="00C71CFB">
      <w:r>
        <w:t>Thirty people heard the same thing. One changed behavior.</w:t>
      </w:r>
    </w:p>
    <w:p w14:paraId="51576A9C" w14:textId="186FDCFC" w:rsidR="00C71CFB" w:rsidRPr="00C71CFB" w:rsidRDefault="00C71CFB" w:rsidP="00C71CFB"/>
    <w:p w14:paraId="21A1D311" w14:textId="77777777" w:rsidR="00C71CFB" w:rsidRPr="00C71CFB" w:rsidRDefault="00C71CFB" w:rsidP="00C71CFB">
      <w:pPr>
        <w:pStyle w:val="Heading3"/>
      </w:pPr>
      <w:bookmarkStart w:id="1940" w:name="_Toc223725750"/>
      <w:r>
        <w:t>Why Kyle Was Different</w:t>
      </w:r>
      <w:bookmarkEnd w:id="1940"/>
    </w:p>
    <w:p w14:paraId="582AF855" w14:textId="77777777" w:rsidR="00C71CFB" w:rsidRPr="00C71CFB" w:rsidRDefault="00C71CFB" w:rsidP="00C71CFB">
      <w:r>
        <w:t xml:space="preserve">Kyle didn't need much guidance. One </w:t>
      </w:r>
      <w:proofErr w:type="gramStart"/>
      <w:r>
        <w:t>reframe</w:t>
      </w:r>
      <w:proofErr w:type="gramEnd"/>
      <w:r>
        <w:t xml:space="preserve"> during a video call and he was experimenting within hours.</w:t>
      </w:r>
    </w:p>
    <w:p w14:paraId="0385C7D3" w14:textId="77777777" w:rsidR="00C71CFB" w:rsidRPr="00C71CFB" w:rsidRDefault="00C71CFB" w:rsidP="00C71CFB">
      <w:r>
        <w:t>But Kyle was unusual. He had already spent months struggling with AI, accumulating failed experiments that most engineers would have abandoned. That struggle had built a readiness to receive new information and act on it immediately.</w:t>
      </w:r>
    </w:p>
    <w:p w14:paraId="3E4F8F31" w14:textId="77777777" w:rsidR="00C71CFB" w:rsidRPr="00C71CFB" w:rsidRDefault="00C71CFB" w:rsidP="00C71CFB">
      <w:r>
        <w:t>He was primed for the insight. He just needed someone to articulate what he'd been circling.</w:t>
      </w:r>
    </w:p>
    <w:p w14:paraId="0D3524B8" w14:textId="77777777" w:rsidR="00C71CFB" w:rsidRPr="00C71CFB" w:rsidRDefault="00C71CFB" w:rsidP="00C71CFB">
      <w:r>
        <w:t>Most people aren't in that position. They haven't spent months failing productively. They haven't developed the same curiosity through repeated frustration. When they hear a good idea, they recognize it as good. They agree with it. And then they return to their existing workflow because the effort required to change feels higher than the perceived benefit.</w:t>
      </w:r>
    </w:p>
    <w:p w14:paraId="4ACE591F" w14:textId="77777777" w:rsidR="00C71CFB" w:rsidRPr="00C71CFB" w:rsidRDefault="00C71CFB" w:rsidP="00C71CFB">
      <w:r>
        <w:t xml:space="preserve">The engineers who said they were too busy to experiment weren't making excuses. They were describing a real constraint. The ones who wanted formal training before trying anything </w:t>
      </w:r>
      <w:proofErr w:type="gramStart"/>
      <w:r>
        <w:t>weren't being</w:t>
      </w:r>
      <w:proofErr w:type="gramEnd"/>
      <w:r>
        <w:t xml:space="preserve"> difficult. They were asking for something that would lower the activation energy enough to </w:t>
      </w:r>
      <w:proofErr w:type="gramStart"/>
      <w:r>
        <w:t>actually begin</w:t>
      </w:r>
      <w:proofErr w:type="gramEnd"/>
      <w:r>
        <w:t>.</w:t>
      </w:r>
    </w:p>
    <w:p w14:paraId="693DCF87" w14:textId="77777777" w:rsidR="00C71CFB" w:rsidRPr="00C71CFB" w:rsidRDefault="00C71CFB" w:rsidP="00C71CFB">
      <w:r>
        <w:t>A demo creates awareness. But awareness doesn't change behavior. Habits form through repetition—doing the action enough times that it becomes automatic. If adoption requires repetition rather than understanding, then spreading good ideas isn't about more convincing presentations. It's about structured practice that gets people through those first difficult attempts.</w:t>
      </w:r>
    </w:p>
    <w:p w14:paraId="034F6303" w14:textId="6491C5B7" w:rsidR="00C71CFB" w:rsidRPr="00C71CFB" w:rsidRDefault="00C71CFB" w:rsidP="00C71CFB"/>
    <w:p w14:paraId="17960BF6" w14:textId="77777777" w:rsidR="00C71CFB" w:rsidRPr="00C71CFB" w:rsidRDefault="00C71CFB" w:rsidP="00C71CFB">
      <w:pPr>
        <w:pStyle w:val="Heading3"/>
      </w:pPr>
      <w:bookmarkStart w:id="1941" w:name="_Toc223725751"/>
      <w:r>
        <w:t>From Watching to Doing</w:t>
      </w:r>
      <w:bookmarkEnd w:id="1941"/>
    </w:p>
    <w:p w14:paraId="725593BD" w14:textId="77777777" w:rsidR="00C71CFB" w:rsidRPr="00C71CFB" w:rsidRDefault="00C71CFB" w:rsidP="00C71CFB">
      <w:r>
        <w:t>After the demo didn't produce the adoption I expected, I tried something different.</w:t>
      </w:r>
    </w:p>
    <w:p w14:paraId="5811B36B" w14:textId="77777777" w:rsidR="00C71CFB" w:rsidRPr="00C71CFB" w:rsidRDefault="00C71CFB" w:rsidP="00C71CFB">
      <w:r>
        <w:t xml:space="preserve">Instead of explaining how AI could help organize work, I scheduled a working session. Every engineer would use AI to create </w:t>
      </w:r>
      <w:proofErr w:type="gramStart"/>
      <w:r>
        <w:t>tasks—</w:t>
      </w:r>
      <w:proofErr w:type="gramEnd"/>
      <w:r>
        <w:t xml:space="preserve">tasks they would then use to organize their commits for a pull request. This wasn't a demonstration they would watch while someone </w:t>
      </w:r>
      <w:r>
        <w:lastRenderedPageBreak/>
        <w:t>else clicked through screens. It was an exercise they would do themselves, on their own machines, with support available in real time.</w:t>
      </w:r>
    </w:p>
    <w:p w14:paraId="3A1CF028" w14:textId="77777777" w:rsidR="00C71CFB" w:rsidRPr="00C71CFB" w:rsidRDefault="00C71CFB" w:rsidP="00C71CFB">
      <w:r>
        <w:t>The change was noticeable within minutes.</w:t>
      </w:r>
    </w:p>
    <w:p w14:paraId="0335F1AC" w14:textId="77777777" w:rsidR="00C71CFB" w:rsidRPr="00C71CFB" w:rsidRDefault="00C71CFB" w:rsidP="00C71CFB">
      <w:r>
        <w:t>Basic friction surfaced that I hadn't anticipated. Some engineers had permissions issues—their accounts weren't configured correctly to access the AI tools we were using. They had assumed everything was set up, and so had I. Others didn't know what buttons to click to start a conversation. The interface that felt intuitive to those of us who had been experimenting for months was genuinely confusing to someone seeing it for the first time.</w:t>
      </w:r>
    </w:p>
    <w:p w14:paraId="4784FD5F" w14:textId="77777777" w:rsidR="00C71CFB" w:rsidRPr="00C71CFB" w:rsidRDefault="00C71CFB" w:rsidP="00C71CFB">
      <w:r>
        <w:t>These were small obstacles. Trivial to fix once identified. But they were exactly the kind of thing that kills adoption when someone is trying alone. You sit down to experiment with a new tool, you hit a wall in the first thirty seconds, and you assume something is broken or that you're not set up correctly. You tell yourself you'll figure it out later. Later never comes.</w:t>
      </w:r>
    </w:p>
    <w:p w14:paraId="53F8ED98" w14:textId="77777777" w:rsidR="00C71CFB" w:rsidRPr="00C71CFB" w:rsidRDefault="00C71CFB" w:rsidP="00C71CFB">
      <w:r>
        <w:t>By going through the exercise together, we identified and solved these friction points in real time. An engineer would raise their hand or type in chat that something wasn't working. We would diagnose the issue on the spot—a missing permission, an incorrect setting, a button that wasn't where they expected it. Problems that would have silently ended someone's experimentation got resolved in minutes.</w:t>
      </w:r>
    </w:p>
    <w:p w14:paraId="0FBFC706" w14:textId="77777777" w:rsidR="00C71CFB" w:rsidRPr="00C71CFB" w:rsidRDefault="00C71CFB" w:rsidP="00C71CFB">
      <w:r>
        <w:t>Everyone completed their first successful attempt with support immediately available. They saw the output. They understood the flow. The activation energy dropped because no one was starting from zero alone.</w:t>
      </w:r>
    </w:p>
    <w:p w14:paraId="4B42ECBF" w14:textId="77777777" w:rsidR="00C71CFB" w:rsidRPr="00C71CFB" w:rsidRDefault="00C71CFB" w:rsidP="00C71CFB">
      <w:r>
        <w:t>But one working session doesn't form a habit. People need ongoing support as they apply the new approach to their actual work—not practice problems designed for a demo, but the real features they're responsible for delivering.</w:t>
      </w:r>
    </w:p>
    <w:p w14:paraId="618144BC" w14:textId="77777777" w:rsidR="00C71CFB" w:rsidRPr="00C71CFB" w:rsidRDefault="00C71CFB" w:rsidP="00C71CFB">
      <w:r>
        <w:t xml:space="preserve">Kyle became essential to this next stage. As a team </w:t>
      </w:r>
      <w:proofErr w:type="gramStart"/>
      <w:r>
        <w:t>lead</w:t>
      </w:r>
      <w:proofErr w:type="gramEnd"/>
      <w:r>
        <w:t>, he was already in regular contact with engineers on his team about their work. Now he started partnering with them more deliberately when they took on new features. When they sat down to plan their approach, Kyle would be there—not to do the work for them, but to guide them through the process of breaking the feature into tasks using AI.</w:t>
      </w:r>
    </w:p>
    <w:p w14:paraId="3736C8F9" w14:textId="77777777" w:rsidR="00C71CFB" w:rsidRPr="00C71CFB" w:rsidRDefault="00C71CFB" w:rsidP="00C71CFB">
      <w:r>
        <w:t>When they hit friction, he could help. When they weren't sure how to phrase a prompt or how to evaluate whether the task breakdown made sense, he could show them what he would do in the same situation. When the AI produced something unexpected, he could help them decide whether to refine the prompt or adjust manually.</w:t>
      </w:r>
    </w:p>
    <w:p w14:paraId="4BC8C8C8" w14:textId="77777777" w:rsidR="00C71CFB" w:rsidRPr="00C71CFB" w:rsidRDefault="00C71CFB" w:rsidP="00C71CFB">
      <w:r>
        <w:lastRenderedPageBreak/>
        <w:t xml:space="preserve">This wasn't formal training with scheduled sessions and slide decks. It was </w:t>
      </w:r>
      <w:proofErr w:type="gramStart"/>
      <w:r>
        <w:t>embedded</w:t>
      </w:r>
      <w:proofErr w:type="gramEnd"/>
      <w:r>
        <w:t xml:space="preserve"> coaching. The early adopter working alongside the person still learning, on actual problems, where the stakes felt real and the wins felt meaningful.</w:t>
      </w:r>
    </w:p>
    <w:p w14:paraId="70CB6FB4" w14:textId="77777777" w:rsidR="00C71CFB" w:rsidRPr="00C71CFB" w:rsidRDefault="00C71CFB" w:rsidP="00C71CFB">
      <w:r>
        <w:t>The engineers Kyle partnered with could see firsthand that the approach produced better results. They could ask questions when confusion arose rather than getting stuck alone. They built their own intuition faster because they weren't learning in the abstract—they were learning while shipping real features that mattered to the team.</w:t>
      </w:r>
    </w:p>
    <w:p w14:paraId="47893E6E" w14:textId="5CC1E3CA" w:rsidR="00C71CFB" w:rsidRPr="00C71CFB" w:rsidRDefault="00C71CFB" w:rsidP="00C71CFB"/>
    <w:p w14:paraId="772CED7B" w14:textId="77777777" w:rsidR="00C71CFB" w:rsidRPr="00C71CFB" w:rsidRDefault="00C71CFB" w:rsidP="00C71CFB">
      <w:pPr>
        <w:pStyle w:val="Heading3"/>
      </w:pPr>
      <w:bookmarkStart w:id="1942" w:name="_Toc223725752"/>
      <w:r>
        <w:t>Creating Space for the Slowdown</w:t>
      </w:r>
      <w:bookmarkEnd w:id="1942"/>
    </w:p>
    <w:p w14:paraId="119F7AA0" w14:textId="77777777" w:rsidR="00C71CFB" w:rsidRPr="00C71CFB" w:rsidRDefault="00C71CFB" w:rsidP="00C71CFB">
      <w:r>
        <w:t>There was one more obstacle that had to be addressed directly.</w:t>
      </w:r>
    </w:p>
    <w:p w14:paraId="2E30182E" w14:textId="77777777" w:rsidR="00C71CFB" w:rsidRPr="00C71CFB" w:rsidRDefault="00C71CFB" w:rsidP="00C71CFB">
      <w:r>
        <w:t xml:space="preserve">New habits feel slower at first. Engineers know this. </w:t>
      </w:r>
      <w:proofErr w:type="gramStart"/>
      <w:r>
        <w:t>Learning</w:t>
      </w:r>
      <w:proofErr w:type="gramEnd"/>
      <w:r>
        <w:t xml:space="preserve"> any new approach means temporarily losing the efficiency you had with the old one. When you're under pressure to deliver, defaulting to what's familiar feels </w:t>
      </w:r>
      <w:proofErr w:type="gramStart"/>
      <w:r>
        <w:t>safer—</w:t>
      </w:r>
      <w:proofErr w:type="gramEnd"/>
      <w:r>
        <w:t>even when you know a better method exists.</w:t>
      </w:r>
    </w:p>
    <w:p w14:paraId="061C5E34" w14:textId="77777777" w:rsidR="00C71CFB" w:rsidRPr="00C71CFB" w:rsidRDefault="00C71CFB" w:rsidP="00C71CFB">
      <w:r>
        <w:t>If the environment punishes that temporary slowdown, adoption dies. People revert to old habits the moment deadlines get tight, and the new approach never gets enough repetitions to stick.</w:t>
      </w:r>
    </w:p>
    <w:p w14:paraId="09569AEE" w14:textId="77777777" w:rsidR="00C71CFB" w:rsidRPr="00C71CFB" w:rsidRDefault="00C71CFB" w:rsidP="00C71CFB">
      <w:r>
        <w:t>I set an explicit expectation with the team: the initial use of AI for task breakdown might feel slower, but we were confident it would make the overall process faster within a short period. I said it directly, more than once, so people knew they had permission to be temporarily less efficient.</w:t>
      </w:r>
    </w:p>
    <w:p w14:paraId="5A824C1D" w14:textId="77777777" w:rsidR="00C71CFB" w:rsidRPr="00C71CFB" w:rsidRDefault="00C71CFB" w:rsidP="00C71CFB">
      <w:r>
        <w:t>Without that permission, the implicit pressure to maintain velocity would have overridden any enthusiasm from the demo or working session.</w:t>
      </w:r>
    </w:p>
    <w:p w14:paraId="53AEE274" w14:textId="77777777" w:rsidR="00C71CFB" w:rsidRPr="00C71CFB" w:rsidRDefault="00C71CFB" w:rsidP="00C71CFB">
      <w:r>
        <w:t xml:space="preserve">We also needed visibility into how adoption was progressing—not for surveillance, but to identify who was struggling before they gave up entirely. During </w:t>
      </w:r>
      <w:proofErr w:type="gramStart"/>
      <w:r>
        <w:t>standups</w:t>
      </w:r>
      <w:proofErr w:type="gramEnd"/>
      <w:r>
        <w:t>, we asked how things were going with the new approach. We could see aggregate AI usage data through GitHub Copilot, which gave a rough signal of who was engaging with the tools and who wasn't.</w:t>
      </w:r>
    </w:p>
    <w:p w14:paraId="773267E2" w14:textId="77777777" w:rsidR="00C71CFB" w:rsidRPr="00C71CFB" w:rsidRDefault="00C71CFB" w:rsidP="00C71CFB">
      <w:r>
        <w:t>When someone wasn't adopting, the response wasn't another pitch about why they should. It was pairing them with someone who could walk through the steps the next time they had a real task. Course correction through action, not persuasion.</w:t>
      </w:r>
    </w:p>
    <w:p w14:paraId="63C850F2" w14:textId="77777777" w:rsidR="00C71CFB" w:rsidRPr="00C71CFB" w:rsidRDefault="00C71CFB" w:rsidP="00C71CFB">
      <w:r>
        <w:t>Over time, the dynamic started to shift.</w:t>
      </w:r>
    </w:p>
    <w:p w14:paraId="16D639E5" w14:textId="77777777" w:rsidR="00C71CFB" w:rsidRPr="00C71CFB" w:rsidRDefault="00C71CFB" w:rsidP="00C71CFB">
      <w:r>
        <w:lastRenderedPageBreak/>
        <w:t>As the engineers who had adopted started moving faster—producing better-organized pull requests, reducing the cognitive load they had been carrying, taking on complex features with more confidence—others noticed. The benefits became visible. Social proof started working.</w:t>
      </w:r>
    </w:p>
    <w:p w14:paraId="3377C1D6" w14:textId="77777777" w:rsidR="00C71CFB" w:rsidRPr="00C71CFB" w:rsidRDefault="00C71CFB" w:rsidP="00C71CFB">
      <w:r>
        <w:t>The adoption that had stalled after the initial demo began accelerating. People didn't adopt because I convinced them with better arguments. They adopted because they could see their peers succeeding.</w:t>
      </w:r>
    </w:p>
    <w:p w14:paraId="1453F8B3" w14:textId="2A540CA2" w:rsidR="00C71CFB" w:rsidRPr="00C71CFB" w:rsidRDefault="00C71CFB" w:rsidP="00C71CFB"/>
    <w:p w14:paraId="7478A937" w14:textId="77777777" w:rsidR="00C71CFB" w:rsidRPr="00C71CFB" w:rsidRDefault="00C71CFB" w:rsidP="00C71CFB">
      <w:pPr>
        <w:pStyle w:val="Heading3"/>
      </w:pPr>
      <w:bookmarkStart w:id="1943" w:name="_Toc223725753"/>
      <w:r>
        <w:t>The Path, Not the Idea</w:t>
      </w:r>
      <w:bookmarkEnd w:id="1943"/>
    </w:p>
    <w:p w14:paraId="54009A0A" w14:textId="77777777" w:rsidR="00C71CFB" w:rsidRPr="00C71CFB" w:rsidRDefault="00C71CFB" w:rsidP="00C71CFB">
      <w:r>
        <w:t xml:space="preserve">Spreading good ideas across an organization requires more than communicating them well. It requires </w:t>
      </w:r>
      <w:proofErr w:type="gramStart"/>
      <w:r>
        <w:t>engineering</w:t>
      </w:r>
      <w:proofErr w:type="gramEnd"/>
      <w:r>
        <w:t xml:space="preserve"> the conditions for adoption.</w:t>
      </w:r>
    </w:p>
    <w:p w14:paraId="3622639A" w14:textId="77777777" w:rsidR="00C71CFB" w:rsidRPr="00C71CFB" w:rsidRDefault="00C71CFB" w:rsidP="00C71CFB">
      <w:r>
        <w:rPr>
          <w:b/>
          <w:bCs/>
        </w:rPr>
        <w:t>Guided practice.</w:t>
      </w:r>
      <w:r>
        <w:t xml:space="preserve"> Run a working session where everyone does the action themselves, not watches someone else do it. This surfaces hidden friction—permissions issues, UI confusion, missing context—that would silently kill adoption if people tried alone. More importantly, it creates a first successful attempt with support immediately available.</w:t>
      </w:r>
    </w:p>
    <w:p w14:paraId="6053C8FC" w14:textId="77777777" w:rsidR="00C71CFB" w:rsidRPr="00C71CFB" w:rsidRDefault="00C71CFB" w:rsidP="00C71CFB">
      <w:r>
        <w:rPr>
          <w:b/>
          <w:bCs/>
        </w:rPr>
        <w:t>Paired continuation.</w:t>
      </w:r>
      <w:r>
        <w:t xml:space="preserve"> Early adopters partner with others on real work. Coaching happens in context, on actual problems, where wins feel meaningful and questions get answered in the moment. The person learning builds intuition faster because they're not studying in the abstract—they're applying the approach to features they need to ship.</w:t>
      </w:r>
    </w:p>
    <w:p w14:paraId="095254AD" w14:textId="77777777" w:rsidR="00C71CFB" w:rsidRPr="00C71CFB" w:rsidRDefault="00C71CFB" w:rsidP="00C71CFB">
      <w:r>
        <w:rPr>
          <w:b/>
          <w:bCs/>
        </w:rPr>
        <w:t>Supported environment.</w:t>
      </w:r>
      <w:r>
        <w:t xml:space="preserve"> Set explicit expectations that new approaches may feel slower at first. Give people permission to be temporarily less efficient. Monitor progress through lightweight check-ins so you can identify who's struggling. Course-correct by pairing those people with support, not by repeating the pitch.</w:t>
      </w:r>
    </w:p>
    <w:p w14:paraId="36871E41" w14:textId="77777777" w:rsidR="00C71CFB" w:rsidRPr="00C71CFB" w:rsidRDefault="00C71CFB" w:rsidP="00C71CFB">
      <w:r>
        <w:rPr>
          <w:b/>
          <w:bCs/>
        </w:rPr>
        <w:t>Visible wins.</w:t>
      </w:r>
      <w:r>
        <w:t xml:space="preserve"> Make early successes visible to the broader group. When people see their peers succeeding, social proof accelerates adoption. The tipping point comes faster when success is observable.</w:t>
      </w:r>
    </w:p>
    <w:p w14:paraId="78A0804C" w14:textId="77777777" w:rsidR="00C71CFB" w:rsidRPr="00C71CFB" w:rsidRDefault="00C71CFB" w:rsidP="00C71CFB">
      <w:r>
        <w:t xml:space="preserve">Kyle started as the one engineer who changed after a video call. He had </w:t>
      </w:r>
      <w:proofErr w:type="gramStart"/>
      <w:r>
        <w:t>the curiosity</w:t>
      </w:r>
      <w:proofErr w:type="gramEnd"/>
      <w:r>
        <w:t>, the accumulated struggle, and the readiness to act immediately on a single insight.</w:t>
      </w:r>
    </w:p>
    <w:p w14:paraId="4066D7E6" w14:textId="77777777" w:rsidR="00C71CFB" w:rsidRPr="00C71CFB" w:rsidRDefault="00C71CFB" w:rsidP="00C71CFB">
      <w:r>
        <w:t xml:space="preserve">Within months, he had become a multiplier. Not just using the new approach </w:t>
      </w:r>
      <w:proofErr w:type="gramStart"/>
      <w:r>
        <w:t>himself, but</w:t>
      </w:r>
      <w:proofErr w:type="gramEnd"/>
      <w:r>
        <w:t xml:space="preserve"> spreading it through his team by partnering on real work, answering questions in context, and demonstrating results that others could see.</w:t>
      </w:r>
    </w:p>
    <w:p w14:paraId="447568CC" w14:textId="77777777" w:rsidR="00C71CFB" w:rsidRPr="00C71CFB" w:rsidRDefault="00C71CFB" w:rsidP="00C71CFB">
      <w:r>
        <w:t xml:space="preserve">The gap between the demo that changed one person and the system that changed the team wasn't about finding better words or making more compelling arguments. It was </w:t>
      </w:r>
      <w:r>
        <w:lastRenderedPageBreak/>
        <w:t>about structure. Guided practice that surfaced hidden friction. Paired work that built intuition on real problems. An environment that tolerated the initial slowdown. Visible wins that created social proof.</w:t>
      </w:r>
    </w:p>
    <w:p w14:paraId="67423692" w14:textId="77777777" w:rsidR="00C71CFB" w:rsidRPr="00C71CFB" w:rsidRDefault="00C71CFB" w:rsidP="00C71CFB">
      <w:r>
        <w:t>Thirty engineers heard the same idea. One changed immediately. The rest needed a path.</w:t>
      </w:r>
    </w:p>
    <w:p w14:paraId="72345E6C" w14:textId="77777777" w:rsidR="00C71CFB" w:rsidRPr="00C71CFB" w:rsidRDefault="00C71CFB" w:rsidP="00C71CFB">
      <w:r>
        <w:t>Good ideas don't spread because they're good. They spread because someone builds the path that makes adoption possible.</w:t>
      </w:r>
    </w:p>
    <w:p w14:paraId="7A659546" w14:textId="77777777" w:rsidR="00E16E2E" w:rsidRDefault="00E16E2E" w:rsidP="00E16E2E"/>
    <w:p w14:paraId="0B74D52A" w14:textId="1C226C66" w:rsidR="000B6764" w:rsidRDefault="000B6764">
      <w:pPr>
        <w:rPr>
          <w:rFonts w:asciiTheme="majorHAnsi" w:eastAsiaTheme="majorEastAsia" w:hAnsiTheme="majorHAnsi" w:cstheme="majorBidi"/>
          <w:color w:val="0F4761" w:themeColor="accent1" w:themeShade="BF"/>
          <w:sz w:val="40"/>
          <w:szCs w:val="40"/>
        </w:rPr>
      </w:pPr>
    </w:p>
    <w:p w14:paraId="3F1F0311" w14:textId="77777777" w:rsidR="00F2178A" w:rsidRDefault="00F2178A" w:rsidP="00F2178A"/>
    <w:p w14:paraId="1130842A" w14:textId="590350EA" w:rsidR="004940D4" w:rsidRDefault="004940D4" w:rsidP="00FA36F3">
      <w:pPr>
        <w:pStyle w:val="Heading2"/>
      </w:pPr>
      <w:bookmarkStart w:id="1944" w:name="_Toc223725754"/>
      <w:commentRangeStart w:id="1945"/>
      <w:del w:id="1946" w:author="Joel Karr" w:date="2026-03-08T16:49:00Z" w16du:dateUtc="2026-03-08T21:49:00Z">
        <w:r w:rsidDel="002F3D49">
          <w:delText>Eight</w:delText>
        </w:r>
      </w:del>
      <w:bookmarkEnd w:id="1944"/>
      <w:ins w:id="1947" w:author="Joel Karr" w:date="2026-03-08T16:49:00Z" w16du:dateUtc="2026-03-08T21:49:00Z">
        <w:r w:rsidR="002F3D49">
          <w:t>Sixteen</w:t>
        </w:r>
      </w:ins>
    </w:p>
    <w:p w14:paraId="00BA2C94" w14:textId="27A8C8EA" w:rsidR="00946D52" w:rsidRDefault="00946D52" w:rsidP="00FA36F3">
      <w:pPr>
        <w:pStyle w:val="Heading2"/>
      </w:pPr>
      <w:bookmarkStart w:id="1948" w:name="_Toc223725755"/>
      <w:commentRangeStart w:id="1949"/>
      <w:r>
        <w:t>What Never Changes</w:t>
      </w:r>
      <w:commentRangeEnd w:id="1945"/>
      <w:r>
        <w:rPr>
          <w:rStyle w:val="CommentReference"/>
          <w:sz w:val="32"/>
          <w:szCs w:val="32"/>
        </w:rPr>
        <w:commentReference w:id="1945"/>
      </w:r>
      <w:commentRangeEnd w:id="1949"/>
      <w:r>
        <w:rPr>
          <w:rStyle w:val="CommentReference"/>
          <w:sz w:val="32"/>
          <w:szCs w:val="32"/>
        </w:rPr>
        <w:commentReference w:id="1949"/>
      </w:r>
      <w:bookmarkEnd w:id="1948"/>
    </w:p>
    <w:p w14:paraId="7A3728EC" w14:textId="77777777" w:rsidR="00946D52" w:rsidRDefault="00946D52" w:rsidP="00F2178A"/>
    <w:p w14:paraId="3E960F4B" w14:textId="52B8D5B0" w:rsidR="00946D52" w:rsidRPr="00946D52" w:rsidRDefault="00DD7DAA" w:rsidP="00946D52">
      <w:r>
        <w:t>After making it through X, I’d spent three months building the search engine for Restaurant.com. It was the most complex thing I'd ever created.</w:t>
      </w:r>
    </w:p>
    <w:p w14:paraId="1DD57302" w14:textId="625D5CD7" w:rsidR="00946D52" w:rsidRPr="00946D52" w:rsidRDefault="00946D52" w:rsidP="00946D52">
      <w:r>
        <w:t>The system could handle dozens of facets, letting users filter by cuisine, price, location, and rating simultaneously. It did fuzzy matching on restaurant names so typos wouldn't return empty results. It had a geolocation component that factored distance into the ranking. And it could boost results based on business rules the marketing team requested: all Italian restaurants should rank higher on National Pizza Day.</w:t>
      </w:r>
    </w:p>
    <w:p w14:paraId="20A9E780" w14:textId="77777777" w:rsidR="00946D52" w:rsidRPr="00946D52" w:rsidRDefault="00946D52" w:rsidP="00946D52">
      <w:r>
        <w:t>It won me the employee of the year award and a $500 gift card. I was proud of every line of code.</w:t>
      </w:r>
    </w:p>
    <w:p w14:paraId="3122CFD3" w14:textId="77777777" w:rsidR="00946D52" w:rsidRPr="00946D52" w:rsidRDefault="00946D52" w:rsidP="00946D52">
      <w:r>
        <w:t>Eight months later, Azure released Azure Search.</w:t>
      </w:r>
    </w:p>
    <w:p w14:paraId="1F8B9F94" w14:textId="77777777" w:rsidR="00946D52" w:rsidRPr="00946D52" w:rsidRDefault="00946D52" w:rsidP="00946D52">
      <w:r>
        <w:t xml:space="preserve">I decided to try it out over a weekend, just to see what Microsoft had built. The Azure portal presented me with a configuration UI. It asked what database table I wanted to use as a data source. Then it asked what fields </w:t>
      </w:r>
      <w:proofErr w:type="gramStart"/>
      <w:r>
        <w:t>should be facets</w:t>
      </w:r>
      <w:proofErr w:type="gramEnd"/>
      <w:r>
        <w:t>. What fields should support fuzzy matching. What business rules I wanted for boosting priority. Whether I wanted geolocation as part of the sort.</w:t>
      </w:r>
    </w:p>
    <w:p w14:paraId="4A75C702" w14:textId="77777777" w:rsidR="00946D52" w:rsidRPr="00946D52" w:rsidRDefault="00946D52" w:rsidP="00946D52">
      <w:r>
        <w:t>It was everything I had spent months building. All in a configuration screen.</w:t>
      </w:r>
    </w:p>
    <w:p w14:paraId="23607431" w14:textId="77777777" w:rsidR="00946D52" w:rsidRPr="00946D52" w:rsidRDefault="00946D52" w:rsidP="00946D52">
      <w:r>
        <w:lastRenderedPageBreak/>
        <w:t>Behind the scenes were thousands of lines of code doing things very similar to what I had written. But the way I communicated with the computer to set it up had completely changed. In two days, I replaced what had originally taken me three months.</w:t>
      </w:r>
    </w:p>
    <w:p w14:paraId="465634D2" w14:textId="77777777" w:rsidR="00946D52" w:rsidRPr="00946D52" w:rsidRDefault="00946D52" w:rsidP="00946D52">
      <w:r>
        <w:t xml:space="preserve">My first reaction was panic. If anyone could configure a search engine this quickly, maybe my job </w:t>
      </w:r>
      <w:proofErr w:type="gramStart"/>
      <w:r>
        <w:t>wasn't</w:t>
      </w:r>
      <w:proofErr w:type="gramEnd"/>
      <w:r>
        <w:t xml:space="preserve"> needed anymore.</w:t>
      </w:r>
    </w:p>
    <w:p w14:paraId="74353EE4" w14:textId="77777777" w:rsidR="00946D52" w:rsidRPr="00946D52" w:rsidRDefault="00946D52" w:rsidP="00946D52">
      <w:r>
        <w:t>That panic lasted about an hour. Then it turned into something else: opportunity.</w:t>
      </w:r>
    </w:p>
    <w:p w14:paraId="39BAB288" w14:textId="77777777" w:rsidR="00946D52" w:rsidRPr="00946D52" w:rsidRDefault="00946D52" w:rsidP="00946D52">
      <w:r>
        <w:t xml:space="preserve">If I could add search to other parts of the </w:t>
      </w:r>
      <w:proofErr w:type="gramStart"/>
      <w:r>
        <w:t>application this</w:t>
      </w:r>
      <w:proofErr w:type="gramEnd"/>
      <w:r>
        <w:t xml:space="preserve"> quickly, I could help the company in ways that weren't possible before. Features that would have taken quarters could now be done in weeks. The search engine I'd built by hand wasn't wasted knowledge—it was the foundation that let me configure Azure Search correctly. I knew what facets were. I knew why fuzzy matching mattered. I knew the tradeoffs in geolocation ranking.</w:t>
      </w:r>
    </w:p>
    <w:p w14:paraId="589799D6" w14:textId="20F94D3F" w:rsidR="00946D52" w:rsidRPr="00946D52" w:rsidRDefault="00946D52" w:rsidP="00946D52">
      <w:commentRangeStart w:id="1950"/>
      <w:r>
        <w:t xml:space="preserve">My job </w:t>
      </w:r>
      <w:proofErr w:type="gramStart"/>
      <w:r>
        <w:t>hadn't</w:t>
      </w:r>
      <w:proofErr w:type="gramEnd"/>
      <w:r>
        <w:t xml:space="preserve"> been replaced. My impact had been multiplied.</w:t>
      </w:r>
      <w:commentRangeEnd w:id="1950"/>
      <w:r>
        <w:rPr>
          <w:rStyle w:val="CommentReference"/>
          <w:sz w:val="24"/>
          <w:szCs w:val="24"/>
        </w:rPr>
        <w:commentReference w:id="1950"/>
      </w:r>
    </w:p>
    <w:p w14:paraId="4AF59EB4" w14:textId="77777777" w:rsidR="00946D52" w:rsidRPr="00946D52" w:rsidRDefault="00946D52" w:rsidP="00946D52">
      <w:pPr>
        <w:pStyle w:val="Heading3"/>
      </w:pPr>
      <w:bookmarkStart w:id="1951" w:name="_Toc223725756"/>
      <w:r>
        <w:t>The Pattern</w:t>
      </w:r>
      <w:bookmarkEnd w:id="1951"/>
    </w:p>
    <w:p w14:paraId="4BD631D0" w14:textId="77777777" w:rsidR="00946D52" w:rsidRPr="00946D52" w:rsidRDefault="00946D52" w:rsidP="00946D52">
      <w:r>
        <w:t xml:space="preserve">This pattern has </w:t>
      </w:r>
      <w:proofErr w:type="gramStart"/>
      <w:r>
        <w:t>repeated</w:t>
      </w:r>
      <w:proofErr w:type="gramEnd"/>
      <w:r>
        <w:t xml:space="preserve"> throughout the history of software engineering. Every major shift in how we communicate with computers follows the same arc: new tools make engineers more efficient, skeptics predict the end of programming </w:t>
      </w:r>
      <w:proofErr w:type="gramStart"/>
      <w:r>
        <w:t>jobs, and</w:t>
      </w:r>
      <w:proofErr w:type="gramEnd"/>
      <w:r>
        <w:t xml:space="preserve"> then demand for software grows so fast that the industry expands instead of contracts.</w:t>
      </w:r>
    </w:p>
    <w:p w14:paraId="7341CAE8" w14:textId="77777777" w:rsidR="00946D52" w:rsidRPr="00946D52" w:rsidRDefault="00946D52" w:rsidP="00946D52">
      <w:r>
        <w:t>At first, we didn't have programming languages at all. There were stacks of punch cards. Each card carried a single instruction and fed into a computer in a specific order. If the cards got out of order, your whole program would fail. The process was so slow and fragile that computers were mostly confined to research.</w:t>
      </w:r>
    </w:p>
    <w:p w14:paraId="3E121806" w14:textId="77777777" w:rsidR="00946D52" w:rsidRPr="00946D52" w:rsidRDefault="00946D52" w:rsidP="00946D52">
      <w:r>
        <w:t>Then came assembly language. For the first time, programmers could type instructions instead of feeding cards. They were still using hardware-level commands like MOV or PUSH, but they gained a massive leap in efficiency.</w:t>
      </w:r>
    </w:p>
    <w:p w14:paraId="57306DD4" w14:textId="77777777" w:rsidR="00946D52" w:rsidRPr="00946D52" w:rsidRDefault="00946D52" w:rsidP="00946D52">
      <w:r>
        <w:t xml:space="preserve">Writing even a simple program in assembly </w:t>
      </w:r>
      <w:proofErr w:type="gramStart"/>
      <w:r>
        <w:t>required</w:t>
      </w:r>
      <w:proofErr w:type="gramEnd"/>
      <w:r>
        <w:t xml:space="preserve"> deep hardware knowledge. You </w:t>
      </w:r>
      <w:proofErr w:type="gramStart"/>
      <w:r>
        <w:t>needed</w:t>
      </w:r>
      <w:proofErr w:type="gramEnd"/>
      <w:r>
        <w:t xml:space="preserve"> to know which registers were available and what could get overwritten. You had to understand memory addressing modes, stack frame structures, instruction timing, and bit-level operations. Many engineers started with pencil and paper, writing out instructions before typing them in.</w:t>
      </w:r>
    </w:p>
    <w:p w14:paraId="77F23B13" w14:textId="77777777" w:rsidR="00946D52" w:rsidRPr="00946D52" w:rsidRDefault="00946D52" w:rsidP="00946D52">
      <w:r>
        <w:t>Let's say you wanted to add two numbers:</w:t>
      </w:r>
    </w:p>
    <w:p w14:paraId="22D138AC" w14:textId="77777777" w:rsidR="00946D52" w:rsidRPr="00946D52" w:rsidRDefault="00946D52" w:rsidP="00946D52">
      <w:r>
        <w:t>MOV AX, [num1</w:t>
      </w:r>
      <w:proofErr w:type="gramStart"/>
      <w:r>
        <w:t>] ;</w:t>
      </w:r>
      <w:proofErr w:type="gramEnd"/>
      <w:r>
        <w:t xml:space="preserve"> Load num1 into register AX</w:t>
      </w:r>
    </w:p>
    <w:p w14:paraId="4F77E032" w14:textId="77777777" w:rsidR="00946D52" w:rsidRPr="00946D52" w:rsidRDefault="00946D52" w:rsidP="00946D52">
      <w:r>
        <w:t>ADD AX, [num2</w:t>
      </w:r>
      <w:proofErr w:type="gramStart"/>
      <w:r>
        <w:t>] ;</w:t>
      </w:r>
      <w:proofErr w:type="gramEnd"/>
      <w:r>
        <w:t xml:space="preserve"> Add num2 to AX</w:t>
      </w:r>
    </w:p>
    <w:p w14:paraId="44E0C378" w14:textId="77777777" w:rsidR="00946D52" w:rsidRPr="00946D52" w:rsidRDefault="00946D52" w:rsidP="00946D52">
      <w:r>
        <w:lastRenderedPageBreak/>
        <w:t xml:space="preserve">MOV [result], </w:t>
      </w:r>
      <w:proofErr w:type="gramStart"/>
      <w:r>
        <w:t>AX ;</w:t>
      </w:r>
      <w:proofErr w:type="gramEnd"/>
      <w:r>
        <w:t xml:space="preserve"> Store the result</w:t>
      </w:r>
    </w:p>
    <w:p w14:paraId="7DB79C3F" w14:textId="77777777" w:rsidR="00946D52" w:rsidRPr="00946D52" w:rsidRDefault="00946D52" w:rsidP="00946D52">
      <w:r>
        <w:t>Then came compilers.</w:t>
      </w:r>
    </w:p>
    <w:p w14:paraId="07F20BEF" w14:textId="77777777" w:rsidR="00946D52" w:rsidRPr="00946D52" w:rsidRDefault="00946D52" w:rsidP="00946D52">
      <w:r>
        <w:t>Instead of manually managing registers and stack pointers, you could write:</w:t>
      </w:r>
    </w:p>
    <w:p w14:paraId="6BC08ACA" w14:textId="77777777" w:rsidR="00946D52" w:rsidRPr="00946D52" w:rsidRDefault="00946D52" w:rsidP="00946D52">
      <w:r>
        <w:t xml:space="preserve">int </w:t>
      </w:r>
      <w:proofErr w:type="gramStart"/>
      <w:r>
        <w:t>add(</w:t>
      </w:r>
      <w:proofErr w:type="gramEnd"/>
      <w:r>
        <w:t xml:space="preserve">int a, int </w:t>
      </w:r>
      <w:proofErr w:type="gramStart"/>
      <w:r>
        <w:t>b) {</w:t>
      </w:r>
      <w:proofErr w:type="gramEnd"/>
    </w:p>
    <w:p w14:paraId="549965B6" w14:textId="77777777" w:rsidR="00946D52" w:rsidRPr="00946D52" w:rsidRDefault="00946D52" w:rsidP="00946D52">
      <w:r>
        <w:t xml:space="preserve">  return a + </w:t>
      </w:r>
      <w:proofErr w:type="gramStart"/>
      <w:r>
        <w:t>b;</w:t>
      </w:r>
      <w:proofErr w:type="gramEnd"/>
    </w:p>
    <w:p w14:paraId="1BDFDA8D" w14:textId="77777777" w:rsidR="00946D52" w:rsidRPr="00946D52" w:rsidRDefault="00946D52" w:rsidP="00946D52">
      <w:r>
        <w:t>}</w:t>
      </w:r>
    </w:p>
    <w:p w14:paraId="75D0081E" w14:textId="77777777" w:rsidR="00946D52" w:rsidRPr="00946D52" w:rsidRDefault="00946D52" w:rsidP="00946D52">
      <w:r>
        <w:t>Suddenly, you didn't need to know the hex address of every variable. You didn't have to count how many bytes were pushed on the stack. The compiler handled all of that.</w:t>
      </w:r>
    </w:p>
    <w:p w14:paraId="48D4703E" w14:textId="77777777" w:rsidR="00946D52" w:rsidRPr="00946D52" w:rsidRDefault="00946D52" w:rsidP="00946D52">
      <w:r>
        <w:t xml:space="preserve">You were still programming. But the way you communicated with the computer </w:t>
      </w:r>
      <w:proofErr w:type="gramStart"/>
      <w:r>
        <w:t>had</w:t>
      </w:r>
      <w:proofErr w:type="gramEnd"/>
      <w:r>
        <w:t xml:space="preserve"> fundamentally changed.</w:t>
      </w:r>
    </w:p>
    <w:p w14:paraId="18E2D26B" w14:textId="77777777" w:rsidR="00946D52" w:rsidRPr="00946D52" w:rsidRDefault="00946D52" w:rsidP="00946D52">
      <w:r>
        <w:t>Not everyone was convinced. Many engineers worried compiled code would run slower than handwritten assembly. John Backus, the lead of the FORTRAN project at IBM, later said their greatest triumph was convincing programmers that compiled code could run as fast as hand-written assembly.</w:t>
      </w:r>
    </w:p>
    <w:p w14:paraId="50AF08D2" w14:textId="77777777" w:rsidR="00946D52" w:rsidRPr="00946D52" w:rsidRDefault="00946D52" w:rsidP="00946D52">
      <w:r>
        <w:t>The skeptics were wrong. Compilers didn't eliminate programming jobs. They made programmers so much more productive that demand for software exploded.</w:t>
      </w:r>
    </w:p>
    <w:p w14:paraId="65F231BC" w14:textId="77777777" w:rsidR="00946D52" w:rsidRPr="00946D52" w:rsidRDefault="00946D52" w:rsidP="00946D52">
      <w:r>
        <w:t>The same cycle repeated with object-oriented programming. For decades, engineers wrote in a procedural style, one function after another. OOP introduced a new way to describe systems using objects and properties, closer to how people describe real-world things. Early critics dismissed it as overly complex and unnecessary. Once it caught on, OOP became the dominant paradigm for decades.</w:t>
      </w:r>
    </w:p>
    <w:p w14:paraId="176AE426" w14:textId="77777777" w:rsidR="00946D52" w:rsidRPr="00946D52" w:rsidRDefault="00946D52" w:rsidP="00946D52">
      <w:r>
        <w:t>Then came frameworks and ORMs. Instead of writing core orchestration code, frameworks like Rails, Django, and ASP.NET let engineers focus on business logic. ORMs replaced raw SQL with higher-level queries. People worried these abstractions would hide too much complexity or encourage bad habits. Instead, the speed of development accelerated dramatically.</w:t>
      </w:r>
    </w:p>
    <w:p w14:paraId="7ABF3A07" w14:textId="658667F3" w:rsidR="00946D52" w:rsidRPr="00946D52" w:rsidRDefault="00946D52" w:rsidP="00946D52">
      <w:r>
        <w:t>Next came IntelliSense and autocomplete. There was pushback that engineers should know the underlying interfaces they were accessing. But autocomplete didn't make engineers lazy, it removed the need to memorize method signatures and let them focus on architecture and problem-solving.</w:t>
      </w:r>
    </w:p>
    <w:p w14:paraId="15220F8A" w14:textId="77777777" w:rsidR="00946D52" w:rsidRPr="00946D52" w:rsidRDefault="00946D52" w:rsidP="00946D52">
      <w:r>
        <w:t xml:space="preserve">Package managers like NuGet and NPM replaced the need to copy libraries or rebuild common functionality from scratch. Skeptics warned about dependency hell and security </w:t>
      </w:r>
      <w:r>
        <w:lastRenderedPageBreak/>
        <w:t>vulnerabilities. The package managers evolved to include versioning and security scans. What took hours was reduced to seconds.</w:t>
      </w:r>
    </w:p>
    <w:p w14:paraId="56BAD150" w14:textId="77777777" w:rsidR="00946D52" w:rsidRPr="00946D52" w:rsidRDefault="00946D52" w:rsidP="00946D52">
      <w:r>
        <w:t>Cloud systems and infrastructure as code was another leap. Acquiring hardware and configuring servers once took weeks of coordination between departments. With tools like Terraform, engineers could define infrastructure in code and provision it in minutes.</w:t>
      </w:r>
    </w:p>
    <w:p w14:paraId="57FCBC08" w14:textId="77777777" w:rsidR="00946D52" w:rsidRPr="00946D52" w:rsidRDefault="00946D52" w:rsidP="00946D52">
      <w:commentRangeStart w:id="1952"/>
      <w:r>
        <w:t>Each</w:t>
      </w:r>
      <w:commentRangeEnd w:id="1952"/>
      <w:r>
        <w:rPr>
          <w:rStyle w:val="CommentReference"/>
          <w:sz w:val="24"/>
          <w:szCs w:val="24"/>
        </w:rPr>
        <w:commentReference w:id="1952"/>
      </w:r>
      <w:r>
        <w:t xml:space="preserve"> time, the same pattern:</w:t>
      </w:r>
    </w:p>
    <w:p w14:paraId="15C6742C" w14:textId="77777777" w:rsidR="00946D52" w:rsidRPr="00946D52" w:rsidRDefault="00946D52" w:rsidP="00946D52">
      <w:pPr>
        <w:numPr>
          <w:ilvl w:val="0"/>
          <w:numId w:val="18"/>
        </w:numPr>
      </w:pPr>
      <w:r>
        <w:t>Communication with computers changed</w:t>
      </w:r>
    </w:p>
    <w:p w14:paraId="796379B9" w14:textId="77777777" w:rsidR="00946D52" w:rsidRPr="00946D52" w:rsidRDefault="00946D52" w:rsidP="00946D52">
      <w:pPr>
        <w:numPr>
          <w:ilvl w:val="0"/>
          <w:numId w:val="18"/>
        </w:numPr>
      </w:pPr>
      <w:r>
        <w:t>Engineers became exponentially more efficient</w:t>
      </w:r>
    </w:p>
    <w:p w14:paraId="7841A1D1" w14:textId="77777777" w:rsidR="00946D52" w:rsidRPr="00946D52" w:rsidRDefault="00946D52" w:rsidP="00946D52">
      <w:pPr>
        <w:numPr>
          <w:ilvl w:val="0"/>
          <w:numId w:val="18"/>
        </w:numPr>
      </w:pPr>
      <w:r>
        <w:t>Expectations for software skyrocketed</w:t>
      </w:r>
    </w:p>
    <w:p w14:paraId="08E9D99F" w14:textId="77777777" w:rsidR="00946D52" w:rsidRPr="00946D52" w:rsidRDefault="00946D52" w:rsidP="00946D52">
      <w:pPr>
        <w:numPr>
          <w:ilvl w:val="0"/>
          <w:numId w:val="18"/>
        </w:numPr>
      </w:pPr>
      <w:r>
        <w:t xml:space="preserve">Demand for software engineers </w:t>
      </w:r>
      <w:proofErr w:type="gramStart"/>
      <w:r>
        <w:t>grew</w:t>
      </w:r>
      <w:proofErr w:type="gramEnd"/>
    </w:p>
    <w:p w14:paraId="0E4E64A2" w14:textId="77777777" w:rsidR="00946D52" w:rsidRPr="00946D52" w:rsidRDefault="00946D52" w:rsidP="00946D52">
      <w:r>
        <w:t>The numbers back it up. In the 1970s, fewer than 100,000 programmers worked in the U.S. By 1990, that number had grown to around 568,000. By 2010, the Bureau of Labor Statistics counted more than 1.4 million software engineering roles in the U.S. alone. Today, that number is closer to 1.8 million domestically, with global estimates over 26 million.</w:t>
      </w:r>
    </w:p>
    <w:p w14:paraId="2CC55586" w14:textId="48AB7A7D" w:rsidR="00946D52" w:rsidRPr="00946D52" w:rsidRDefault="00946D52" w:rsidP="00946D52">
      <w:r>
        <w:t xml:space="preserve">Every time building software became easier, the world responded by demanding more software. Efficiency hasn't </w:t>
      </w:r>
      <w:proofErr w:type="gramStart"/>
      <w:r>
        <w:t>shrunk</w:t>
      </w:r>
      <w:proofErr w:type="gramEnd"/>
      <w:r>
        <w:t xml:space="preserve"> the industry. It has expanded it.</w:t>
      </w:r>
    </w:p>
    <w:p w14:paraId="296EC794" w14:textId="77777777" w:rsidR="00946D52" w:rsidRPr="00946D52" w:rsidRDefault="00946D52" w:rsidP="00946D52">
      <w:pPr>
        <w:pStyle w:val="Heading3"/>
      </w:pPr>
      <w:bookmarkStart w:id="1953" w:name="_Toc223725757"/>
      <w:commentRangeStart w:id="1954"/>
      <w:r>
        <w:t>AI Is Not an Exception</w:t>
      </w:r>
      <w:commentRangeEnd w:id="1954"/>
      <w:r>
        <w:rPr>
          <w:rStyle w:val="CommentReference"/>
          <w:sz w:val="28"/>
          <w:szCs w:val="28"/>
        </w:rPr>
        <w:commentReference w:id="1954"/>
      </w:r>
      <w:bookmarkEnd w:id="1953"/>
    </w:p>
    <w:p w14:paraId="19EB40B3" w14:textId="77777777" w:rsidR="00946D52" w:rsidRPr="00946D52" w:rsidRDefault="00946D52" w:rsidP="00946D52">
      <w:r>
        <w:t>AI code generation may look like the most disruptive change yet. The headlines echo familiar fears: "Junior developers aren't needed." "Kids shouldn't bother learning to code."</w:t>
      </w:r>
    </w:p>
    <w:p w14:paraId="711DD4E3" w14:textId="77777777" w:rsidR="00946D52" w:rsidRPr="00946D52" w:rsidRDefault="00946D52" w:rsidP="00946D52">
      <w:r>
        <w:t>History tells us a different story.</w:t>
      </w:r>
    </w:p>
    <w:p w14:paraId="207CFBB5" w14:textId="7586D6E9" w:rsidR="00946D52" w:rsidRPr="00946D52" w:rsidRDefault="00946D52" w:rsidP="00946D52">
      <w:r>
        <w:t>AI code generation can feel like magic at first. You type a few words in natural language, and a block of code appears on the screen. But that magic can quickly become frustrating.</w:t>
      </w:r>
    </w:p>
    <w:p w14:paraId="75D11050" w14:textId="77777777" w:rsidR="00946D52" w:rsidRPr="00946D52" w:rsidRDefault="00946D52" w:rsidP="00946D52">
      <w:r>
        <w:t>When prompts are too vague, the AI fills in the gaps with its own assumptions. Sometimes it guesses right. Other times it invents solutions completely misaligned with your goals. Instead of saving time, you waste more of it untangling the mess.</w:t>
      </w:r>
    </w:p>
    <w:p w14:paraId="706BCACA" w14:textId="77777777" w:rsidR="00946D52" w:rsidRPr="00946D52" w:rsidRDefault="00946D52" w:rsidP="00946D52">
      <w:r>
        <w:t>Many engineers describe AI as a black box. You don't always know what it's doing under the hood, and the results can feel unpredictable.</w:t>
      </w:r>
    </w:p>
    <w:p w14:paraId="724F9FCA" w14:textId="4DD52C10" w:rsidR="00946D52" w:rsidRPr="00946D52" w:rsidRDefault="00946D52" w:rsidP="00946D52">
      <w:r>
        <w:t>But if you learn how to communicate with AI through well-structured prompts, it becomes another major leap in efficiency. Just like how Azure Search multiplied what I could do.</w:t>
      </w:r>
    </w:p>
    <w:p w14:paraId="73B204B0" w14:textId="50EFB01D" w:rsidR="00946D52" w:rsidRPr="00946D52" w:rsidRDefault="00946D52" w:rsidP="00946D52">
      <w:r>
        <w:lastRenderedPageBreak/>
        <w:t xml:space="preserve">The skills you've already built apply directly. Earlier, we created task templates: repeatable steps to build predictable software. Those same templates can become AI prompts, giving </w:t>
      </w:r>
      <w:proofErr w:type="gramStart"/>
      <w:r>
        <w:t>the model</w:t>
      </w:r>
      <w:proofErr w:type="gramEnd"/>
      <w:r>
        <w:t xml:space="preserve"> clarity and boundaries instead of vague instructions.</w:t>
      </w:r>
    </w:p>
    <w:p w14:paraId="0F6ABAF8" w14:textId="77777777" w:rsidR="00946D52" w:rsidRPr="00946D52" w:rsidRDefault="00946D52" w:rsidP="00946D52">
      <w:r>
        <w:t>The tools are new. The mental models are the same.</w:t>
      </w:r>
    </w:p>
    <w:p w14:paraId="0C936648" w14:textId="060848EB" w:rsidR="00946D52" w:rsidRPr="00946D52" w:rsidRDefault="00946D52" w:rsidP="00946D52"/>
    <w:p w14:paraId="0DC795C0" w14:textId="77777777" w:rsidR="00946D52" w:rsidRPr="00946D52" w:rsidRDefault="00946D52" w:rsidP="000610A5">
      <w:pPr>
        <w:pStyle w:val="Heading3"/>
      </w:pPr>
      <w:bookmarkStart w:id="1955" w:name="_Toc223725758"/>
      <w:commentRangeStart w:id="1956"/>
      <w:r>
        <w:t>From Task Templates to Prompt Templates</w:t>
      </w:r>
      <w:commentRangeEnd w:id="1956"/>
      <w:r>
        <w:rPr>
          <w:rStyle w:val="CommentReference"/>
          <w:sz w:val="28"/>
          <w:szCs w:val="28"/>
        </w:rPr>
        <w:commentReference w:id="1956"/>
      </w:r>
      <w:bookmarkEnd w:id="1955"/>
    </w:p>
    <w:p w14:paraId="3CC8A611" w14:textId="164431F6" w:rsidR="00946D52" w:rsidRPr="00946D52" w:rsidRDefault="00946D52" w:rsidP="00946D52">
      <w:r>
        <w:t>Here's an example template from Chapter Three:</w:t>
      </w:r>
    </w:p>
    <w:p w14:paraId="7897A04E" w14:textId="77777777" w:rsidR="00946D52" w:rsidRPr="00946D52" w:rsidRDefault="00946D52" w:rsidP="00946D52">
      <w:r>
        <w:rPr>
          <w:b/>
          <w:bCs/>
        </w:rPr>
        <w:t>Template Name:</w:t>
      </w:r>
      <w:r>
        <w:t xml:space="preserve"> Standard CRUD API for DOMAIN_ENTITY with Event Sourcing</w:t>
      </w:r>
    </w:p>
    <w:p w14:paraId="6BEDD123" w14:textId="77777777" w:rsidR="00946D52" w:rsidRPr="00946D52" w:rsidRDefault="00946D52" w:rsidP="00946D52">
      <w:r>
        <w:rPr>
          <w:b/>
          <w:bCs/>
        </w:rPr>
        <w:t>Technology Stack:</w:t>
      </w:r>
      <w:r>
        <w:t xml:space="preserve"> ASP.NET Core, </w:t>
      </w:r>
      <w:proofErr w:type="spellStart"/>
      <w:r>
        <w:t>Dapr</w:t>
      </w:r>
      <w:proofErr w:type="spellEnd"/>
      <w:r>
        <w:t xml:space="preserve">, </w:t>
      </w:r>
      <w:proofErr w:type="spellStart"/>
      <w:r>
        <w:t>MediatR</w:t>
      </w:r>
      <w:proofErr w:type="spellEnd"/>
      <w:r>
        <w:t>, Entity Framework</w:t>
      </w:r>
    </w:p>
    <w:p w14:paraId="1D7D0ED9" w14:textId="77777777" w:rsidR="00946D52" w:rsidRPr="00946D52" w:rsidRDefault="00946D52" w:rsidP="00946D52">
      <w:r>
        <w:rPr>
          <w:b/>
          <w:bCs/>
        </w:rPr>
        <w:t>Development Tasks:</w:t>
      </w:r>
    </w:p>
    <w:p w14:paraId="61AF5A4B" w14:textId="77777777" w:rsidR="00946D52" w:rsidRPr="00946D52" w:rsidRDefault="00946D52" w:rsidP="00946D52">
      <w:pPr>
        <w:numPr>
          <w:ilvl w:val="0"/>
          <w:numId w:val="19"/>
        </w:numPr>
      </w:pPr>
      <w:r>
        <w:t>Create domain entity classes</w:t>
      </w:r>
    </w:p>
    <w:p w14:paraId="1F27E9AE" w14:textId="77777777" w:rsidR="00946D52" w:rsidRPr="00946D52" w:rsidRDefault="00946D52" w:rsidP="00946D52">
      <w:pPr>
        <w:numPr>
          <w:ilvl w:val="0"/>
          <w:numId w:val="19"/>
        </w:numPr>
      </w:pPr>
      <w:r>
        <w:t xml:space="preserve">Set up Entity Framework </w:t>
      </w:r>
      <w:proofErr w:type="spellStart"/>
      <w:r>
        <w:t>DbContext</w:t>
      </w:r>
      <w:proofErr w:type="spellEnd"/>
      <w:r>
        <w:t xml:space="preserve"> and configure entity mappings</w:t>
      </w:r>
    </w:p>
    <w:p w14:paraId="593C8A68" w14:textId="77777777" w:rsidR="00946D52" w:rsidRPr="00946D52" w:rsidRDefault="00946D52" w:rsidP="00946D52">
      <w:pPr>
        <w:numPr>
          <w:ilvl w:val="0"/>
          <w:numId w:val="19"/>
        </w:numPr>
      </w:pPr>
      <w:r>
        <w:t>Implement command/query handlers</w:t>
      </w:r>
    </w:p>
    <w:p w14:paraId="02969B97" w14:textId="77777777" w:rsidR="00946D52" w:rsidRPr="00946D52" w:rsidRDefault="00946D52" w:rsidP="00946D52">
      <w:pPr>
        <w:numPr>
          <w:ilvl w:val="0"/>
          <w:numId w:val="19"/>
        </w:numPr>
      </w:pPr>
      <w:r>
        <w:t>Create a REST API controller</w:t>
      </w:r>
    </w:p>
    <w:p w14:paraId="66DBA13B" w14:textId="77777777" w:rsidR="00946D52" w:rsidRPr="00946D52" w:rsidRDefault="00946D52" w:rsidP="00946D52">
      <w:pPr>
        <w:numPr>
          <w:ilvl w:val="0"/>
          <w:numId w:val="19"/>
        </w:numPr>
      </w:pPr>
      <w:r>
        <w:t xml:space="preserve">Set up Request/Response DTOs and </w:t>
      </w:r>
      <w:proofErr w:type="spellStart"/>
      <w:r>
        <w:t>AutoMapper</w:t>
      </w:r>
      <w:proofErr w:type="spellEnd"/>
      <w:r>
        <w:t xml:space="preserve"> profiles for data mapping</w:t>
      </w:r>
    </w:p>
    <w:p w14:paraId="12C5492D" w14:textId="77777777" w:rsidR="00946D52" w:rsidRPr="00946D52" w:rsidRDefault="00946D52" w:rsidP="00946D52">
      <w:pPr>
        <w:numPr>
          <w:ilvl w:val="0"/>
          <w:numId w:val="19"/>
        </w:numPr>
      </w:pPr>
      <w:r>
        <w:t xml:space="preserve">Add </w:t>
      </w:r>
      <w:proofErr w:type="spellStart"/>
      <w:r>
        <w:t>FluentValidation</w:t>
      </w:r>
      <w:proofErr w:type="spellEnd"/>
      <w:r>
        <w:t xml:space="preserve"> rules</w:t>
      </w:r>
    </w:p>
    <w:p w14:paraId="35950DAD" w14:textId="77777777" w:rsidR="00946D52" w:rsidRPr="00946D52" w:rsidRDefault="00946D52" w:rsidP="00946D52">
      <w:pPr>
        <w:numPr>
          <w:ilvl w:val="0"/>
          <w:numId w:val="19"/>
        </w:numPr>
      </w:pPr>
      <w:r>
        <w:t>Configure JWT Bearer authentication and authorization policies</w:t>
      </w:r>
    </w:p>
    <w:p w14:paraId="323A86E2" w14:textId="77777777" w:rsidR="00946D52" w:rsidRPr="00946D52" w:rsidRDefault="00946D52" w:rsidP="00946D52">
      <w:r>
        <w:t>This template was designed to give a software engineer enough information to understand exactly what was needed. Once you've practiced it enough, building becomes an exercise of how fast you can type.</w:t>
      </w:r>
    </w:p>
    <w:p w14:paraId="0A554833" w14:textId="77777777" w:rsidR="00946D52" w:rsidRPr="00946D52" w:rsidRDefault="00946D52" w:rsidP="00946D52">
      <w:r>
        <w:t>That same template provides an excellent framework for AI prompts:</w:t>
      </w:r>
    </w:p>
    <w:p w14:paraId="04BF7392" w14:textId="77777777" w:rsidR="00946D52" w:rsidRPr="00946D52" w:rsidRDefault="00946D52" w:rsidP="00946D52">
      <w:r>
        <w:t xml:space="preserve">Build a standard CRUD API for DOMAIN_ENTITY using C# and .NET 8 with ASP.NET Core, </w:t>
      </w:r>
      <w:proofErr w:type="spellStart"/>
      <w:r>
        <w:t>Dapr</w:t>
      </w:r>
      <w:proofErr w:type="spellEnd"/>
      <w:r>
        <w:t xml:space="preserve">, </w:t>
      </w:r>
      <w:proofErr w:type="spellStart"/>
      <w:r>
        <w:t>MediatR</w:t>
      </w:r>
      <w:proofErr w:type="spellEnd"/>
      <w:r>
        <w:t>, and Entity Framework Core.</w:t>
      </w:r>
    </w:p>
    <w:p w14:paraId="3FC14D81" w14:textId="77777777" w:rsidR="00946D52" w:rsidRPr="00946D52" w:rsidRDefault="00946D52" w:rsidP="00946D52">
      <w:r>
        <w:t>Requirements:</w:t>
      </w:r>
    </w:p>
    <w:p w14:paraId="75C720CE" w14:textId="77777777" w:rsidR="00946D52" w:rsidRPr="00946D52" w:rsidRDefault="00946D52" w:rsidP="00946D52">
      <w:pPr>
        <w:numPr>
          <w:ilvl w:val="0"/>
          <w:numId w:val="20"/>
        </w:numPr>
      </w:pPr>
      <w:r>
        <w:t>Create domain entity classes in a clean domain layer</w:t>
      </w:r>
    </w:p>
    <w:p w14:paraId="734281F5" w14:textId="77777777" w:rsidR="00946D52" w:rsidRPr="00946D52" w:rsidRDefault="00946D52" w:rsidP="00946D52">
      <w:pPr>
        <w:numPr>
          <w:ilvl w:val="0"/>
          <w:numId w:val="20"/>
        </w:numPr>
      </w:pPr>
      <w:r>
        <w:t xml:space="preserve">Set up Entity Framework </w:t>
      </w:r>
      <w:proofErr w:type="spellStart"/>
      <w:r>
        <w:t>DbContext</w:t>
      </w:r>
      <w:proofErr w:type="spellEnd"/>
      <w:r>
        <w:t xml:space="preserve"> and configure entity mappings with Fluent API</w:t>
      </w:r>
    </w:p>
    <w:p w14:paraId="59808F69" w14:textId="77777777" w:rsidR="00946D52" w:rsidRPr="00946D52" w:rsidRDefault="00946D52" w:rsidP="00946D52">
      <w:pPr>
        <w:numPr>
          <w:ilvl w:val="0"/>
          <w:numId w:val="20"/>
        </w:numPr>
      </w:pPr>
      <w:r>
        <w:t xml:space="preserve">Implement </w:t>
      </w:r>
      <w:proofErr w:type="spellStart"/>
      <w:r>
        <w:t>MediatR</w:t>
      </w:r>
      <w:proofErr w:type="spellEnd"/>
      <w:r>
        <w:t xml:space="preserve"> command and query handlers for </w:t>
      </w:r>
      <w:proofErr w:type="gramStart"/>
      <w:r>
        <w:t>create</w:t>
      </w:r>
      <w:proofErr w:type="gramEnd"/>
      <w:r>
        <w:t xml:space="preserve">, </w:t>
      </w:r>
      <w:proofErr w:type="gramStart"/>
      <w:r>
        <w:t>read</w:t>
      </w:r>
      <w:proofErr w:type="gramEnd"/>
      <w:r>
        <w:t xml:space="preserve">, update, and </w:t>
      </w:r>
      <w:proofErr w:type="gramStart"/>
      <w:r>
        <w:t>delete</w:t>
      </w:r>
      <w:proofErr w:type="gramEnd"/>
      <w:r>
        <w:t xml:space="preserve"> operations</w:t>
      </w:r>
    </w:p>
    <w:p w14:paraId="340A8F47" w14:textId="77777777" w:rsidR="00946D52" w:rsidRPr="00946D52" w:rsidRDefault="00946D52" w:rsidP="00946D52">
      <w:pPr>
        <w:numPr>
          <w:ilvl w:val="0"/>
          <w:numId w:val="20"/>
        </w:numPr>
      </w:pPr>
      <w:r>
        <w:lastRenderedPageBreak/>
        <w:t>Expose a REST API controller with endpoints for CRUD operations following REST conventions</w:t>
      </w:r>
    </w:p>
    <w:p w14:paraId="1427725C" w14:textId="77777777" w:rsidR="00946D52" w:rsidRPr="00946D52" w:rsidRDefault="00946D52" w:rsidP="00946D52">
      <w:pPr>
        <w:numPr>
          <w:ilvl w:val="0"/>
          <w:numId w:val="20"/>
        </w:numPr>
      </w:pPr>
      <w:r>
        <w:t xml:space="preserve">Use Request/Response DTOs and </w:t>
      </w:r>
      <w:proofErr w:type="spellStart"/>
      <w:r>
        <w:t>AutoMapper</w:t>
      </w:r>
      <w:proofErr w:type="spellEnd"/>
      <w:r>
        <w:t xml:space="preserve"> profiles for mapping between entities and DTOs</w:t>
      </w:r>
    </w:p>
    <w:p w14:paraId="485AE58C" w14:textId="77777777" w:rsidR="00946D52" w:rsidRPr="00946D52" w:rsidRDefault="00946D52" w:rsidP="00946D52">
      <w:pPr>
        <w:numPr>
          <w:ilvl w:val="0"/>
          <w:numId w:val="20"/>
        </w:numPr>
      </w:pPr>
      <w:r>
        <w:t xml:space="preserve">Add </w:t>
      </w:r>
      <w:proofErr w:type="spellStart"/>
      <w:r>
        <w:t>FluentValidation</w:t>
      </w:r>
      <w:proofErr w:type="spellEnd"/>
      <w:r>
        <w:t xml:space="preserve"> rules for input validation</w:t>
      </w:r>
    </w:p>
    <w:p w14:paraId="6225198D" w14:textId="77777777" w:rsidR="00946D52" w:rsidRPr="00946D52" w:rsidRDefault="00946D52" w:rsidP="00946D52">
      <w:pPr>
        <w:numPr>
          <w:ilvl w:val="0"/>
          <w:numId w:val="20"/>
        </w:numPr>
      </w:pPr>
      <w:r>
        <w:t>Configure JWT Bearer authentication with authorization policies for secured endpoints</w:t>
      </w:r>
    </w:p>
    <w:p w14:paraId="4452336E" w14:textId="77777777" w:rsidR="00946D52" w:rsidRPr="00946D52" w:rsidRDefault="00946D52" w:rsidP="00946D52">
      <w:pPr>
        <w:numPr>
          <w:ilvl w:val="0"/>
          <w:numId w:val="20"/>
        </w:numPr>
      </w:pPr>
      <w:r>
        <w:t xml:space="preserve">Include example unit tests for handlers and controllers using </w:t>
      </w:r>
      <w:proofErr w:type="spellStart"/>
      <w:r>
        <w:t>xUnit</w:t>
      </w:r>
      <w:proofErr w:type="spellEnd"/>
      <w:r>
        <w:t xml:space="preserve"> and </w:t>
      </w:r>
      <w:proofErr w:type="spellStart"/>
      <w:r>
        <w:t>Moq</w:t>
      </w:r>
      <w:proofErr w:type="spellEnd"/>
    </w:p>
    <w:p w14:paraId="208BCA72" w14:textId="77777777" w:rsidR="00946D52" w:rsidRPr="00946D52" w:rsidRDefault="00946D52" w:rsidP="00946D52">
      <w:r>
        <w:t>Follow best practices for clean architecture, maintainability, scalability, and security. Organize code into appropriate projects (Domain, Application, Infrastructure, API).</w:t>
      </w:r>
    </w:p>
    <w:p w14:paraId="2DE235D5" w14:textId="77777777" w:rsidR="00946D52" w:rsidRPr="00946D52" w:rsidRDefault="00946D52" w:rsidP="00946D52">
      <w:r>
        <w:t xml:space="preserve">The task template and the AI prompt are almost identical. We added some additional directions for the AI—specifying .NET 8, requesting unit tests, asking for clean architecture organization. But </w:t>
      </w:r>
      <w:proofErr w:type="gramStart"/>
      <w:r>
        <w:t>the mental</w:t>
      </w:r>
      <w:proofErr w:type="gramEnd"/>
      <w:r>
        <w:t xml:space="preserve"> work hasn't changed. You still decide the patterns and the guardrails.</w:t>
      </w:r>
    </w:p>
    <w:p w14:paraId="5A37EB9E" w14:textId="77777777" w:rsidR="00946D52" w:rsidRPr="00946D52" w:rsidRDefault="00946D52" w:rsidP="00946D52">
      <w:r>
        <w:t>Instead of spending hours typing code, you spend minutes. Your bottleneck shifts from typing speed to how well you structure the problem.</w:t>
      </w:r>
    </w:p>
    <w:p w14:paraId="2E56F1ED" w14:textId="50FC15C6" w:rsidR="00946D52" w:rsidRPr="00946D52" w:rsidRDefault="00946D52" w:rsidP="00946D52"/>
    <w:p w14:paraId="588BEFA8" w14:textId="77777777" w:rsidR="00946D52" w:rsidRPr="00946D52" w:rsidRDefault="00946D52" w:rsidP="000610A5">
      <w:pPr>
        <w:pStyle w:val="Heading3"/>
      </w:pPr>
      <w:bookmarkStart w:id="1957" w:name="_Toc223725759"/>
      <w:r>
        <w:t>Building Your Prompt Library</w:t>
      </w:r>
      <w:bookmarkEnd w:id="1957"/>
    </w:p>
    <w:p w14:paraId="0B75E2B7" w14:textId="77777777" w:rsidR="00946D52" w:rsidRPr="00946D52" w:rsidRDefault="00946D52" w:rsidP="00946D52">
      <w:r>
        <w:t>If you copy and paste your original templates directly into an AI code generator, you'll likely get unpredictable results. The template was designed for a human who shares context with you. The AI doesn't have that context unless you provide it.</w:t>
      </w:r>
    </w:p>
    <w:p w14:paraId="4487426C" w14:textId="77777777" w:rsidR="00946D52" w:rsidRPr="00946D52" w:rsidRDefault="00946D52" w:rsidP="00946D52">
      <w:r>
        <w:t>Here's how to convert your templates into effective prompts.</w:t>
      </w:r>
    </w:p>
    <w:p w14:paraId="140C0F11" w14:textId="513D73A5" w:rsidR="00946D52" w:rsidRPr="00946D52" w:rsidRDefault="00946D52" w:rsidP="00434833">
      <w:pPr>
        <w:pStyle w:val="Heading4"/>
        <w:numPr>
          <w:ilvl w:val="0"/>
          <w:numId w:val="29"/>
        </w:numPr>
      </w:pPr>
      <w:commentRangeStart w:id="1958"/>
      <w:r>
        <w:t>Start with a template you know well</w:t>
      </w:r>
      <w:commentRangeEnd w:id="1958"/>
      <w:r>
        <w:rPr>
          <w:rStyle w:val="CommentReference"/>
          <w:sz w:val="24"/>
          <w:szCs w:val="24"/>
        </w:rPr>
        <w:commentReference w:id="1958"/>
      </w:r>
    </w:p>
    <w:p w14:paraId="2DAAACE2" w14:textId="77777777" w:rsidR="00946D52" w:rsidRPr="00946D52" w:rsidRDefault="00946D52" w:rsidP="00946D52">
      <w:r>
        <w:t xml:space="preserve">Choose something from your playbook that you've built enough </w:t>
      </w:r>
      <w:proofErr w:type="gramStart"/>
      <w:r>
        <w:t>times</w:t>
      </w:r>
      <w:proofErr w:type="gramEnd"/>
      <w:r>
        <w:t xml:space="preserve"> to spot mistakes quickly. Imagine reading the tasks aloud to someone brand new to coding. What parts might confuse them because they lack detail? Those gaps are where the AI will make assumptions—often wrong ones.</w:t>
      </w:r>
    </w:p>
    <w:p w14:paraId="07B72C4D" w14:textId="77777777" w:rsidR="00946D52" w:rsidRPr="00946D52" w:rsidRDefault="00946D52" w:rsidP="00946D52">
      <w:r>
        <w:t>Here's an original background job template:</w:t>
      </w:r>
    </w:p>
    <w:p w14:paraId="192B436B" w14:textId="77777777" w:rsidR="00946D52" w:rsidRPr="00946D52" w:rsidRDefault="00946D52" w:rsidP="00946D52">
      <w:r>
        <w:rPr>
          <w:b/>
          <w:bCs/>
        </w:rPr>
        <w:t>Template Name:</w:t>
      </w:r>
      <w:r>
        <w:t xml:space="preserve"> Background Job</w:t>
      </w:r>
    </w:p>
    <w:p w14:paraId="2BC61140" w14:textId="77777777" w:rsidR="00946D52" w:rsidRPr="00946D52" w:rsidRDefault="00946D52" w:rsidP="00946D52">
      <w:r>
        <w:rPr>
          <w:b/>
          <w:bCs/>
        </w:rPr>
        <w:t>Technology Stack:</w:t>
      </w:r>
      <w:r>
        <w:t xml:space="preserve"> Azure Function, </w:t>
      </w:r>
      <w:proofErr w:type="spellStart"/>
      <w:r>
        <w:t>Dapr</w:t>
      </w:r>
      <w:proofErr w:type="spellEnd"/>
      <w:r>
        <w:t xml:space="preserve">, </w:t>
      </w:r>
      <w:proofErr w:type="spellStart"/>
      <w:r>
        <w:t>MediatR</w:t>
      </w:r>
      <w:proofErr w:type="spellEnd"/>
    </w:p>
    <w:p w14:paraId="6890929F" w14:textId="77777777" w:rsidR="00946D52" w:rsidRPr="00946D52" w:rsidRDefault="00946D52" w:rsidP="00946D52">
      <w:r>
        <w:rPr>
          <w:b/>
          <w:bCs/>
        </w:rPr>
        <w:lastRenderedPageBreak/>
        <w:t>Development Tasks:</w:t>
      </w:r>
    </w:p>
    <w:p w14:paraId="0D55DDD1" w14:textId="77777777" w:rsidR="00946D52" w:rsidRPr="00946D52" w:rsidRDefault="00946D52" w:rsidP="00946D52">
      <w:pPr>
        <w:numPr>
          <w:ilvl w:val="0"/>
          <w:numId w:val="21"/>
        </w:numPr>
      </w:pPr>
      <w:r>
        <w:t>Create .NET Worker Service project with dependency injection configuration</w:t>
      </w:r>
    </w:p>
    <w:p w14:paraId="322B5EAA" w14:textId="77777777" w:rsidR="00946D52" w:rsidRPr="00946D52" w:rsidRDefault="00946D52" w:rsidP="00946D52">
      <w:pPr>
        <w:numPr>
          <w:ilvl w:val="0"/>
          <w:numId w:val="21"/>
        </w:numPr>
      </w:pPr>
      <w:r>
        <w:t>Set up hosted service class</w:t>
      </w:r>
    </w:p>
    <w:p w14:paraId="44DB5B07" w14:textId="77777777" w:rsidR="00946D52" w:rsidRPr="00946D52" w:rsidRDefault="00946D52" w:rsidP="00946D52">
      <w:pPr>
        <w:numPr>
          <w:ilvl w:val="0"/>
          <w:numId w:val="21"/>
        </w:numPr>
      </w:pPr>
      <w:r>
        <w:t>Implement command handlers with business logic and error handling</w:t>
      </w:r>
    </w:p>
    <w:p w14:paraId="2E3FE905" w14:textId="77777777" w:rsidR="00946D52" w:rsidRPr="00946D52" w:rsidRDefault="00946D52" w:rsidP="00946D52">
      <w:pPr>
        <w:numPr>
          <w:ilvl w:val="0"/>
          <w:numId w:val="21"/>
        </w:numPr>
      </w:pPr>
      <w:r>
        <w:t>Configure Polly retry policies and circuit breaker patterns</w:t>
      </w:r>
    </w:p>
    <w:p w14:paraId="64DB379C" w14:textId="77777777" w:rsidR="00946D52" w:rsidRPr="00946D52" w:rsidRDefault="00946D52" w:rsidP="00946D52">
      <w:pPr>
        <w:numPr>
          <w:ilvl w:val="0"/>
          <w:numId w:val="21"/>
        </w:numPr>
      </w:pPr>
      <w:r>
        <w:t>Add structured logging with correlation IDs</w:t>
      </w:r>
    </w:p>
    <w:p w14:paraId="48F150DC" w14:textId="77777777" w:rsidR="00946D52" w:rsidRPr="00946D52" w:rsidRDefault="00946D52" w:rsidP="00946D52">
      <w:pPr>
        <w:numPr>
          <w:ilvl w:val="0"/>
          <w:numId w:val="21"/>
        </w:numPr>
      </w:pPr>
      <w:r>
        <w:t>Handle dead letter queue scenarios with retry logic</w:t>
      </w:r>
    </w:p>
    <w:p w14:paraId="6CB7E50E" w14:textId="77777777" w:rsidR="00946D52" w:rsidRPr="00946D52" w:rsidRDefault="00946D52" w:rsidP="00946D52">
      <w:r>
        <w:t>Now make the assumptions explicit:</w:t>
      </w:r>
    </w:p>
    <w:p w14:paraId="65DB41D2" w14:textId="77777777" w:rsidR="00946D52" w:rsidRPr="00946D52" w:rsidRDefault="00946D52" w:rsidP="00946D52">
      <w:pPr>
        <w:numPr>
          <w:ilvl w:val="0"/>
          <w:numId w:val="22"/>
        </w:numPr>
      </w:pPr>
      <w:r>
        <w:t>Create .NET 8.0 Worker Service project with dependency injection configuration</w:t>
      </w:r>
    </w:p>
    <w:p w14:paraId="2778F952" w14:textId="77777777" w:rsidR="00946D52" w:rsidRPr="00946D52" w:rsidRDefault="00946D52" w:rsidP="00946D52">
      <w:pPr>
        <w:numPr>
          <w:ilvl w:val="0"/>
          <w:numId w:val="22"/>
        </w:numPr>
      </w:pPr>
      <w:r>
        <w:t>Deploy using GitHub Actions with infrastructure provisioned via Terraform</w:t>
      </w:r>
    </w:p>
    <w:p w14:paraId="67018512" w14:textId="77777777" w:rsidR="00946D52" w:rsidRPr="00946D52" w:rsidRDefault="00946D52" w:rsidP="00946D52">
      <w:pPr>
        <w:numPr>
          <w:ilvl w:val="0"/>
          <w:numId w:val="22"/>
        </w:numPr>
      </w:pPr>
      <w:r>
        <w:t xml:space="preserve">Include unit tests using </w:t>
      </w:r>
      <w:proofErr w:type="spellStart"/>
      <w:r>
        <w:t>xUnit</w:t>
      </w:r>
      <w:proofErr w:type="spellEnd"/>
      <w:r>
        <w:t xml:space="preserve"> and </w:t>
      </w:r>
      <w:proofErr w:type="spellStart"/>
      <w:r>
        <w:t>Moq</w:t>
      </w:r>
      <w:proofErr w:type="spellEnd"/>
    </w:p>
    <w:p w14:paraId="405AEBEA" w14:textId="77777777" w:rsidR="00946D52" w:rsidRPr="00946D52" w:rsidRDefault="00946D52" w:rsidP="00946D52">
      <w:pPr>
        <w:numPr>
          <w:ilvl w:val="0"/>
          <w:numId w:val="22"/>
        </w:numPr>
      </w:pPr>
      <w:r>
        <w:t xml:space="preserve">Configure logging with </w:t>
      </w:r>
      <w:proofErr w:type="spellStart"/>
      <w:r>
        <w:t>Serilog</w:t>
      </w:r>
      <w:proofErr w:type="spellEnd"/>
      <w:r>
        <w:t xml:space="preserve"> in a consistent JSON format for ingestion into Azure Monitor</w:t>
      </w:r>
    </w:p>
    <w:p w14:paraId="7B194AD1" w14:textId="3D8A7382" w:rsidR="00946D52" w:rsidRPr="00946D52" w:rsidRDefault="00946D52" w:rsidP="00434833">
      <w:pPr>
        <w:pStyle w:val="Heading4"/>
        <w:numPr>
          <w:ilvl w:val="0"/>
          <w:numId w:val="29"/>
        </w:numPr>
      </w:pPr>
      <w:proofErr w:type="gramStart"/>
      <w:r>
        <w:t>Translate</w:t>
      </w:r>
      <w:proofErr w:type="gramEnd"/>
      <w:r>
        <w:t xml:space="preserve"> into a prompt</w:t>
      </w:r>
      <w:r>
        <w:br/>
      </w:r>
    </w:p>
    <w:p w14:paraId="145839D3" w14:textId="037E11A8" w:rsidR="00946D52" w:rsidRPr="00946D52" w:rsidRDefault="00946D52" w:rsidP="00946D52">
      <w:r>
        <w:t>You could hand the expanded template to a developer, and they'd know what to do. To accelerate with AI, you need to phrase it in a way the model can interpret.</w:t>
      </w:r>
    </w:p>
    <w:p w14:paraId="17AF1DE9" w14:textId="77777777" w:rsidR="00946D52" w:rsidRPr="00946D52" w:rsidRDefault="00946D52" w:rsidP="00946D52">
      <w:r>
        <w:t>AI chat can help with this translation. Try prompting: "Can you create a prompt to give an AI code generator to build this template?" Paste your template information and review what comes back:</w:t>
      </w:r>
    </w:p>
    <w:p w14:paraId="341B2759" w14:textId="77777777" w:rsidR="00946D52" w:rsidRPr="00946D52" w:rsidRDefault="00946D52" w:rsidP="00946D52">
      <w:r>
        <w:t xml:space="preserve">Build a background job using a .NET 8 Worker Service project with Azure Functions, </w:t>
      </w:r>
      <w:proofErr w:type="spellStart"/>
      <w:r>
        <w:t>Dapr</w:t>
      </w:r>
      <w:proofErr w:type="spellEnd"/>
      <w:r>
        <w:t xml:space="preserve">, and </w:t>
      </w:r>
      <w:proofErr w:type="spellStart"/>
      <w:r>
        <w:t>MediatR</w:t>
      </w:r>
      <w:proofErr w:type="spellEnd"/>
      <w:r>
        <w:t>.</w:t>
      </w:r>
    </w:p>
    <w:p w14:paraId="10C1418C" w14:textId="77777777" w:rsidR="00946D52" w:rsidRPr="00946D52" w:rsidRDefault="00946D52" w:rsidP="00946D52">
      <w:r>
        <w:t>Requirements:</w:t>
      </w:r>
    </w:p>
    <w:p w14:paraId="60FC64E2" w14:textId="77777777" w:rsidR="00946D52" w:rsidRPr="00946D52" w:rsidRDefault="00946D52" w:rsidP="00946D52">
      <w:pPr>
        <w:numPr>
          <w:ilvl w:val="0"/>
          <w:numId w:val="23"/>
        </w:numPr>
      </w:pPr>
      <w:r>
        <w:t>Configure dependency injection and set up a hosted service class</w:t>
      </w:r>
    </w:p>
    <w:p w14:paraId="4DB727D0" w14:textId="77777777" w:rsidR="00946D52" w:rsidRPr="00946D52" w:rsidRDefault="00946D52" w:rsidP="00946D52">
      <w:pPr>
        <w:numPr>
          <w:ilvl w:val="0"/>
          <w:numId w:val="23"/>
        </w:numPr>
      </w:pPr>
      <w:r>
        <w:t xml:space="preserve">Implement </w:t>
      </w:r>
      <w:proofErr w:type="spellStart"/>
      <w:r>
        <w:t>MediatR</w:t>
      </w:r>
      <w:proofErr w:type="spellEnd"/>
      <w:r>
        <w:t xml:space="preserve"> command handlers with business logic and error handling</w:t>
      </w:r>
    </w:p>
    <w:p w14:paraId="067F3E1E" w14:textId="77777777" w:rsidR="00946D52" w:rsidRPr="00946D52" w:rsidRDefault="00946D52" w:rsidP="00946D52">
      <w:pPr>
        <w:numPr>
          <w:ilvl w:val="0"/>
          <w:numId w:val="23"/>
        </w:numPr>
      </w:pPr>
      <w:r>
        <w:t>Configure Polly retry policies with circuit breaker patterns</w:t>
      </w:r>
    </w:p>
    <w:p w14:paraId="5A7EB96C" w14:textId="77777777" w:rsidR="00946D52" w:rsidRPr="00946D52" w:rsidRDefault="00946D52" w:rsidP="00946D52">
      <w:pPr>
        <w:numPr>
          <w:ilvl w:val="0"/>
          <w:numId w:val="23"/>
        </w:numPr>
      </w:pPr>
      <w:r>
        <w:t>Handle dead letter queue scenarios with retry logic</w:t>
      </w:r>
    </w:p>
    <w:p w14:paraId="4A9C4ABC" w14:textId="77777777" w:rsidR="00946D52" w:rsidRPr="00946D52" w:rsidRDefault="00946D52" w:rsidP="00946D52">
      <w:pPr>
        <w:numPr>
          <w:ilvl w:val="0"/>
          <w:numId w:val="23"/>
        </w:numPr>
      </w:pPr>
      <w:r>
        <w:lastRenderedPageBreak/>
        <w:t xml:space="preserve">Add structured logging using </w:t>
      </w:r>
      <w:proofErr w:type="spellStart"/>
      <w:r>
        <w:t>Serilog</w:t>
      </w:r>
      <w:proofErr w:type="spellEnd"/>
      <w:r>
        <w:t xml:space="preserve"> with correlation IDs in JSON format for ingestion into Azure Monitor</w:t>
      </w:r>
    </w:p>
    <w:p w14:paraId="68EBFAB7" w14:textId="77777777" w:rsidR="00946D52" w:rsidRPr="00946D52" w:rsidRDefault="00946D52" w:rsidP="00946D52">
      <w:pPr>
        <w:numPr>
          <w:ilvl w:val="0"/>
          <w:numId w:val="23"/>
        </w:numPr>
      </w:pPr>
      <w:r>
        <w:t xml:space="preserve">Include unit tests with </w:t>
      </w:r>
      <w:proofErr w:type="spellStart"/>
      <w:r>
        <w:t>xUnit</w:t>
      </w:r>
      <w:proofErr w:type="spellEnd"/>
      <w:r>
        <w:t xml:space="preserve"> and </w:t>
      </w:r>
      <w:proofErr w:type="spellStart"/>
      <w:r>
        <w:t>Moq</w:t>
      </w:r>
      <w:proofErr w:type="spellEnd"/>
      <w:r>
        <w:t xml:space="preserve"> for success, failure, and retry cases</w:t>
      </w:r>
    </w:p>
    <w:p w14:paraId="3FFE3850" w14:textId="77777777" w:rsidR="00946D52" w:rsidRPr="00946D52" w:rsidRDefault="00946D52" w:rsidP="00946D52">
      <w:pPr>
        <w:numPr>
          <w:ilvl w:val="0"/>
          <w:numId w:val="23"/>
        </w:numPr>
      </w:pPr>
      <w:r>
        <w:t>Deployment should be set up using GitHub Actions with infrastructure provisioned via Terraform</w:t>
      </w:r>
    </w:p>
    <w:p w14:paraId="16C33C3E" w14:textId="77777777" w:rsidR="00946D52" w:rsidRPr="00946D52" w:rsidRDefault="00946D52" w:rsidP="00946D52">
      <w:r>
        <w:t>Follow Clean Architecture principles (Domain, Application, Infrastructure layers). Code should be production-ready, secure, and maintainable.</w:t>
      </w:r>
    </w:p>
    <w:p w14:paraId="139E421B" w14:textId="1677FBD4" w:rsidR="00076C1A" w:rsidRPr="00076C1A" w:rsidRDefault="00946D52" w:rsidP="00434833">
      <w:pPr>
        <w:pStyle w:val="Heading4"/>
        <w:numPr>
          <w:ilvl w:val="0"/>
          <w:numId w:val="29"/>
        </w:numPr>
      </w:pPr>
      <w:r>
        <w:t>Execute and review</w:t>
      </w:r>
      <w:r>
        <w:br/>
      </w:r>
    </w:p>
    <w:p w14:paraId="7D038BC8" w14:textId="77777777" w:rsidR="00946D52" w:rsidRPr="00946D52" w:rsidRDefault="00946D52" w:rsidP="00946D52">
      <w:r>
        <w:t>Run the prompt in an AI code generator and review the output like a pull request. Does it follow clean architecture? Does the naming convention match your team's standards? Are there performance concerns?</w:t>
      </w:r>
    </w:p>
    <w:p w14:paraId="0C166235" w14:textId="77777777" w:rsidR="00946D52" w:rsidRPr="00946D52" w:rsidRDefault="00946D52" w:rsidP="00946D52">
      <w:r>
        <w:t>Take notes on anything unexpected. Those notes become your next round of prompt edits.</w:t>
      </w:r>
    </w:p>
    <w:p w14:paraId="51C24A1E" w14:textId="1404A46C" w:rsidR="00946D52" w:rsidRPr="00946D52" w:rsidRDefault="00946D52" w:rsidP="00434833">
      <w:pPr>
        <w:pStyle w:val="Heading4"/>
        <w:numPr>
          <w:ilvl w:val="0"/>
          <w:numId w:val="29"/>
        </w:numPr>
      </w:pPr>
      <w:r>
        <w:t>Iterate until it passes review</w:t>
      </w:r>
      <w:r>
        <w:br/>
      </w:r>
    </w:p>
    <w:p w14:paraId="25A249F3" w14:textId="77777777" w:rsidR="00946D52" w:rsidRPr="00946D52" w:rsidRDefault="00946D52" w:rsidP="00946D52">
      <w:r>
        <w:t xml:space="preserve">You won't get perfect results on the first try. Iterate until the AI's output is good enough to pass a standard code review. The goal isn't code identical to what you'd </w:t>
      </w:r>
      <w:proofErr w:type="gramStart"/>
      <w:r>
        <w:t>write—</w:t>
      </w:r>
      <w:proofErr w:type="gramEnd"/>
      <w:r>
        <w:t>it's reducing your effort to a quick review and minor edits.</w:t>
      </w:r>
    </w:p>
    <w:p w14:paraId="5DFBBC14" w14:textId="77777777" w:rsidR="00946D52" w:rsidRDefault="00946D52" w:rsidP="00946D52">
      <w:r>
        <w:t>Over time, you'll build a prompt library alongside your task templates. Store prompts in your codebase with version numbers so you can track what's working and refine over time.</w:t>
      </w:r>
    </w:p>
    <w:p w14:paraId="303518D4" w14:textId="77777777" w:rsidR="000B6764" w:rsidRPr="00946D52" w:rsidRDefault="000B6764" w:rsidP="00946D52"/>
    <w:p w14:paraId="3386A274" w14:textId="7DE736F3" w:rsidR="00946D52" w:rsidRPr="00946D52" w:rsidRDefault="00946D52" w:rsidP="000B6764">
      <w:pPr>
        <w:pStyle w:val="Heading3"/>
      </w:pPr>
      <w:bookmarkStart w:id="1959" w:name="_Toc223725760"/>
      <w:r>
        <w:t>What Stays the Same</w:t>
      </w:r>
      <w:bookmarkEnd w:id="1959"/>
    </w:p>
    <w:p w14:paraId="4F1315E7" w14:textId="77777777" w:rsidR="00946D52" w:rsidRPr="00946D52" w:rsidRDefault="00946D52" w:rsidP="00946D52">
      <w:r>
        <w:t xml:space="preserve">When I watched Azure Search replicate three months of my work </w:t>
      </w:r>
      <w:proofErr w:type="gramStart"/>
      <w:r>
        <w:t>in</w:t>
      </w:r>
      <w:proofErr w:type="gramEnd"/>
      <w:r>
        <w:t xml:space="preserve"> a configuration screen, I had a choice. I could see it as a threat to my job or as a multiplier of my capabilities.</w:t>
      </w:r>
    </w:p>
    <w:p w14:paraId="2A3C2FFD" w14:textId="4CC0E4D5" w:rsidR="00946D52" w:rsidRPr="00946D52" w:rsidRDefault="00946D52" w:rsidP="00946D52">
      <w:r>
        <w:t>The engineers who thrive through each technology shift are the ones who recognize the pattern. The tools change. The way we communicate with computers changes. But the underlying skills, breaking down problems, creating repeatable approaches, knowing what good looks like, those remain valuable.</w:t>
      </w:r>
    </w:p>
    <w:p w14:paraId="6209B40E" w14:textId="77777777" w:rsidR="00946D52" w:rsidRPr="00946D52" w:rsidRDefault="00946D52" w:rsidP="00946D52">
      <w:r>
        <w:t>AI code generation is the latest shift, not the last one. The engineers who learn to communicate effectively with these tools will multiply their impact, just like the engineers who learned compilers, frameworks, and cloud infrastructure before them.</w:t>
      </w:r>
    </w:p>
    <w:p w14:paraId="294D714D" w14:textId="77777777" w:rsidR="00946D52" w:rsidRPr="00946D52" w:rsidRDefault="00946D52" w:rsidP="00946D52">
      <w:r>
        <w:lastRenderedPageBreak/>
        <w:t>The headlines will keep predicting the end of programming jobs. History will keep proving them wrong.</w:t>
      </w:r>
    </w:p>
    <w:p w14:paraId="1B006640" w14:textId="77777777" w:rsidR="00946D52" w:rsidRPr="00946D52" w:rsidRDefault="00946D52" w:rsidP="00946D52">
      <w:commentRangeStart w:id="1960"/>
      <w:r>
        <w:t xml:space="preserve">What never changes </w:t>
      </w:r>
      <w:proofErr w:type="gramStart"/>
      <w:r>
        <w:t>is</w:t>
      </w:r>
      <w:proofErr w:type="gramEnd"/>
      <w:r>
        <w:t xml:space="preserve"> this: the engineers who understand the fundamentals deeply are the ones who can leverage new tools most effectively. </w:t>
      </w:r>
      <w:commentRangeEnd w:id="1960"/>
      <w:r>
        <w:rPr>
          <w:rStyle w:val="CommentReference"/>
          <w:sz w:val="24"/>
          <w:szCs w:val="24"/>
        </w:rPr>
        <w:commentReference w:id="1960"/>
      </w:r>
      <w:r>
        <w:t>The three months I spent building that search engine by hand weren't wasted when Azure Search arrived. They were the foundation that let me configure it correctly in two days.</w:t>
      </w:r>
    </w:p>
    <w:p w14:paraId="2511F8E0" w14:textId="77777777" w:rsidR="00C04B87" w:rsidRDefault="00C04B87" w:rsidP="00434833">
      <w:r>
        <w:t xml:space="preserve">The task templates you’ve built. The mental models you’ve developed. The deliberate practice you’ve invested in </w:t>
      </w:r>
      <w:proofErr w:type="gramStart"/>
      <w:r>
        <w:t>to sharpen</w:t>
      </w:r>
      <w:proofErr w:type="gramEnd"/>
      <w:r>
        <w:t xml:space="preserve"> your decision-making. The analogies you’ve trained yourself to see. All of that strengthens your intuition. It reduces friction. It makes flow more accessible. And none of </w:t>
      </w:r>
      <w:proofErr w:type="gramStart"/>
      <w:r>
        <w:t>it</w:t>
      </w:r>
      <w:proofErr w:type="gramEnd"/>
      <w:r>
        <w:t xml:space="preserve"> becomes obsolete when the tools change.</w:t>
      </w:r>
    </w:p>
    <w:p w14:paraId="04CF3935" w14:textId="08379CF6" w:rsidR="005A3E72" w:rsidRPr="00DA4BE3" w:rsidRDefault="00C04B87" w:rsidP="00DA4BE3">
      <w:r>
        <w:t>As we’ll see in Part Two, when we examine the barriers that prevent sustained flow, those fundamentals become even more important.</w:t>
      </w:r>
    </w:p>
    <w:sectPr w:rsidR="005A3E72" w:rsidRPr="00DA4BE3" w:rsidSect="00374B0B">
      <w:pgSz w:w="12240" w:h="15840"/>
      <w:pgMar w:top="1440" w:right="1440" w:bottom="1440" w:left="1440" w:header="720" w:footer="720" w:gutter="0"/>
      <w:pgNumType w:start="0"/>
      <w:cols w:space="720"/>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523" w:author="Greg Newton Brown" w:date="2026-02-24T08:11:00Z" w:initials="GN">
    <w:p w14:paraId="6508A038" w14:textId="77777777" w:rsidR="008E71CE" w:rsidRDefault="00E2159F" w:rsidP="008E71CE">
      <w:r>
        <w:rPr>
          <w:rStyle w:val="CommentReference"/>
        </w:rPr>
        <w:annotationRef/>
      </w:r>
      <w:r w:rsidR="008E71CE">
        <w:rPr>
          <w:sz w:val="20"/>
          <w:szCs w:val="20"/>
        </w:rPr>
        <w:t xml:space="preserve">I would suggest splitting this origin story off and making it the book's introduction. I think it functions that way very well. Then you could move into Part One and have your Chapter One start with MIhaly and flow. </w:t>
      </w:r>
    </w:p>
    <w:p w14:paraId="16F76B39" w14:textId="77777777" w:rsidR="008E71CE" w:rsidRDefault="008E71CE" w:rsidP="008E71CE"/>
    <w:p w14:paraId="2CD92C3F" w14:textId="77777777" w:rsidR="008E71CE" w:rsidRDefault="008E71CE" w:rsidP="008E71CE">
      <w:r>
        <w:rPr>
          <w:sz w:val="20"/>
          <w:szCs w:val="20"/>
        </w:rPr>
        <w:t>You'll see some line edits, and paragraphs that I've suggested reordering, but for the most part this is an incredibly strong, personal, and relatable opening!</w:t>
      </w:r>
    </w:p>
    <w:p w14:paraId="22832BC1" w14:textId="77777777" w:rsidR="008E71CE" w:rsidRDefault="008E71CE" w:rsidP="008E71CE"/>
    <w:p w14:paraId="0EA91013" w14:textId="77777777" w:rsidR="008E71CE" w:rsidRDefault="008E71CE" w:rsidP="008E71CE">
      <w:r>
        <w:rPr>
          <w:sz w:val="20"/>
          <w:szCs w:val="20"/>
        </w:rPr>
        <w:t>I like splitting the opening because of how it creates two short modules and spreads narrative momentum across the two, but you could also keep "What Pulls You Forward" and "When The Same Work Feels Different" together, serving as a longer introduction since they are so closely related.</w:t>
      </w:r>
    </w:p>
  </w:comment>
  <w:comment w:id="524" w:author="Greg Newton Brown" w:date="2026-02-04T10:42:00Z" w:initials="GN">
    <w:p w14:paraId="32B4C225" w14:textId="77777777" w:rsidR="002338BE" w:rsidRDefault="002338BE" w:rsidP="002338BE">
      <w:r>
        <w:rPr>
          <w:rStyle w:val="CommentReference"/>
        </w:rPr>
        <w:annotationRef/>
      </w:r>
      <w:r>
        <w:rPr>
          <w:sz w:val="20"/>
          <w:szCs w:val="20"/>
        </w:rPr>
        <w:t xml:space="preserve">First line sets up book. If it's not named here, it has to be returned to and named (I'd argue) by, or at, the end of this opening section. </w:t>
      </w:r>
    </w:p>
  </w:comment>
  <w:comment w:id="525" w:author="Greg Newton Brown" w:date="2026-02-03T09:22:00Z" w:initials="GN">
    <w:p w14:paraId="5BD9D1F1" w14:textId="77777777" w:rsidR="00624302" w:rsidRDefault="00624302" w:rsidP="00624302">
      <w:r>
        <w:rPr>
          <w:rStyle w:val="CommentReference"/>
        </w:rPr>
        <w:annotationRef/>
      </w:r>
      <w:r>
        <w:rPr>
          <w:sz w:val="20"/>
          <w:szCs w:val="20"/>
        </w:rPr>
        <w:t xml:space="preserve">Was this a family computer? Is it worth noting the model and such? I remember when my dad brought an old 286 home from work for the first time and it kind of sat in an alcove of the house like a talisman we all wanted to fumble around with but didn't fully understand yet. </w:t>
      </w:r>
    </w:p>
  </w:comment>
  <w:comment w:id="526" w:author="Greg Newton Brown" w:date="2026-02-03T09:24:00Z" w:initials="GN">
    <w:p w14:paraId="5CC4EE5B" w14:textId="77777777" w:rsidR="00624302" w:rsidRDefault="00624302" w:rsidP="00624302">
      <w:r>
        <w:rPr>
          <w:rStyle w:val="CommentReference"/>
        </w:rPr>
        <w:annotationRef/>
      </w:r>
      <w:r>
        <w:rPr>
          <w:sz w:val="20"/>
          <w:szCs w:val="20"/>
        </w:rPr>
        <w:t>This is a great rhetorical question.</w:t>
      </w:r>
    </w:p>
  </w:comment>
  <w:comment w:id="527" w:author="Joel Karr" w:date="2026-03-01T17:53:00Z" w:initials="JK">
    <w:p w14:paraId="0A7003DC" w14:textId="77777777" w:rsidR="002032F1" w:rsidRDefault="002032F1" w:rsidP="002032F1">
      <w:pPr>
        <w:pStyle w:val="CommentText"/>
      </w:pPr>
      <w:r>
        <w:rPr>
          <w:rStyle w:val="CommentReference"/>
        </w:rPr>
        <w:annotationRef/>
      </w:r>
      <w:r>
        <w:t>Feels like this is out of place in the story telling at this point. Do you think we should move it?</w:t>
      </w:r>
    </w:p>
  </w:comment>
  <w:comment w:id="528" w:author="Greg Newton Brown" w:date="2026-02-04T08:42:00Z" w:initials="GN">
    <w:p w14:paraId="58867D5F" w14:textId="68A15984" w:rsidR="00A060EE" w:rsidRDefault="00A060EE" w:rsidP="00A060EE">
      <w:r>
        <w:rPr>
          <w:rStyle w:val="CommentReference"/>
        </w:rPr>
        <w:annotationRef/>
      </w:r>
      <w:r>
        <w:rPr>
          <w:sz w:val="20"/>
          <w:szCs w:val="20"/>
        </w:rPr>
        <w:t>This is a great paragraph. It really captures you.</w:t>
      </w:r>
    </w:p>
  </w:comment>
  <w:comment w:id="529" w:author="Greg Newton Brown" w:date="2026-02-04T10:45:00Z" w:initials="GN">
    <w:p w14:paraId="12427FAD" w14:textId="70558A15" w:rsidR="002338BE" w:rsidRDefault="002338BE" w:rsidP="002338BE">
      <w:r>
        <w:rPr>
          <w:rStyle w:val="CommentReference"/>
        </w:rPr>
        <w:annotationRef/>
      </w:r>
      <w:r>
        <w:rPr>
          <w:sz w:val="20"/>
          <w:szCs w:val="20"/>
        </w:rPr>
        <w:t xml:space="preserve">In order to use the power of threes here and to maintain parallelism in the comma series, I'd suggesting adding one more specific behavior (running the most miles etc...), then I'd split the character summation line off as a </w:t>
      </w:r>
      <w:r w:rsidR="00851E46">
        <w:rPr>
          <w:sz w:val="20"/>
          <w:szCs w:val="20"/>
        </w:rPr>
        <w:t>separate</w:t>
      </w:r>
      <w:r>
        <w:rPr>
          <w:sz w:val="20"/>
          <w:szCs w:val="20"/>
        </w:rPr>
        <w:t xml:space="preserve"> sentence. </w:t>
      </w:r>
    </w:p>
  </w:comment>
  <w:comment w:id="530" w:author="Greg Newton Brown" w:date="2026-02-04T10:46:00Z" w:initials="GN">
    <w:p w14:paraId="76329C90" w14:textId="77777777" w:rsidR="002338BE" w:rsidRDefault="002338BE" w:rsidP="002338BE">
      <w:r>
        <w:rPr>
          <w:rStyle w:val="CommentReference"/>
        </w:rPr>
        <w:annotationRef/>
      </w:r>
      <w:r>
        <w:rPr>
          <w:sz w:val="20"/>
          <w:szCs w:val="20"/>
        </w:rPr>
        <w:t>Is it worth naming the grocery store?</w:t>
      </w:r>
    </w:p>
  </w:comment>
  <w:comment w:id="531" w:author="Greg Newton Brown" w:date="2026-02-04T10:48:00Z" w:initials="GN">
    <w:p w14:paraId="3453BAC1" w14:textId="77777777" w:rsidR="002338BE" w:rsidRDefault="002338BE" w:rsidP="002338BE">
      <w:r>
        <w:rPr>
          <w:rStyle w:val="CommentReference"/>
        </w:rPr>
        <w:annotationRef/>
      </w:r>
      <w:r>
        <w:rPr>
          <w:sz w:val="20"/>
          <w:szCs w:val="20"/>
        </w:rPr>
        <w:t>Nice! Did you have the names for the horse(s)?</w:t>
      </w:r>
    </w:p>
  </w:comment>
  <w:comment w:id="532" w:author="Greg Newton Brown" w:date="2026-02-04T10:50:00Z" w:initials="GN">
    <w:p w14:paraId="13A3F9C4" w14:textId="10D7448B" w:rsidR="002338BE" w:rsidRDefault="002338BE" w:rsidP="002338BE">
      <w:r>
        <w:rPr>
          <w:rStyle w:val="CommentReference"/>
        </w:rPr>
        <w:annotationRef/>
      </w:r>
      <w:r>
        <w:rPr>
          <w:sz w:val="20"/>
          <w:szCs w:val="20"/>
        </w:rPr>
        <w:t xml:space="preserve">I'm assuming the </w:t>
      </w:r>
      <w:r w:rsidR="00851E46">
        <w:rPr>
          <w:sz w:val="20"/>
          <w:szCs w:val="20"/>
        </w:rPr>
        <w:t>asterisks</w:t>
      </w:r>
      <w:r>
        <w:rPr>
          <w:sz w:val="20"/>
          <w:szCs w:val="20"/>
        </w:rPr>
        <w:t xml:space="preserve"> might be holdover formatting from PragProg. I've suggested deleting them and going with straight italics for book titles, per standard Chicago Manual of Style (CMOS,) which is the go-to for trade nonfiction.</w:t>
      </w:r>
    </w:p>
  </w:comment>
  <w:comment w:id="533" w:author="Joel Karr" w:date="2026-03-01T17:55:00Z" w:initials="JK">
    <w:p w14:paraId="35151B0E" w14:textId="77777777" w:rsidR="006C0FB7" w:rsidRDefault="006C0FB7" w:rsidP="006C0FB7">
      <w:pPr>
        <w:pStyle w:val="CommentText"/>
      </w:pPr>
      <w:r>
        <w:rPr>
          <w:rStyle w:val="CommentReference"/>
        </w:rPr>
        <w:annotationRef/>
      </w:r>
      <w:r>
        <w:t>This seemed like I had already said it before.</w:t>
      </w:r>
    </w:p>
  </w:comment>
  <w:comment w:id="534" w:author="Greg Newton Brown" w:date="2026-02-04T11:29:00Z" w:initials="GN">
    <w:p w14:paraId="3A854A1D" w14:textId="238718BB" w:rsidR="00A5423D" w:rsidRDefault="00A5423D" w:rsidP="00A5423D">
      <w:r>
        <w:rPr>
          <w:rStyle w:val="CommentReference"/>
        </w:rPr>
        <w:annotationRef/>
      </w:r>
      <w:r>
        <w:rPr>
          <w:sz w:val="20"/>
          <w:szCs w:val="20"/>
        </w:rPr>
        <w:t>This is really well articulated</w:t>
      </w:r>
    </w:p>
  </w:comment>
  <w:comment w:id="535" w:author="Greg Newton Brown" w:date="2026-02-04T11:29:00Z" w:initials="GN">
    <w:p w14:paraId="13039689" w14:textId="77777777" w:rsidR="00A5423D" w:rsidRDefault="00A5423D" w:rsidP="00A5423D">
      <w:r>
        <w:rPr>
          <w:rStyle w:val="CommentReference"/>
        </w:rPr>
        <w:annotationRef/>
      </w:r>
      <w:r>
        <w:rPr>
          <w:sz w:val="20"/>
          <w:szCs w:val="20"/>
        </w:rPr>
        <w:t>Where Most People Quite might be an effective Section One Title</w:t>
      </w:r>
    </w:p>
  </w:comment>
  <w:comment w:id="536" w:author="Greg Newton Brown" w:date="2026-02-04T11:39:00Z" w:initials="GN">
    <w:p w14:paraId="601405D5" w14:textId="77777777" w:rsidR="002853B6" w:rsidRDefault="002853B6" w:rsidP="002853B6">
      <w:r>
        <w:rPr>
          <w:rStyle w:val="CommentReference"/>
        </w:rPr>
        <w:annotationRef/>
      </w:r>
      <w:r>
        <w:rPr>
          <w:sz w:val="20"/>
          <w:szCs w:val="20"/>
        </w:rPr>
        <w:t xml:space="preserve">Suggesting an added verb for series parallelism. </w:t>
      </w:r>
    </w:p>
  </w:comment>
  <w:comment w:id="538" w:author="Greg Newton Brown" w:date="2026-02-04T11:34:00Z" w:initials="GN">
    <w:p w14:paraId="29E4D1DC" w14:textId="39E1312A" w:rsidR="002853B6" w:rsidRDefault="002853B6" w:rsidP="002853B6">
      <w:r>
        <w:rPr>
          <w:rStyle w:val="CommentReference"/>
        </w:rPr>
        <w:annotationRef/>
      </w:r>
      <w:r>
        <w:rPr>
          <w:sz w:val="20"/>
          <w:szCs w:val="20"/>
        </w:rPr>
        <w:t xml:space="preserve">... that delivers flow. could also work here. </w:t>
      </w:r>
    </w:p>
  </w:comment>
  <w:comment w:id="539" w:author="Greg Newton Brown" w:date="2026-02-24T08:15:00Z" w:initials="GN">
    <w:p w14:paraId="4A5D6B53" w14:textId="2DDF7E47" w:rsidR="00420555" w:rsidRDefault="00420555" w:rsidP="00420555">
      <w:r>
        <w:rPr>
          <w:rStyle w:val="CommentReference"/>
        </w:rPr>
        <w:annotationRef/>
      </w:r>
      <w:r>
        <w:rPr>
          <w:sz w:val="20"/>
          <w:szCs w:val="20"/>
        </w:rPr>
        <w:t>Note about adding just a touch more copy at the Intro's end.</w:t>
      </w:r>
    </w:p>
  </w:comment>
  <w:comment w:id="537" w:author="Greg Newton Brown" w:date="2026-02-04T11:35:00Z" w:initials="GN">
    <w:p w14:paraId="16DE9830" w14:textId="77777777" w:rsidR="002853B6" w:rsidRDefault="002853B6" w:rsidP="002853B6">
      <w:r>
        <w:rPr>
          <w:rStyle w:val="CommentReference"/>
        </w:rPr>
        <w:annotationRef/>
      </w:r>
      <w:r>
        <w:rPr>
          <w:sz w:val="20"/>
          <w:szCs w:val="20"/>
        </w:rPr>
        <w:t>Does this feel like the end paragraph of this opening section?</w:t>
      </w:r>
    </w:p>
    <w:p w14:paraId="74812839" w14:textId="77777777" w:rsidR="002853B6" w:rsidRDefault="002853B6" w:rsidP="002853B6"/>
    <w:p w14:paraId="5DD4DF59" w14:textId="77777777" w:rsidR="002853B6" w:rsidRDefault="002853B6" w:rsidP="002853B6">
      <w:r>
        <w:rPr>
          <w:sz w:val="20"/>
          <w:szCs w:val="20"/>
        </w:rPr>
        <w:t xml:space="preserve">The below two paragraphs feel like they might be better moved up to the frustration of coding. </w:t>
      </w:r>
    </w:p>
  </w:comment>
  <w:comment w:id="544" w:author="Greg Newton Brown" w:date="2026-02-10T09:58:00Z" w:initials="GN">
    <w:p w14:paraId="2BD9747E" w14:textId="77777777" w:rsidR="008E71CE" w:rsidRDefault="00CD10C7" w:rsidP="008E71CE">
      <w:r>
        <w:rPr>
          <w:rStyle w:val="CommentReference"/>
        </w:rPr>
        <w:annotationRef/>
      </w:r>
      <w:r w:rsidR="008E71CE">
        <w:rPr>
          <w:sz w:val="20"/>
          <w:szCs w:val="20"/>
        </w:rPr>
        <w:t xml:space="preserve">Playing with having this be chapter one, and with a slightly recast opening that starts with the engineer, not the inability to access flow. </w:t>
      </w:r>
    </w:p>
    <w:p w14:paraId="5056CF47" w14:textId="77777777" w:rsidR="008E71CE" w:rsidRDefault="008E71CE" w:rsidP="008E71CE"/>
    <w:p w14:paraId="6F01F92B" w14:textId="77777777" w:rsidR="008E71CE" w:rsidRDefault="008E71CE" w:rsidP="008E71CE"/>
  </w:comment>
  <w:comment w:id="545" w:author="Joel Karr" w:date="2026-03-02T14:02:00Z" w:initials="JK">
    <w:p w14:paraId="7D3A9CA4" w14:textId="77777777" w:rsidR="008F6CCF" w:rsidRDefault="008F6CCF" w:rsidP="008F6CCF">
      <w:pPr>
        <w:pStyle w:val="CommentText"/>
      </w:pPr>
      <w:r>
        <w:rPr>
          <w:rStyle w:val="CommentReference"/>
        </w:rPr>
        <w:annotationRef/>
      </w:r>
      <w:r>
        <w:t>Removed this since it seemed duplicative from the new paragraph above about most studies at the time.</w:t>
      </w:r>
    </w:p>
  </w:comment>
  <w:comment w:id="546" w:author="Greg Newton Brown" w:date="2026-02-10T10:39:00Z" w:initials="GN">
    <w:p w14:paraId="2A6DE21E" w14:textId="31A075D5" w:rsidR="00585673" w:rsidRDefault="00585673" w:rsidP="00585673">
      <w:r>
        <w:rPr>
          <w:rStyle w:val="CommentReference"/>
        </w:rPr>
        <w:annotationRef/>
      </w:r>
      <w:r>
        <w:rPr>
          <w:sz w:val="20"/>
          <w:szCs w:val="20"/>
        </w:rPr>
        <w:t>This happens to novelists too (and editors) I can assure you!</w:t>
      </w:r>
    </w:p>
  </w:comment>
  <w:comment w:id="547" w:author="Greg Newton Brown" w:date="2026-02-10T10:40:00Z" w:initials="GN">
    <w:p w14:paraId="25D64480" w14:textId="77777777" w:rsidR="00585673" w:rsidRDefault="00585673" w:rsidP="00585673">
      <w:r>
        <w:rPr>
          <w:rStyle w:val="CommentReference"/>
        </w:rPr>
        <w:annotationRef/>
      </w:r>
      <w:r>
        <w:rPr>
          <w:sz w:val="20"/>
          <w:szCs w:val="20"/>
        </w:rPr>
        <w:t xml:space="preserve">Some bit of example text could nicely wrap this paragraph. </w:t>
      </w:r>
    </w:p>
  </w:comment>
  <w:comment w:id="549" w:author="Greg Newton Brown" w:date="2026-02-10T10:50:00Z" w:initials="GN">
    <w:p w14:paraId="0E4922F9" w14:textId="77777777" w:rsidR="004F5A15" w:rsidRDefault="004F5A15" w:rsidP="004F5A15">
      <w:r>
        <w:rPr>
          <w:rStyle w:val="CommentReference"/>
        </w:rPr>
        <w:annotationRef/>
      </w:r>
      <w:r>
        <w:rPr>
          <w:sz w:val="20"/>
          <w:szCs w:val="20"/>
        </w:rPr>
        <w:t>Really nicely said here.</w:t>
      </w:r>
    </w:p>
  </w:comment>
  <w:comment w:id="550" w:author="Greg Newton Brown" w:date="2026-02-10T10:54:00Z" w:initials="GN">
    <w:p w14:paraId="33ED2BDE" w14:textId="77777777" w:rsidR="004F5A15" w:rsidRDefault="004F5A15" w:rsidP="004F5A15">
      <w:r>
        <w:rPr>
          <w:rStyle w:val="CommentReference"/>
        </w:rPr>
        <w:annotationRef/>
      </w:r>
      <w:r>
        <w:rPr>
          <w:sz w:val="20"/>
          <w:szCs w:val="20"/>
        </w:rPr>
        <w:t>Quick story example?</w:t>
      </w:r>
    </w:p>
  </w:comment>
  <w:comment w:id="551" w:author="Greg Newton Brown" w:date="2026-02-10T10:54:00Z" w:initials="GN">
    <w:p w14:paraId="77711548" w14:textId="77777777" w:rsidR="004F5A15" w:rsidRDefault="004F5A15" w:rsidP="004F5A15">
      <w:r>
        <w:rPr>
          <w:rStyle w:val="CommentReference"/>
        </w:rPr>
        <w:annotationRef/>
      </w:r>
      <w:r>
        <w:rPr>
          <w:sz w:val="20"/>
          <w:szCs w:val="20"/>
        </w:rPr>
        <w:t xml:space="preserve">I think this would be a good spot to return to intuition and not thinking in some form in the text. </w:t>
      </w:r>
    </w:p>
  </w:comment>
  <w:comment w:id="552" w:author="Greg Newton Brown" w:date="2026-02-10T10:58:00Z" w:initials="GN">
    <w:p w14:paraId="1FB0659D" w14:textId="77777777" w:rsidR="004F5A15" w:rsidRDefault="004F5A15" w:rsidP="004F5A15">
      <w:r>
        <w:rPr>
          <w:rStyle w:val="CommentReference"/>
        </w:rPr>
        <w:annotationRef/>
      </w:r>
      <w:r>
        <w:rPr>
          <w:sz w:val="20"/>
          <w:szCs w:val="20"/>
        </w:rPr>
        <w:t xml:space="preserve">I think a quick paragraph that </w:t>
      </w:r>
      <w:r>
        <w:rPr>
          <w:i/>
          <w:iCs/>
          <w:sz w:val="20"/>
          <w:szCs w:val="20"/>
        </w:rPr>
        <w:t xml:space="preserve">shows </w:t>
      </w:r>
      <w:r>
        <w:rPr>
          <w:sz w:val="20"/>
          <w:szCs w:val="20"/>
        </w:rPr>
        <w:t xml:space="preserve">the answer and also kind of hits at how the book is going to present solutions/paths to reaching that answer again and again could be helpful here. It might tie the opening here into the book as a whole and provide a bit of a transition into the Origin Story section that nicely wraps this chapter. </w:t>
      </w:r>
    </w:p>
  </w:comment>
  <w:comment w:id="554" w:author="Greg Newton Brown" w:date="2026-02-10T10:59:00Z" w:initials="GN">
    <w:p w14:paraId="6CD27C37" w14:textId="77777777" w:rsidR="004F5A15" w:rsidRDefault="004F5A15" w:rsidP="004F5A15">
      <w:r>
        <w:rPr>
          <w:rStyle w:val="CommentReference"/>
        </w:rPr>
        <w:annotationRef/>
      </w:r>
      <w:r>
        <w:rPr>
          <w:sz w:val="20"/>
          <w:szCs w:val="20"/>
        </w:rPr>
        <w:t xml:space="preserve">I love this section. Love the return of the talisman so to speak ,the talk about why it is still so personally relevant even if it's professionally irrelevant, and I love the activity offered to readers. I could see a path where each chapter ends in a quick story and activity like this. It's super effective for reader engagement. </w:t>
      </w:r>
    </w:p>
  </w:comment>
  <w:comment w:id="558" w:author="Greg Newton Brown" w:date="2026-02-11T11:52:00Z" w:initials="GN">
    <w:p w14:paraId="5FB7AF04" w14:textId="77777777" w:rsidR="004D4793" w:rsidRDefault="004D4793" w:rsidP="004D4793">
      <w:r>
        <w:rPr>
          <w:rStyle w:val="CommentReference"/>
        </w:rPr>
        <w:annotationRef/>
      </w:r>
      <w:r>
        <w:rPr>
          <w:sz w:val="20"/>
          <w:szCs w:val="20"/>
        </w:rPr>
        <w:t>This is an excellent movement into story.</w:t>
      </w:r>
    </w:p>
  </w:comment>
  <w:comment w:id="559" w:author="Greg Newton Brown" w:date="2026-02-11T11:54:00Z" w:initials="GN">
    <w:p w14:paraId="1FBC219C" w14:textId="77777777" w:rsidR="004D4793" w:rsidRDefault="004D4793" w:rsidP="004D4793">
      <w:r>
        <w:rPr>
          <w:rStyle w:val="CommentReference"/>
        </w:rPr>
        <w:annotationRef/>
      </w:r>
      <w:r>
        <w:rPr>
          <w:sz w:val="20"/>
          <w:szCs w:val="20"/>
        </w:rPr>
        <w:t>Great line!</w:t>
      </w:r>
    </w:p>
  </w:comment>
  <w:comment w:id="560" w:author="Greg Newton Brown" w:date="2026-02-11T11:54:00Z" w:initials="GN">
    <w:p w14:paraId="1A5A205A" w14:textId="77777777" w:rsidR="004D4793" w:rsidRDefault="004D4793" w:rsidP="004D4793">
      <w:r>
        <w:rPr>
          <w:rStyle w:val="CommentReference"/>
        </w:rPr>
        <w:annotationRef/>
      </w:r>
      <w:r>
        <w:rPr>
          <w:sz w:val="20"/>
          <w:szCs w:val="20"/>
        </w:rPr>
        <w:t>This is a really nice line that teases the story and adds tension.</w:t>
      </w:r>
    </w:p>
  </w:comment>
  <w:comment w:id="561" w:author="Joel Karr" w:date="2026-03-03T09:56:00Z" w:initials="JK">
    <w:p w14:paraId="6FF23F2A" w14:textId="77777777" w:rsidR="00627545" w:rsidRDefault="00627545" w:rsidP="00627545">
      <w:pPr>
        <w:pStyle w:val="CommentText"/>
      </w:pPr>
      <w:r>
        <w:rPr>
          <w:rStyle w:val="CommentReference"/>
        </w:rPr>
        <w:annotationRef/>
      </w:r>
      <w:r>
        <w:t>Richie worked with me at DFIN (large SEC filing company) as well so thought introducing him here would enable a call back in that story.</w:t>
      </w:r>
    </w:p>
  </w:comment>
  <w:comment w:id="562" w:author="Greg Newton Brown" w:date="2026-02-11T12:17:00Z" w:initials="GN">
    <w:p w14:paraId="19A5A025" w14:textId="0194D39E" w:rsidR="009B1B1F" w:rsidRDefault="009B1B1F" w:rsidP="009B1B1F">
      <w:r>
        <w:rPr>
          <w:rStyle w:val="CommentReference"/>
        </w:rPr>
        <w:annotationRef/>
      </w:r>
      <w:r>
        <w:rPr>
          <w:sz w:val="20"/>
          <w:szCs w:val="20"/>
        </w:rPr>
        <w:t>This is a fantastic story.</w:t>
      </w:r>
    </w:p>
  </w:comment>
  <w:comment w:id="564" w:author="Greg Newton Brown" w:date="2026-02-18T10:41:00Z" w:initials="GN">
    <w:p w14:paraId="08319B20" w14:textId="099CBCB6" w:rsidR="00543275" w:rsidRDefault="00543275" w:rsidP="00543275">
      <w:r>
        <w:rPr>
          <w:rStyle w:val="CommentReference"/>
        </w:rPr>
        <w:annotationRef/>
      </w:r>
      <w:r>
        <w:rPr>
          <w:sz w:val="20"/>
          <w:szCs w:val="20"/>
        </w:rPr>
        <w:t>This is incredibly strong. The use of a story from outside coding/tech really adds depth to the work here. I’d encourage you, when looking to add stories in places I’ve flagged where a bit of added narrative might help immersion, to consider this tactic: examples and analogies that are applicable to coding but live outside the industry.</w:t>
      </w:r>
    </w:p>
  </w:comment>
  <w:comment w:id="565" w:author="Greg Newton Brown" w:date="2026-02-11T12:19:00Z" w:initials="GN">
    <w:p w14:paraId="12E562E1" w14:textId="77777777" w:rsidR="009B1B1F" w:rsidRDefault="009B1B1F" w:rsidP="009B1B1F">
      <w:r>
        <w:rPr>
          <w:rStyle w:val="CommentReference"/>
        </w:rPr>
        <w:annotationRef/>
      </w:r>
      <w:r>
        <w:rPr>
          <w:sz w:val="20"/>
          <w:szCs w:val="20"/>
        </w:rPr>
        <w:t xml:space="preserve">This is such an important point. How effective writing things down physically is. It would be interesting to have all the "activities" in the book encourage physical writing. </w:t>
      </w:r>
    </w:p>
  </w:comment>
  <w:comment w:id="567" w:author="Greg Newton Brown" w:date="2026-02-11T12:25:00Z" w:initials="GN">
    <w:p w14:paraId="66C5930A" w14:textId="77777777" w:rsidR="009B1B1F" w:rsidRDefault="009B1B1F" w:rsidP="009B1B1F">
      <w:r>
        <w:rPr>
          <w:rStyle w:val="CommentReference"/>
        </w:rPr>
        <w:annotationRef/>
      </w:r>
      <w:r>
        <w:rPr>
          <w:sz w:val="20"/>
          <w:szCs w:val="20"/>
        </w:rPr>
        <w:t>Could these two sections be combined? Yielding three steps for the activity, then a last section that puts the practice in motion?</w:t>
      </w:r>
    </w:p>
  </w:comment>
  <w:comment w:id="570" w:author="Greg Newton Brown" w:date="2026-02-11T12:26:00Z" w:initials="GN">
    <w:p w14:paraId="698C1399" w14:textId="77777777" w:rsidR="00D71506" w:rsidRDefault="009B1B1F" w:rsidP="00D71506">
      <w:r>
        <w:rPr>
          <w:rStyle w:val="CommentReference"/>
        </w:rPr>
        <w:annotationRef/>
      </w:r>
      <w:r w:rsidR="00D71506">
        <w:rPr>
          <w:sz w:val="20"/>
          <w:szCs w:val="20"/>
        </w:rPr>
        <w:t>This chapter doesn't have a subsection header under it like others have. I think consistency in chapter presentation is one of those small things that helps a book feel more realized.</w:t>
      </w:r>
    </w:p>
    <w:p w14:paraId="3DD8D576" w14:textId="77777777" w:rsidR="00D71506" w:rsidRDefault="00D71506" w:rsidP="00D71506"/>
    <w:p w14:paraId="2F3E288B" w14:textId="77777777" w:rsidR="00D71506" w:rsidRDefault="00D71506" w:rsidP="00D71506">
      <w:r>
        <w:rPr>
          <w:sz w:val="20"/>
          <w:szCs w:val="20"/>
        </w:rPr>
        <w:t xml:space="preserve">I think a sub header about developing task templates could be helpful and give readers a clearer indication of what lesson(s) the chapter is going to impart. </w:t>
      </w:r>
    </w:p>
  </w:comment>
  <w:comment w:id="571" w:author="Greg Newton Brown" w:date="2026-02-18T11:20:00Z" w:initials="GN">
    <w:p w14:paraId="5C7BD28B" w14:textId="77777777" w:rsidR="008B72A4" w:rsidRDefault="008B72A4" w:rsidP="008B72A4">
      <w:r>
        <w:rPr>
          <w:rStyle w:val="CommentReference"/>
        </w:rPr>
        <w:annotationRef/>
      </w:r>
      <w:r>
        <w:rPr>
          <w:sz w:val="20"/>
          <w:szCs w:val="20"/>
        </w:rPr>
        <w:t xml:space="preserve">Conceptually this is a strong chapter. And it's messaging makes a lot of sense. It's weakness is its lack of specificity in details. See my comments related to that point throughout the chapter. </w:t>
      </w:r>
    </w:p>
  </w:comment>
  <w:comment w:id="572" w:author="Greg Newton Brown" w:date="2026-02-18T11:19:00Z" w:initials="GN">
    <w:p w14:paraId="6FB8042C" w14:textId="7F098383" w:rsidR="008B72A4" w:rsidRDefault="008B72A4" w:rsidP="008B72A4">
      <w:r>
        <w:rPr>
          <w:rStyle w:val="CommentReference"/>
        </w:rPr>
        <w:annotationRef/>
      </w:r>
      <w:r>
        <w:rPr>
          <w:sz w:val="20"/>
          <w:szCs w:val="20"/>
        </w:rPr>
        <w:t xml:space="preserve">While this makes sense at a conceptual level, is it a bit hard to picture because of a lack of specifics? I don't think there's much risk in getting specifics here and more directly articulating some of the choices you made and didn't make. </w:t>
      </w:r>
    </w:p>
  </w:comment>
  <w:comment w:id="573" w:author="Greg Newton Brown" w:date="2026-02-18T11:22:00Z" w:initials="GN">
    <w:p w14:paraId="5FA83CAE" w14:textId="77777777" w:rsidR="00F72E3F" w:rsidRDefault="00F72E3F" w:rsidP="00F72E3F">
      <w:r>
        <w:rPr>
          <w:rStyle w:val="CommentReference"/>
        </w:rPr>
        <w:annotationRef/>
      </w:r>
      <w:r>
        <w:rPr>
          <w:sz w:val="20"/>
          <w:szCs w:val="20"/>
        </w:rPr>
        <w:t xml:space="preserve">This feels like an important split, and it's an interesting idea: drawing a boundary around doing this only here, and this only there. </w:t>
      </w:r>
    </w:p>
    <w:p w14:paraId="542CBA19" w14:textId="77777777" w:rsidR="00F72E3F" w:rsidRDefault="00F72E3F" w:rsidP="00F72E3F"/>
    <w:p w14:paraId="5BFEB9F5" w14:textId="77777777" w:rsidR="00F72E3F" w:rsidRDefault="00F72E3F" w:rsidP="00F72E3F">
      <w:r>
        <w:rPr>
          <w:sz w:val="20"/>
          <w:szCs w:val="20"/>
        </w:rPr>
        <w:t>Would the concept benefit from a bit more specific illustration as to how this looked?</w:t>
      </w:r>
    </w:p>
  </w:comment>
  <w:comment w:id="574" w:author="Greg Newton Brown" w:date="2026-02-18T11:29:00Z" w:initials="GN">
    <w:p w14:paraId="61377729" w14:textId="77777777" w:rsidR="00C23262" w:rsidRDefault="00C23262" w:rsidP="00C23262">
      <w:r>
        <w:rPr>
          <w:rStyle w:val="CommentReference"/>
        </w:rPr>
        <w:annotationRef/>
      </w:r>
      <w:r>
        <w:rPr>
          <w:sz w:val="20"/>
          <w:szCs w:val="20"/>
        </w:rPr>
        <w:t xml:space="preserve">Is there benefit to seeing some of this? </w:t>
      </w:r>
    </w:p>
  </w:comment>
  <w:comment w:id="575" w:author="Greg Newton Brown" w:date="2026-02-18T11:40:00Z" w:initials="GN">
    <w:p w14:paraId="4186391C" w14:textId="77777777" w:rsidR="00D71506" w:rsidRDefault="00D71506" w:rsidP="00D71506">
      <w:r>
        <w:rPr>
          <w:rStyle w:val="CommentReference"/>
        </w:rPr>
        <w:annotationRef/>
      </w:r>
      <w:r>
        <w:rPr>
          <w:sz w:val="20"/>
          <w:szCs w:val="20"/>
        </w:rPr>
        <w:t xml:space="preserve">Playing with an edit that rolls these paragraphs together in order to let the below paragraph close the section. </w:t>
      </w:r>
    </w:p>
  </w:comment>
  <w:comment w:id="580" w:author="Greg Newton Brown" w:date="2026-02-23T14:25:00Z" w:initials="GN">
    <w:p w14:paraId="10F015D0" w14:textId="77777777" w:rsidR="009C7068" w:rsidRDefault="009C7068" w:rsidP="009C7068">
      <w:r>
        <w:rPr>
          <w:rStyle w:val="CommentReference"/>
        </w:rPr>
        <w:annotationRef/>
      </w:r>
      <w:r>
        <w:rPr>
          <w:sz w:val="20"/>
          <w:szCs w:val="20"/>
        </w:rPr>
        <w:t>This sample conversation nicely shows your point here.</w:t>
      </w:r>
    </w:p>
  </w:comment>
  <w:comment w:id="581" w:author="Greg Newton Brown" w:date="2026-02-23T14:26:00Z" w:initials="GN">
    <w:p w14:paraId="7CE45BF3" w14:textId="77777777" w:rsidR="009C7068" w:rsidRDefault="009C7068" w:rsidP="009C7068">
      <w:r>
        <w:rPr>
          <w:rStyle w:val="CommentReference"/>
        </w:rPr>
        <w:annotationRef/>
      </w:r>
      <w:r>
        <w:rPr>
          <w:sz w:val="20"/>
          <w:szCs w:val="20"/>
        </w:rPr>
        <w:t xml:space="preserve">This is a great line. Is it lost a bit way down here near the end of the chapter? In some ways, it feels like the thought that frames the entire chapter, and I could see it being used way earlier, then returned to here. </w:t>
      </w:r>
    </w:p>
  </w:comment>
  <w:comment w:id="582" w:author="Greg Newton Brown" w:date="2026-02-23T14:31:00Z" w:initials="GN">
    <w:p w14:paraId="278E9806" w14:textId="77777777" w:rsidR="000E6537" w:rsidRDefault="000E6537" w:rsidP="000E6537">
      <w:r>
        <w:rPr>
          <w:rStyle w:val="CommentReference"/>
        </w:rPr>
        <w:annotationRef/>
      </w:r>
      <w:r>
        <w:rPr>
          <w:sz w:val="20"/>
          <w:szCs w:val="20"/>
        </w:rPr>
        <w:t xml:space="preserve">Nice tie back to the earlier-in-the-chapter story here at your close. </w:t>
      </w:r>
    </w:p>
  </w:comment>
  <w:comment w:id="586" w:author="Greg Newton Brown" w:date="2026-02-23T15:08:00Z" w:initials="GN">
    <w:p w14:paraId="1314C09A" w14:textId="77777777" w:rsidR="00657A1C" w:rsidRDefault="008C333B" w:rsidP="00657A1C">
      <w:r>
        <w:rPr>
          <w:rStyle w:val="CommentReference"/>
        </w:rPr>
        <w:annotationRef/>
      </w:r>
      <w:r w:rsidR="00657A1C">
        <w:rPr>
          <w:sz w:val="20"/>
          <w:szCs w:val="20"/>
        </w:rPr>
        <w:t xml:space="preserve">This is an excellent and practical chapter. The shift from task templates into mental models, as well as their connection, feels smooth. And your personal experience nicely weaves through the chapter. </w:t>
      </w:r>
    </w:p>
    <w:p w14:paraId="1E2D7CA2" w14:textId="77777777" w:rsidR="00657A1C" w:rsidRDefault="00657A1C" w:rsidP="00657A1C"/>
    <w:p w14:paraId="1340945B" w14:textId="77777777" w:rsidR="00657A1C" w:rsidRDefault="00657A1C" w:rsidP="00657A1C">
      <w:r>
        <w:rPr>
          <w:sz w:val="20"/>
          <w:szCs w:val="20"/>
        </w:rPr>
        <w:t xml:space="preserve">I do wonder if the title is as strong as it could be, though. The current title feels a bit vague. It feels like choice (making one and them empowering the sub-conscious ((and trusting it)) to keep making choice) is the real thrust here. </w:t>
      </w:r>
    </w:p>
  </w:comment>
  <w:comment w:id="588" w:author="Gregory Newton Brown" w:date="2026-02-26T20:11:00Z" w:initials="GNB">
    <w:p w14:paraId="159B776A" w14:textId="77777777" w:rsidR="00D8320B" w:rsidRPr="00D8320B" w:rsidRDefault="00D8320B" w:rsidP="00D8320B">
      <w:pPr>
        <w:rPr>
          <w:rFonts w:ascii="Times New Roman" w:eastAsia="Times New Roman" w:hAnsi="Times New Roman" w:cs="Times New Roman"/>
          <w:kern w:val="0"/>
          <w14:ligatures w14:val="none"/>
        </w:rPr>
      </w:pPr>
      <w:r>
        <w:rPr>
          <w:rStyle w:val="CommentReference"/>
        </w:rPr>
        <w:annotationRef/>
      </w:r>
      <w:r w:rsidRPr="00D8320B">
        <w:rPr>
          <w:rFonts w:ascii="-webkit-standard" w:eastAsia="Times New Roman" w:hAnsi="-webkit-standard" w:cs="Times New Roman"/>
          <w:color w:val="000000"/>
          <w:kern w:val="0"/>
          <w:sz w:val="27"/>
          <w:szCs w:val="27"/>
          <w14:ligatures w14:val="none"/>
        </w:rPr>
        <w:t>We now have at least three unnamed employers across chapters (Cloud Room company, SEC project company, this 15-year-old codebase company), and it is no longer clear whether these are the same organization at different times or entirely different roles. The blur is increasing.</w:t>
      </w:r>
    </w:p>
    <w:p w14:paraId="18678A90" w14:textId="0840DFC0" w:rsidR="00D8320B" w:rsidRDefault="00D8320B">
      <w:pPr>
        <w:pStyle w:val="CommentText"/>
      </w:pPr>
    </w:p>
  </w:comment>
  <w:comment w:id="590" w:author="Greg Newton Brown" w:date="2026-02-23T15:27:00Z" w:initials="GN">
    <w:p w14:paraId="42D8CA19" w14:textId="42870C6A" w:rsidR="00502183" w:rsidRDefault="00502183" w:rsidP="00502183">
      <w:r>
        <w:rPr>
          <w:rStyle w:val="CommentReference"/>
        </w:rPr>
        <w:annotationRef/>
      </w:r>
      <w:r>
        <w:rPr>
          <w:sz w:val="20"/>
          <w:szCs w:val="20"/>
        </w:rPr>
        <w:t>Great summation and a great transition into the poker story here.</w:t>
      </w:r>
    </w:p>
  </w:comment>
  <w:comment w:id="592" w:author="Greg Newton Brown" w:date="2026-02-23T15:32:00Z" w:initials="GN">
    <w:p w14:paraId="0FDC3F5E" w14:textId="77777777" w:rsidR="00364B74" w:rsidRDefault="00364B74" w:rsidP="00364B74">
      <w:r>
        <w:rPr>
          <w:rStyle w:val="CommentReference"/>
        </w:rPr>
        <w:annotationRef/>
      </w:r>
      <w:r>
        <w:rPr>
          <w:sz w:val="20"/>
          <w:szCs w:val="20"/>
        </w:rPr>
        <w:t xml:space="preserve">Playing with some edits to tie this into flow as well. </w:t>
      </w:r>
    </w:p>
  </w:comment>
  <w:comment w:id="593" w:author="Greg Newton Brown" w:date="2026-02-23T15:37:00Z" w:initials="GN">
    <w:p w14:paraId="50BF4BF4" w14:textId="77777777" w:rsidR="00364B74" w:rsidRDefault="00364B74" w:rsidP="00364B74">
      <w:r>
        <w:rPr>
          <w:rStyle w:val="CommentReference"/>
        </w:rPr>
        <w:annotationRef/>
      </w:r>
      <w:r>
        <w:rPr>
          <w:sz w:val="20"/>
          <w:szCs w:val="20"/>
        </w:rPr>
        <w:t xml:space="preserve">I'm suggesting a bit more context since Duke's theory is basically about choosing and then how the brain will solve / build the answer to that choice if possible. Much like what Mihaly found in that the enjoyment was in being inside the problem. With hope this feels accurate to your point. Obviously adjust or reject if it doesn't. </w:t>
      </w:r>
    </w:p>
  </w:comment>
  <w:comment w:id="596" w:author="Joel Karr" w:date="2026-03-04T13:42:00Z" w:initials="JK">
    <w:p w14:paraId="12B730B6" w14:textId="77777777" w:rsidR="00495110" w:rsidRDefault="00495110" w:rsidP="00495110">
      <w:pPr>
        <w:pStyle w:val="CommentText"/>
      </w:pPr>
      <w:r>
        <w:rPr>
          <w:rStyle w:val="CommentReference"/>
        </w:rPr>
        <w:annotationRef/>
      </w:r>
      <w:r>
        <w:t>This felt a bit forced and wasn’t building a new concept, so I replaced it entirely</w:t>
      </w:r>
    </w:p>
  </w:comment>
  <w:comment w:id="661" w:author="Greg Newton Brown" w:date="2026-02-23T16:16:00Z" w:initials="GN">
    <w:p w14:paraId="2EB3D945" w14:textId="603C41C9" w:rsidR="00657A1C" w:rsidRDefault="00657A1C" w:rsidP="00657A1C">
      <w:r>
        <w:rPr>
          <w:rStyle w:val="CommentReference"/>
        </w:rPr>
        <w:annotationRef/>
      </w:r>
      <w:r>
        <w:rPr>
          <w:sz w:val="20"/>
          <w:szCs w:val="20"/>
        </w:rPr>
        <w:t>Excellent activities here.</w:t>
      </w:r>
    </w:p>
  </w:comment>
  <w:comment w:id="667" w:author="Greg Newton Brown" w:date="2026-02-23T15:59:00Z" w:initials="GN">
    <w:p w14:paraId="7439DB92" w14:textId="77777777" w:rsidR="00E857EA" w:rsidRDefault="00E857EA" w:rsidP="00E857EA">
      <w:r>
        <w:rPr>
          <w:rStyle w:val="CommentReference"/>
        </w:rPr>
        <w:annotationRef/>
      </w:r>
      <w:r>
        <w:rPr>
          <w:sz w:val="20"/>
          <w:szCs w:val="20"/>
        </w:rPr>
        <w:t xml:space="preserve">Is there an opp here to add a line about choice that echoes some of Dukes findings perhaps? </w:t>
      </w:r>
    </w:p>
    <w:p w14:paraId="6AA9641A" w14:textId="77777777" w:rsidR="00E857EA" w:rsidRDefault="00E857EA" w:rsidP="00E857EA"/>
    <w:p w14:paraId="0AFAC32C" w14:textId="77777777" w:rsidR="00E857EA" w:rsidRDefault="00E857EA" w:rsidP="00E857EA">
      <w:r>
        <w:rPr>
          <w:sz w:val="20"/>
          <w:szCs w:val="20"/>
        </w:rPr>
        <w:t xml:space="preserve">We chose ..... . We delivered on time. </w:t>
      </w:r>
    </w:p>
  </w:comment>
  <w:comment w:id="669" w:author="Gregory Newton Brown" w:date="2026-02-25T12:34:00Z" w:initials="GNB">
    <w:p w14:paraId="7818BBFE" w14:textId="682B4DBE" w:rsidR="00DD7DAA" w:rsidRDefault="00DD7DAA">
      <w:pPr>
        <w:pStyle w:val="CommentText"/>
      </w:pPr>
      <w:r>
        <w:rPr>
          <w:rStyle w:val="CommentReference"/>
        </w:rPr>
        <w:annotationRef/>
      </w:r>
      <w:r>
        <w:t>Are you still at Resteraunt.com here? Or is EZ Checkout here for another company? The timeline of projects is a bit hard to track.</w:t>
      </w:r>
    </w:p>
  </w:comment>
  <w:comment w:id="674" w:author="Greg Newton Brown" w:date="2026-02-24T09:29:00Z" w:initials="GN">
    <w:p w14:paraId="29957FA6" w14:textId="77777777" w:rsidR="00E27115" w:rsidRDefault="00E27115" w:rsidP="00E27115">
      <w:r>
        <w:rPr>
          <w:rStyle w:val="CommentReference"/>
        </w:rPr>
        <w:annotationRef/>
      </w:r>
      <w:r>
        <w:rPr>
          <w:sz w:val="20"/>
          <w:szCs w:val="20"/>
        </w:rPr>
        <w:t>Trying to set place a bit in this narrative opening (which is good!) but obviously it might not have been a conference room.</w:t>
      </w:r>
    </w:p>
  </w:comment>
  <w:comment w:id="680" w:author="Greg Newton Brown" w:date="2026-02-24T09:39:00Z" w:initials="GN">
    <w:p w14:paraId="6EA0D184" w14:textId="77777777" w:rsidR="00E27115" w:rsidRDefault="00E27115" w:rsidP="00E27115">
      <w:r>
        <w:rPr>
          <w:rStyle w:val="CommentReference"/>
        </w:rPr>
        <w:annotationRef/>
      </w:r>
      <w:r>
        <w:rPr>
          <w:sz w:val="20"/>
          <w:szCs w:val="20"/>
        </w:rPr>
        <w:t>The transition to the software engineer's line, everybody freezing, and then the back ground on you, Ritchie, the game, and Restaurant.com feels a bit bumpy. Going through the section a few times, I think the confusion relates to unclear signaling of who is in the room and when exactly.</w:t>
      </w:r>
    </w:p>
    <w:p w14:paraId="2A92A02D" w14:textId="77777777" w:rsidR="00E27115" w:rsidRDefault="00E27115" w:rsidP="00E27115">
      <w:r>
        <w:rPr>
          <w:sz w:val="20"/>
          <w:szCs w:val="20"/>
        </w:rPr>
        <w:t> </w:t>
      </w:r>
    </w:p>
    <w:p w14:paraId="5617B57D" w14:textId="77777777" w:rsidR="00E27115" w:rsidRDefault="00E27115" w:rsidP="00E27115">
      <w:r>
        <w:rPr>
          <w:sz w:val="20"/>
          <w:szCs w:val="20"/>
        </w:rPr>
        <w:t>- Timeline drift (present meeting vs. past “Richie and I” habit)</w:t>
      </w:r>
    </w:p>
    <w:p w14:paraId="669A5FC3" w14:textId="77777777" w:rsidR="00E27115" w:rsidRDefault="00E27115" w:rsidP="00E27115">
      <w:r>
        <w:rPr>
          <w:sz w:val="20"/>
          <w:szCs w:val="20"/>
        </w:rPr>
        <w:t>- Unclear physical staging (who is in the room when)</w:t>
      </w:r>
    </w:p>
    <w:p w14:paraId="4B58B67F" w14:textId="77777777" w:rsidR="00E27115" w:rsidRDefault="00E27115" w:rsidP="00E27115">
      <w:r>
        <w:rPr>
          <w:sz w:val="20"/>
          <w:szCs w:val="20"/>
        </w:rPr>
        <w:t>- Analogy layering (basketball to pop-a-shot to cost model)</w:t>
      </w:r>
    </w:p>
    <w:p w14:paraId="255E0D3D" w14:textId="77777777" w:rsidR="00E27115" w:rsidRDefault="00E27115" w:rsidP="00E27115">
      <w:r>
        <w:rPr>
          <w:sz w:val="20"/>
          <w:szCs w:val="20"/>
        </w:rPr>
        <w:t>- Sentence density at key turns</w:t>
      </w:r>
    </w:p>
    <w:p w14:paraId="242EB49A" w14:textId="77777777" w:rsidR="00E27115" w:rsidRDefault="00E27115" w:rsidP="00E27115"/>
    <w:p w14:paraId="2ED350D0" w14:textId="77777777" w:rsidR="00E27115" w:rsidRDefault="00E27115" w:rsidP="00E27115">
      <w:r>
        <w:rPr>
          <w:sz w:val="20"/>
          <w:szCs w:val="20"/>
        </w:rPr>
        <w:t>It feels like the opening is oscillating between three modes without signaling them:</w:t>
      </w:r>
    </w:p>
    <w:p w14:paraId="7BCFFF5F" w14:textId="77777777" w:rsidR="00E27115" w:rsidRDefault="00E27115" w:rsidP="00E27115">
      <w:r>
        <w:rPr>
          <w:sz w:val="20"/>
          <w:szCs w:val="20"/>
        </w:rPr>
        <w:t>1.</w:t>
      </w:r>
      <w:r>
        <w:rPr>
          <w:sz w:val="20"/>
          <w:szCs w:val="20"/>
        </w:rPr>
        <w:tab/>
        <w:t>Live narrative moment</w:t>
      </w:r>
    </w:p>
    <w:p w14:paraId="7584C81C" w14:textId="77777777" w:rsidR="00E27115" w:rsidRDefault="00E27115" w:rsidP="00E27115">
      <w:r>
        <w:rPr>
          <w:sz w:val="20"/>
          <w:szCs w:val="20"/>
        </w:rPr>
        <w:t>2.</w:t>
      </w:r>
      <w:r>
        <w:rPr>
          <w:sz w:val="20"/>
          <w:szCs w:val="20"/>
        </w:rPr>
        <w:tab/>
        <w:t>Explanatory backstory</w:t>
      </w:r>
    </w:p>
    <w:p w14:paraId="01FDC9E5" w14:textId="77777777" w:rsidR="00E27115" w:rsidRDefault="00E27115" w:rsidP="00E27115">
      <w:r>
        <w:rPr>
          <w:sz w:val="20"/>
          <w:szCs w:val="20"/>
        </w:rPr>
        <w:t>3.</w:t>
      </w:r>
      <w:r>
        <w:rPr>
          <w:sz w:val="20"/>
          <w:szCs w:val="20"/>
        </w:rPr>
        <w:tab/>
        <w:t>Technical clarification</w:t>
      </w:r>
    </w:p>
    <w:p w14:paraId="00370314" w14:textId="77777777" w:rsidR="00E27115" w:rsidRDefault="00E27115" w:rsidP="00E27115"/>
    <w:p w14:paraId="597DC22D" w14:textId="77777777" w:rsidR="00E27115" w:rsidRDefault="00E27115" w:rsidP="00E27115">
      <w:r>
        <w:rPr>
          <w:sz w:val="20"/>
          <w:szCs w:val="20"/>
        </w:rPr>
        <w:t>The story wants to be a cinematic moment—but the explanatory mode keeps interrupting it. With that in mind, I’ve suggested a subtle rewrite that attempts to stay true to the story here (which is very effective) while also smoothing out some of the narrative bumps. I’ve also suggested a transition to end the opening section.</w:t>
      </w:r>
    </w:p>
    <w:p w14:paraId="488F13C1" w14:textId="77777777" w:rsidR="00E27115" w:rsidRDefault="00E27115" w:rsidP="00E27115"/>
    <w:p w14:paraId="2476EB1C" w14:textId="77777777" w:rsidR="00E27115" w:rsidRDefault="00E27115" w:rsidP="00E27115">
      <w:r>
        <w:rPr>
          <w:sz w:val="20"/>
          <w:szCs w:val="20"/>
        </w:rPr>
        <w:t xml:space="preserve">You'll find the entire rewritten section suggested below the current section. </w:t>
      </w:r>
    </w:p>
  </w:comment>
  <w:comment w:id="681" w:author="Joel Karr" w:date="2026-03-05T19:14:00Z" w:initials="JK">
    <w:p w14:paraId="58932FDE" w14:textId="77777777" w:rsidR="003D118C" w:rsidRDefault="003D118C" w:rsidP="003D118C">
      <w:pPr>
        <w:pStyle w:val="CommentText"/>
      </w:pPr>
      <w:r>
        <w:rPr>
          <w:rStyle w:val="CommentReference"/>
        </w:rPr>
        <w:annotationRef/>
      </w:r>
      <w:r>
        <w:t>Much better.  Thank you!</w:t>
      </w:r>
    </w:p>
  </w:comment>
  <w:comment w:id="690" w:author="Gregory Newton Brown" w:date="2026-02-26T20:14:00Z" w:initials="GNB">
    <w:p w14:paraId="1B2D4CDB" w14:textId="3F2AAE29" w:rsidR="00921683" w:rsidRPr="00921683" w:rsidRDefault="00921683" w:rsidP="00921683">
      <w:pPr>
        <w:rPr>
          <w:rFonts w:ascii="Times New Roman" w:eastAsia="Times New Roman" w:hAnsi="Times New Roman" w:cs="Times New Roman"/>
          <w:kern w:val="0"/>
          <w14:ligatures w14:val="none"/>
        </w:rPr>
      </w:pPr>
      <w:r>
        <w:rPr>
          <w:rStyle w:val="CommentReference"/>
        </w:rPr>
        <w:annotationRef/>
      </w:r>
      <w:r w:rsidRPr="00921683">
        <w:rPr>
          <w:rFonts w:ascii="-webkit-standard" w:eastAsia="Times New Roman" w:hAnsi="-webkit-standard" w:cs="Times New Roman"/>
          <w:color w:val="000000"/>
          <w:kern w:val="0"/>
          <w:sz w:val="27"/>
          <w:szCs w:val="27"/>
          <w14:ligatures w14:val="none"/>
        </w:rPr>
        <w:t>Restaurant.com is the first explicitly named employer in several chapters. That immediately stabilizes the narrative. The contrast between named and unnamed employers is becoming structurally noticeable.</w:t>
      </w:r>
    </w:p>
    <w:p w14:paraId="58C07436" w14:textId="33EA3AF6" w:rsidR="00921683" w:rsidRDefault="00921683">
      <w:pPr>
        <w:pStyle w:val="CommentText"/>
      </w:pPr>
    </w:p>
  </w:comment>
  <w:comment w:id="747" w:author="Greg Newton Brown" w:date="2026-02-24T09:57:00Z" w:initials="GN">
    <w:p w14:paraId="335A7A82" w14:textId="77777777" w:rsidR="00EF3D3B" w:rsidRDefault="00EF3D3B" w:rsidP="00EF3D3B">
      <w:r>
        <w:rPr>
          <w:rStyle w:val="CommentReference"/>
        </w:rPr>
        <w:annotationRef/>
      </w:r>
      <w:r>
        <w:rPr>
          <w:sz w:val="20"/>
          <w:szCs w:val="20"/>
        </w:rPr>
        <w:t>I think there's a typo in this sentence, and I wasn't sure how to best correct it to preserve your meaning.</w:t>
      </w:r>
    </w:p>
  </w:comment>
  <w:comment w:id="771" w:author="Greg Newton Brown" w:date="2026-02-24T10:09:00Z" w:initials="GN">
    <w:p w14:paraId="1A6043D9" w14:textId="77777777" w:rsidR="00013EF2" w:rsidRDefault="004C23E4" w:rsidP="00013EF2">
      <w:r>
        <w:rPr>
          <w:rStyle w:val="CommentReference"/>
        </w:rPr>
        <w:annotationRef/>
      </w:r>
      <w:r w:rsidR="00013EF2">
        <w:rPr>
          <w:sz w:val="20"/>
          <w:szCs w:val="20"/>
        </w:rPr>
        <w:t>While this is a strong last section, and does offer some actionable strategy, this ending lacks to really concrete activities or playbook exercises that the prior two chapters had.</w:t>
      </w:r>
    </w:p>
    <w:p w14:paraId="7A17AD47" w14:textId="77777777" w:rsidR="00013EF2" w:rsidRDefault="00013EF2" w:rsidP="00013EF2"/>
    <w:p w14:paraId="795F67A3" w14:textId="77777777" w:rsidR="00013EF2" w:rsidRDefault="00013EF2" w:rsidP="00013EF2">
      <w:r>
        <w:rPr>
          <w:sz w:val="20"/>
          <w:szCs w:val="20"/>
        </w:rPr>
        <w:t xml:space="preserve">I'm not sure what the best path here is, just flagging the question of whether chapter ends should have a more consistent structure / look in Part One.  </w:t>
      </w:r>
    </w:p>
    <w:p w14:paraId="5C17D951" w14:textId="77777777" w:rsidR="00013EF2" w:rsidRDefault="00013EF2" w:rsidP="00013EF2"/>
    <w:p w14:paraId="19F8D112" w14:textId="77777777" w:rsidR="00013EF2" w:rsidRDefault="00013EF2" w:rsidP="00013EF2">
      <w:r>
        <w:rPr>
          <w:sz w:val="20"/>
          <w:szCs w:val="20"/>
        </w:rPr>
        <w:t xml:space="preserve">Just like you had the decision matrix journal, the task template builders, I could easily see an activity or tool here that is focused on how to find and apply analogies to see software form outside angles in an effort to get ahead of the cost of change curve. In fact, inverting the cost-of-change curve so it's a tool you can use for your benefit at the start, versus a problem you get behind, feels like the real goal of the chapter. </w:t>
      </w:r>
    </w:p>
    <w:p w14:paraId="79794E71" w14:textId="77777777" w:rsidR="00013EF2" w:rsidRDefault="00013EF2" w:rsidP="00013EF2"/>
    <w:p w14:paraId="25327090" w14:textId="77777777" w:rsidR="00013EF2" w:rsidRDefault="00013EF2" w:rsidP="00013EF2">
      <w:r>
        <w:rPr>
          <w:sz w:val="20"/>
          <w:szCs w:val="20"/>
        </w:rPr>
        <w:t xml:space="preserve">Also, I'm obviously curious if there's a way to tie analogy building activities back to flow here more concretely. They're related. But flow / intuition isn't directly connected to in this paragraph.  </w:t>
      </w:r>
    </w:p>
  </w:comment>
  <w:comment w:id="774" w:author="Greg Newton Brown" w:date="2026-02-24T10:10:00Z" w:initials="GN">
    <w:p w14:paraId="093BE7AB" w14:textId="059573C3" w:rsidR="004C23E4" w:rsidRDefault="004C23E4" w:rsidP="004C23E4">
      <w:r>
        <w:rPr>
          <w:rStyle w:val="CommentReference"/>
        </w:rPr>
        <w:annotationRef/>
      </w:r>
      <w:r>
        <w:rPr>
          <w:sz w:val="20"/>
          <w:szCs w:val="20"/>
        </w:rPr>
        <w:t>What folks? What added up? This sentence feels a bit vague.</w:t>
      </w:r>
    </w:p>
  </w:comment>
  <w:comment w:id="789" w:author="Greg Newton Brown" w:date="2026-02-24T10:11:00Z" w:initials="GN">
    <w:p w14:paraId="47EB638B" w14:textId="77777777" w:rsidR="004C23E4" w:rsidRDefault="004C23E4" w:rsidP="004C23E4">
      <w:r>
        <w:rPr>
          <w:rStyle w:val="CommentReference"/>
        </w:rPr>
        <w:annotationRef/>
      </w:r>
      <w:r>
        <w:rPr>
          <w:sz w:val="20"/>
          <w:szCs w:val="20"/>
        </w:rPr>
        <w:t>It only feels like one side of the tradeoff is stated here. Did my best to fill the point out.</w:t>
      </w:r>
    </w:p>
  </w:comment>
  <w:comment w:id="836" w:author="Greg Newton Brown" w:date="2026-02-24T12:06:00Z" w:initials="GN">
    <w:p w14:paraId="3DE0D44A" w14:textId="77777777" w:rsidR="00A238E2" w:rsidRDefault="00A238E2" w:rsidP="00A238E2">
      <w:r>
        <w:rPr>
          <w:rStyle w:val="CommentReference"/>
        </w:rPr>
        <w:annotationRef/>
      </w:r>
      <w:r>
        <w:rPr>
          <w:sz w:val="20"/>
          <w:szCs w:val="20"/>
        </w:rPr>
        <w:t xml:space="preserve">Overall this is a very strong chapter at the line and conceptual level. I'll make more copy edits as needed next pass through. For now, my biggest point to consider here is placement. This feels decidedly about analogies and the power of analogous thinking, which makes me think it should come right after Chapter Five as they are narratively and thematically related. </w:t>
      </w:r>
    </w:p>
  </w:comment>
  <w:comment w:id="837" w:author="Joel Karr" w:date="2026-03-05T20:31:00Z" w:initials="JK">
    <w:p w14:paraId="4FC3B39E" w14:textId="77777777" w:rsidR="005B5072" w:rsidRDefault="005B5072" w:rsidP="005B5072">
      <w:pPr>
        <w:pStyle w:val="CommentText"/>
      </w:pPr>
      <w:r>
        <w:rPr>
          <w:rStyle w:val="CommentReference"/>
        </w:rPr>
        <w:annotationRef/>
      </w:r>
      <w:r>
        <w:t>Trying to transition from the analogy part and remove it below.</w:t>
      </w:r>
    </w:p>
  </w:comment>
  <w:comment w:id="846" w:author="Greg Newton Brown" w:date="2026-02-24T11:54:00Z" w:initials="GN">
    <w:p w14:paraId="320993E0" w14:textId="5E02A6F3" w:rsidR="00E27D35" w:rsidRDefault="00E27D35" w:rsidP="00E27D35">
      <w:r>
        <w:rPr>
          <w:rStyle w:val="CommentReference"/>
        </w:rPr>
        <w:annotationRef/>
      </w:r>
      <w:r>
        <w:rPr>
          <w:sz w:val="20"/>
          <w:szCs w:val="20"/>
        </w:rPr>
        <w:t>Is this overly repetitive of Chapter Five?</w:t>
      </w:r>
    </w:p>
    <w:p w14:paraId="347AC3C1" w14:textId="77777777" w:rsidR="00E27D35" w:rsidRDefault="00E27D35" w:rsidP="00E27D35"/>
    <w:p w14:paraId="6AAA494A" w14:textId="77777777" w:rsidR="00E27D35" w:rsidRDefault="00E27D35" w:rsidP="00E27D35">
      <w:r>
        <w:rPr>
          <w:sz w:val="20"/>
          <w:szCs w:val="20"/>
        </w:rPr>
        <w:t>I like how it transitions into the bigger show analogy, but the basketball story was just recently delivered. Maybe just set it up like: "Remember the team I was one that practiced outlandish analogies to get ahead of the cost-of-change curve and into a better position to work in a flow state from the outset? Well, there was much more to our story than just basketball . . . "</w:t>
      </w:r>
    </w:p>
  </w:comment>
  <w:comment w:id="847" w:author="Joel Karr" w:date="2026-03-05T20:39:00Z" w:initials="JK">
    <w:p w14:paraId="4ABB521B" w14:textId="77777777" w:rsidR="007B589F" w:rsidRDefault="007B589F" w:rsidP="007B589F">
      <w:pPr>
        <w:pStyle w:val="CommentText"/>
      </w:pPr>
      <w:r>
        <w:rPr>
          <w:rStyle w:val="CommentReference"/>
        </w:rPr>
        <w:annotationRef/>
      </w:r>
      <w:r>
        <w:t>Removed the analogy part</w:t>
      </w:r>
    </w:p>
  </w:comment>
  <w:comment w:id="854" w:author="Greg Newton Brown" w:date="2026-02-24T11:57:00Z" w:initials="GN">
    <w:p w14:paraId="1A1FC109" w14:textId="5BF79554" w:rsidR="00A238E2" w:rsidRDefault="00123D96" w:rsidP="00A238E2">
      <w:r>
        <w:rPr>
          <w:rStyle w:val="CommentReference"/>
        </w:rPr>
        <w:annotationRef/>
      </w:r>
      <w:r w:rsidR="00A238E2">
        <w:rPr>
          <w:sz w:val="20"/>
          <w:szCs w:val="20"/>
        </w:rPr>
        <w:t>Again, this is excellent material and a strong chapter. However, because it is so closely in conversation with the material in Chapter Five, I would suggest moving it to immediately follow that chapter.</w:t>
      </w:r>
    </w:p>
  </w:comment>
  <w:comment w:id="855" w:author="Joel Karr" w:date="2026-03-05T20:39:00Z" w:initials="JK">
    <w:p w14:paraId="53662183" w14:textId="77777777" w:rsidR="007B589F" w:rsidRDefault="007B589F" w:rsidP="007B589F">
      <w:pPr>
        <w:pStyle w:val="CommentText"/>
      </w:pPr>
      <w:r>
        <w:rPr>
          <w:rStyle w:val="CommentReference"/>
        </w:rPr>
        <w:annotationRef/>
      </w:r>
      <w:r>
        <w:t>I tried to move away for directly talking about analogies as much and focus more on shifting perspective in this chapter.</w:t>
      </w:r>
    </w:p>
  </w:comment>
  <w:comment w:id="870" w:author="Greg Newton Brown" w:date="2026-02-24T12:06:00Z" w:initials="GN">
    <w:p w14:paraId="59E175D7" w14:textId="1485C4D6" w:rsidR="00A238E2" w:rsidRDefault="00A238E2" w:rsidP="00A238E2">
      <w:r>
        <w:rPr>
          <w:rStyle w:val="CommentReference"/>
        </w:rPr>
        <w:annotationRef/>
      </w:r>
      <w:r>
        <w:rPr>
          <w:sz w:val="20"/>
          <w:szCs w:val="20"/>
        </w:rPr>
        <w:t>Excellent practical tools here.</w:t>
      </w:r>
    </w:p>
  </w:comment>
  <w:comment w:id="890" w:author="Greg Newton Brown" w:date="2026-02-24T12:08:00Z" w:initials="GN">
    <w:p w14:paraId="7011A619" w14:textId="77777777" w:rsidR="00A238E2" w:rsidRDefault="00A238E2" w:rsidP="00A238E2">
      <w:r>
        <w:rPr>
          <w:rStyle w:val="CommentReference"/>
        </w:rPr>
        <w:annotationRef/>
      </w:r>
      <w:r>
        <w:rPr>
          <w:sz w:val="20"/>
          <w:szCs w:val="20"/>
        </w:rPr>
        <w:t xml:space="preserve">I love the game. By moving this whole chapter up, I think you solve my question of whether chapter five needs a game or activity to help teams find their "basketball" analogy. We'd quickly realize that chapter five is like pt 1 on analogies and this chapter is pt 2, containing our end activity. </w:t>
      </w:r>
    </w:p>
  </w:comment>
  <w:comment w:id="901" w:author="Greg Newton Brown" w:date="2026-02-24T10:46:00Z" w:initials="GN">
    <w:p w14:paraId="1B9B3DB1" w14:textId="77777777" w:rsidR="00111D51" w:rsidRDefault="00111D51" w:rsidP="00111D51">
      <w:r>
        <w:rPr>
          <w:rStyle w:val="CommentReference"/>
        </w:rPr>
        <w:annotationRef/>
      </w:r>
      <w:r>
        <w:rPr>
          <w:sz w:val="20"/>
          <w:szCs w:val="20"/>
        </w:rPr>
        <w:t>Would it make sense to insert the year? It would ground the story and also give us an idea of the era in which your digital ticket was being finicky.</w:t>
      </w:r>
    </w:p>
  </w:comment>
  <w:comment w:id="906" w:author="Greg Newton Brown" w:date="2026-02-24T10:45:00Z" w:initials="GN">
    <w:p w14:paraId="495860C7" w14:textId="77777777" w:rsidR="00111D51" w:rsidRDefault="00111D51" w:rsidP="00111D51">
      <w:r>
        <w:rPr>
          <w:rStyle w:val="CommentReference"/>
        </w:rPr>
        <w:annotationRef/>
      </w:r>
      <w:r>
        <w:rPr>
          <w:sz w:val="20"/>
          <w:szCs w:val="20"/>
        </w:rPr>
        <w:t>This is a great opening story and section.</w:t>
      </w:r>
    </w:p>
  </w:comment>
  <w:comment w:id="909" w:author="Greg Newton Brown" w:date="2026-02-24T10:49:00Z" w:initials="GN">
    <w:p w14:paraId="2FCB8FF1" w14:textId="77777777" w:rsidR="00111D51" w:rsidRDefault="00111D51" w:rsidP="00111D51">
      <w:r>
        <w:rPr>
          <w:rStyle w:val="CommentReference"/>
        </w:rPr>
        <w:annotationRef/>
      </w:r>
      <w:r>
        <w:rPr>
          <w:sz w:val="20"/>
          <w:szCs w:val="20"/>
        </w:rPr>
        <w:t>This is a very nice summation of the material here. Excellent chapter generally so far.</w:t>
      </w:r>
    </w:p>
  </w:comment>
  <w:comment w:id="912" w:author="Greg Newton Brown" w:date="2026-02-24T11:02:00Z" w:initials="GN">
    <w:p w14:paraId="790A70CB" w14:textId="77777777" w:rsidR="00100E4B" w:rsidRDefault="00100E4B" w:rsidP="00100E4B">
      <w:r>
        <w:rPr>
          <w:rStyle w:val="CommentReference"/>
        </w:rPr>
        <w:annotationRef/>
      </w:r>
      <w:r>
        <w:rPr>
          <w:sz w:val="20"/>
          <w:szCs w:val="20"/>
        </w:rPr>
        <w:t>Is it clear here who these people are?</w:t>
      </w:r>
    </w:p>
  </w:comment>
  <w:comment w:id="916" w:author="Greg Newton Brown" w:date="2026-02-24T11:04:00Z" w:initials="GN">
    <w:p w14:paraId="61A93EDC" w14:textId="77777777" w:rsidR="00523305" w:rsidRDefault="00523305" w:rsidP="00523305">
      <w:r>
        <w:rPr>
          <w:rStyle w:val="CommentReference"/>
        </w:rPr>
        <w:annotationRef/>
      </w:r>
      <w:r>
        <w:rPr>
          <w:sz w:val="20"/>
          <w:szCs w:val="20"/>
        </w:rPr>
        <w:t>Nice tie back here.</w:t>
      </w:r>
    </w:p>
  </w:comment>
  <w:comment w:id="919" w:author="Greg Newton Brown" w:date="2026-02-24T11:15:00Z" w:initials="GN">
    <w:p w14:paraId="0377CBC1" w14:textId="77777777" w:rsidR="00A931AD" w:rsidRDefault="00A931AD" w:rsidP="00A931AD">
      <w:r>
        <w:rPr>
          <w:rStyle w:val="CommentReference"/>
        </w:rPr>
        <w:annotationRef/>
      </w:r>
      <w:r>
        <w:rPr>
          <w:sz w:val="20"/>
          <w:szCs w:val="20"/>
        </w:rPr>
        <w:t xml:space="preserve">WOuld it make sense to move this chapter up to sit after Six (When Enough is Good Enough)? </w:t>
      </w:r>
    </w:p>
    <w:p w14:paraId="25D06329" w14:textId="77777777" w:rsidR="00A931AD" w:rsidRDefault="00A931AD" w:rsidP="00A931AD"/>
    <w:p w14:paraId="4678F0A3" w14:textId="77777777" w:rsidR="00A931AD" w:rsidRDefault="00A931AD" w:rsidP="00A931AD">
      <w:r>
        <w:rPr>
          <w:sz w:val="20"/>
          <w:szCs w:val="20"/>
        </w:rPr>
        <w:t>In many ways, this chapter feels more like the chapters in Part One in its focus on thinking about a problem (alignment here) in a different way in order to remove a barrier to flow / intuition / efficiency as a coder.</w:t>
      </w:r>
    </w:p>
    <w:p w14:paraId="28B487C4" w14:textId="77777777" w:rsidR="00A931AD" w:rsidRDefault="00A931AD" w:rsidP="00A931AD"/>
    <w:p w14:paraId="08CEE8FA" w14:textId="77777777" w:rsidR="00A931AD" w:rsidRDefault="00A931AD" w:rsidP="00A931AD">
      <w:r>
        <w:rPr>
          <w:sz w:val="20"/>
          <w:szCs w:val="20"/>
        </w:rPr>
        <w:t xml:space="preserve"> And the illusion of alignment feels like a natural follow to the illusions of perfect solutions. </w:t>
      </w:r>
    </w:p>
  </w:comment>
  <w:comment w:id="924" w:author="Greg Newton Brown" w:date="2026-02-25T10:40:00Z" w:initials="GN">
    <w:p w14:paraId="4FFF71BD" w14:textId="77777777" w:rsidR="004F68B1" w:rsidRDefault="004F68B1" w:rsidP="004F68B1">
      <w:r>
        <w:rPr>
          <w:rStyle w:val="CommentReference"/>
        </w:rPr>
        <w:annotationRef/>
      </w:r>
      <w:r>
        <w:rPr>
          <w:sz w:val="20"/>
          <w:szCs w:val="20"/>
        </w:rPr>
        <w:t>Would something related to chunking? The Power of Chunking or The Power of Small Bites (idk) be more on topic for the chapter?</w:t>
      </w:r>
    </w:p>
  </w:comment>
  <w:comment w:id="926" w:author="Gregory Newton Brown" w:date="2026-02-26T20:24:00Z" w:initials="GNB">
    <w:p w14:paraId="6212561A" w14:textId="77777777" w:rsidR="00921683" w:rsidRPr="00921683" w:rsidRDefault="00921683" w:rsidP="00921683">
      <w:pPr>
        <w:rPr>
          <w:rFonts w:ascii="Times New Roman" w:eastAsia="Times New Roman" w:hAnsi="Times New Roman" w:cs="Times New Roman"/>
          <w:kern w:val="0"/>
          <w14:ligatures w14:val="none"/>
        </w:rPr>
      </w:pPr>
      <w:r>
        <w:rPr>
          <w:rStyle w:val="CommentReference"/>
        </w:rPr>
        <w:annotationRef/>
      </w:r>
      <w:r w:rsidRPr="00921683">
        <w:rPr>
          <w:rFonts w:ascii="-webkit-standard" w:eastAsia="Times New Roman" w:hAnsi="-webkit-standard" w:cs="Times New Roman"/>
          <w:color w:val="000000"/>
          <w:kern w:val="0"/>
          <w:sz w:val="27"/>
          <w:szCs w:val="27"/>
          <w14:ligatures w14:val="none"/>
        </w:rPr>
        <w:t>The Rookery detail strongly suggests Chicago and likely Restaurant.com, but it is never stated. By this point, readers may assume Chicago = Restaurant.com, but that assumption is still inferential rather than guided.</w:t>
      </w:r>
    </w:p>
    <w:p w14:paraId="6174945A" w14:textId="747E14A9" w:rsidR="00921683" w:rsidRDefault="00921683">
      <w:pPr>
        <w:pStyle w:val="CommentText"/>
      </w:pPr>
    </w:p>
  </w:comment>
  <w:comment w:id="925" w:author="Greg Newton Brown" w:date="2026-02-25T10:31:00Z" w:initials="GN">
    <w:p w14:paraId="7D8842C9" w14:textId="77777777" w:rsidR="004F68B1" w:rsidRDefault="004F68B1" w:rsidP="004F68B1">
      <w:r>
        <w:rPr>
          <w:rStyle w:val="CommentReference"/>
        </w:rPr>
        <w:annotationRef/>
      </w:r>
      <w:r>
        <w:rPr>
          <w:sz w:val="20"/>
          <w:szCs w:val="20"/>
        </w:rPr>
        <w:t xml:space="preserve">This is a nice narrative opening, but I think we need a bit of context. Where are we in your career? What job is this? Etc. Any details we can add could help ground a reader. </w:t>
      </w:r>
    </w:p>
    <w:p w14:paraId="6F77249C" w14:textId="77777777" w:rsidR="004F68B1" w:rsidRDefault="004F68B1" w:rsidP="004F68B1"/>
    <w:p w14:paraId="7C60EE0D" w14:textId="77777777" w:rsidR="004F68B1" w:rsidRDefault="004F68B1" w:rsidP="004F68B1">
      <w:r>
        <w:rPr>
          <w:sz w:val="20"/>
          <w:szCs w:val="20"/>
        </w:rPr>
        <w:t xml:space="preserve">Also, where many of the stories form the Part One chapters focused on the Resteraunt.com days, if this was a jump to a later stage in your career, that could nicely work with the jump into Part Two of the book. </w:t>
      </w:r>
    </w:p>
  </w:comment>
  <w:comment w:id="935" w:author="Greg Newton Brown" w:date="2026-02-25T10:32:00Z" w:initials="GN">
    <w:p w14:paraId="1524AF1B" w14:textId="77777777" w:rsidR="004F68B1" w:rsidRDefault="004F68B1" w:rsidP="004F68B1">
      <w:r>
        <w:rPr>
          <w:rStyle w:val="CommentReference"/>
        </w:rPr>
        <w:annotationRef/>
      </w:r>
      <w:r>
        <w:rPr>
          <w:sz w:val="20"/>
          <w:szCs w:val="20"/>
        </w:rPr>
        <w:t>Might be worth defining this system some here.</w:t>
      </w:r>
    </w:p>
  </w:comment>
  <w:comment w:id="936" w:author="Greg Newton Brown" w:date="2026-02-25T10:49:00Z" w:initials="GN">
    <w:p w14:paraId="798D0FEC" w14:textId="77777777" w:rsidR="004E070E" w:rsidRDefault="004E070E" w:rsidP="004E070E">
      <w:r>
        <w:rPr>
          <w:rStyle w:val="CommentReference"/>
        </w:rPr>
        <w:annotationRef/>
      </w:r>
      <w:r>
        <w:rPr>
          <w:sz w:val="20"/>
          <w:szCs w:val="20"/>
        </w:rPr>
        <w:t>Would it make sense to explain that because of this you were hosting alignment meetings to try to salvage understanding accross the project etc?</w:t>
      </w:r>
    </w:p>
  </w:comment>
  <w:comment w:id="975" w:author="Greg Newton Brown" w:date="2026-02-25T10:38:00Z" w:initials="GN">
    <w:p w14:paraId="5E3D9AC4" w14:textId="77777777" w:rsidR="004F68B1" w:rsidRDefault="004F68B1" w:rsidP="004F68B1">
      <w:r>
        <w:rPr>
          <w:rStyle w:val="CommentReference"/>
        </w:rPr>
        <w:annotationRef/>
      </w:r>
      <w:r>
        <w:rPr>
          <w:sz w:val="20"/>
          <w:szCs w:val="20"/>
        </w:rPr>
        <w:t>Great section here.</w:t>
      </w:r>
    </w:p>
  </w:comment>
  <w:comment w:id="979" w:author="Greg Newton Brown" w:date="2026-02-25T10:41:00Z" w:initials="GN">
    <w:p w14:paraId="556F202D" w14:textId="77777777" w:rsidR="004F68B1" w:rsidRDefault="004F68B1" w:rsidP="004F68B1">
      <w:r>
        <w:rPr>
          <w:rStyle w:val="CommentReference"/>
        </w:rPr>
        <w:annotationRef/>
      </w:r>
      <w:r>
        <w:rPr>
          <w:sz w:val="20"/>
          <w:szCs w:val="20"/>
        </w:rPr>
        <w:t xml:space="preserve">This is a great phrase. Just flagging it as I could easily see it being a section or chapter or something title. </w:t>
      </w:r>
    </w:p>
  </w:comment>
  <w:comment w:id="982" w:author="Greg Newton Brown" w:date="2026-02-25T10:44:00Z" w:initials="GN">
    <w:p w14:paraId="0A7E5877" w14:textId="77777777" w:rsidR="00EF543E" w:rsidRDefault="00EF543E" w:rsidP="00EF543E">
      <w:r>
        <w:rPr>
          <w:rStyle w:val="CommentReference"/>
        </w:rPr>
        <w:annotationRef/>
      </w:r>
      <w:r>
        <w:rPr>
          <w:sz w:val="20"/>
          <w:szCs w:val="20"/>
        </w:rPr>
        <w:t xml:space="preserve">It might be worth illustrating this point with a specific example from the story / project that you started the chapter with. </w:t>
      </w:r>
    </w:p>
  </w:comment>
  <w:comment w:id="991" w:author="Greg Newton Brown" w:date="2026-02-25T10:47:00Z" w:initials="GN">
    <w:p w14:paraId="74C019E8" w14:textId="77777777" w:rsidR="004E070E" w:rsidRDefault="004E070E" w:rsidP="004E070E">
      <w:r>
        <w:rPr>
          <w:rStyle w:val="CommentReference"/>
        </w:rPr>
        <w:annotationRef/>
      </w:r>
      <w:r>
        <w:rPr>
          <w:sz w:val="20"/>
          <w:szCs w:val="20"/>
        </w:rPr>
        <w:t xml:space="preserve">I think this is the first time that the phrase alignment (which titles the chapter) appears in the title and the first time that the idea of alignment meetings is named as such in the chapter. </w:t>
      </w:r>
    </w:p>
  </w:comment>
  <w:comment w:id="1005" w:author="Greg Newton Brown" w:date="2026-02-25T11:05:00Z" w:initials="GN">
    <w:p w14:paraId="299E8BDA" w14:textId="77777777" w:rsidR="00520759" w:rsidRDefault="00520759" w:rsidP="00520759">
      <w:r>
        <w:rPr>
          <w:rStyle w:val="CommentReference"/>
        </w:rPr>
        <w:annotationRef/>
      </w:r>
      <w:r>
        <w:rPr>
          <w:sz w:val="20"/>
          <w:szCs w:val="20"/>
        </w:rPr>
        <w:t xml:space="preserve">Might this be a spot to reference back to those meetings you were running? You'd sorted 60 concepts into ten or fifteen buckets that made sense for your mental modeling right? But your team wasn't following your thinking. </w:t>
      </w:r>
    </w:p>
  </w:comment>
  <w:comment w:id="1007" w:author="Greg Newton Brown" w:date="2026-02-25T11:07:00Z" w:initials="GN">
    <w:p w14:paraId="4B9CB3F5" w14:textId="77777777" w:rsidR="00520759" w:rsidRDefault="00520759" w:rsidP="00520759">
      <w:r>
        <w:rPr>
          <w:rStyle w:val="CommentReference"/>
        </w:rPr>
        <w:annotationRef/>
      </w:r>
      <w:r>
        <w:rPr>
          <w:sz w:val="20"/>
          <w:szCs w:val="20"/>
        </w:rPr>
        <w:t>Again, I think there's space here to reference back to those meetings. How everyone said they understood, how you felt good, aligned, like you'd succeeded on getting the whole team (or teams) aligned on the complexities of the project. ONly to watch that understanding crumble each day, and the next day to tumble into another alignment meeting, kind of like a software engineer's Groundhog Day scenario.</w:t>
      </w:r>
    </w:p>
  </w:comment>
  <w:comment w:id="1009" w:author="Greg Newton Brown" w:date="2026-02-25T11:07:00Z" w:initials="GN">
    <w:p w14:paraId="2CC31191" w14:textId="77777777" w:rsidR="00520759" w:rsidRDefault="00520759" w:rsidP="00520759">
      <w:r>
        <w:rPr>
          <w:rStyle w:val="CommentReference"/>
        </w:rPr>
        <w:annotationRef/>
      </w:r>
      <w:r>
        <w:rPr>
          <w:sz w:val="20"/>
          <w:szCs w:val="20"/>
        </w:rPr>
        <w:t>This is great.</w:t>
      </w:r>
    </w:p>
  </w:comment>
  <w:comment w:id="1142" w:author="Greg Newton Brown" w:date="2026-02-25T11:11:00Z" w:initials="GN">
    <w:p w14:paraId="30A77F0B" w14:textId="77777777" w:rsidR="00520759" w:rsidRDefault="00520759" w:rsidP="00520759">
      <w:r>
        <w:rPr>
          <w:rStyle w:val="CommentReference"/>
        </w:rPr>
        <w:annotationRef/>
      </w:r>
      <w:r>
        <w:rPr>
          <w:sz w:val="20"/>
          <w:szCs w:val="20"/>
        </w:rPr>
        <w:t xml:space="preserve">I like the return to the conference roo and the whiteboard and the colors and what it uncloaked for people. But does the story ultimately feel unresolved? Did you pull off the project? Was the illusion of alignment replaced going forward by actual alignment? How did you keep checking in to make sure alignment stayed? I think readers might want a quick peek at how everything ultimately shook out. </w:t>
      </w:r>
    </w:p>
  </w:comment>
  <w:comment w:id="1158" w:author="Greg Newton Brown" w:date="2026-02-24T12:21:00Z" w:initials="GN">
    <w:p w14:paraId="354BB7F4" w14:textId="77777777" w:rsidR="00520759" w:rsidRDefault="00C04B87" w:rsidP="00520759">
      <w:r>
        <w:rPr>
          <w:rStyle w:val="CommentReference"/>
        </w:rPr>
        <w:annotationRef/>
      </w:r>
      <w:r w:rsidR="00520759">
        <w:rPr>
          <w:sz w:val="20"/>
          <w:szCs w:val="20"/>
        </w:rPr>
        <w:t>Is this chapter so closely aligned with Chapter Four Seeing Less to Do More that placing them more closely together would be warranted?</w:t>
      </w:r>
    </w:p>
    <w:p w14:paraId="34DCD419" w14:textId="77777777" w:rsidR="00520759" w:rsidRDefault="00520759" w:rsidP="00520759"/>
    <w:p w14:paraId="16C18F5D" w14:textId="77777777" w:rsidR="00520759" w:rsidRDefault="00520759" w:rsidP="00520759">
      <w:r>
        <w:rPr>
          <w:sz w:val="20"/>
          <w:szCs w:val="20"/>
        </w:rPr>
        <w:t xml:space="preserve">For now, I've left it here to avoid a ton of moving around in the draft. But see my note about overall order in the editorial letter. </w:t>
      </w:r>
    </w:p>
    <w:p w14:paraId="33272690" w14:textId="77777777" w:rsidR="00520759" w:rsidRDefault="00520759" w:rsidP="00520759"/>
  </w:comment>
  <w:comment w:id="1160" w:author="Gregory Newton Brown" w:date="2026-02-25T12:30:00Z" w:initials="GNB">
    <w:p w14:paraId="1C38343D" w14:textId="23A8DB60" w:rsidR="00DD7DAA" w:rsidRDefault="00DD7DAA">
      <w:pPr>
        <w:pStyle w:val="CommentText"/>
      </w:pPr>
      <w:r>
        <w:rPr>
          <w:rStyle w:val="CommentReference"/>
        </w:rPr>
        <w:annotationRef/>
      </w:r>
      <w:r>
        <w:t xml:space="preserve">What team, project, and concept are we talking about here? Is this a new example, or one of the projects we’ve seen earlier in the book? I think knowing what project the narrative is centered on will help determine order of this chapter. </w:t>
      </w:r>
      <w:r>
        <w:br/>
      </w:r>
      <w:r>
        <w:br/>
        <w:t xml:space="preserve">While I was inclined to group it earlier, as noted above, it might makes sense to group it somewhat </w:t>
      </w:r>
      <w:r w:rsidR="003325B2">
        <w:t>chronologically</w:t>
      </w:r>
      <w:r>
        <w:t>.</w:t>
      </w:r>
    </w:p>
  </w:comment>
  <w:comment w:id="1169" w:author="Gregory Newton Brown" w:date="2026-02-26T17:08:00Z" w:initials="GNB">
    <w:p w14:paraId="65ABC32E" w14:textId="798E1FEB" w:rsidR="003325B2" w:rsidRDefault="003325B2">
      <w:pPr>
        <w:pStyle w:val="CommentText"/>
      </w:pPr>
      <w:r>
        <w:rPr>
          <w:rStyle w:val="CommentReference"/>
        </w:rPr>
        <w:annotationRef/>
      </w:r>
      <w:r>
        <w:t>Which team exactly? Contextualize who they were and what they were working on?</w:t>
      </w:r>
    </w:p>
  </w:comment>
  <w:comment w:id="1172" w:author="Gregory Newton Brown" w:date="2026-02-26T17:08:00Z" w:initials="GNB">
    <w:p w14:paraId="1FF4A7D3" w14:textId="205C3F6E" w:rsidR="003325B2" w:rsidRDefault="003325B2">
      <w:pPr>
        <w:pStyle w:val="CommentText"/>
      </w:pPr>
      <w:r>
        <w:rPr>
          <w:rStyle w:val="CommentReference"/>
        </w:rPr>
        <w:annotationRef/>
      </w:r>
      <w:r>
        <w:t>Is it worth defining what a sprint is in the context of this project?</w:t>
      </w:r>
    </w:p>
  </w:comment>
  <w:comment w:id="1181" w:author="Gregory Newton Brown" w:date="2026-02-26T17:11:00Z" w:initials="GNB">
    <w:p w14:paraId="31331FE9" w14:textId="3B0FFEF4" w:rsidR="003325B2" w:rsidRDefault="003325B2">
      <w:pPr>
        <w:pStyle w:val="CommentText"/>
      </w:pPr>
      <w:r>
        <w:rPr>
          <w:rStyle w:val="CommentReference"/>
        </w:rPr>
        <w:annotationRef/>
      </w:r>
      <w:r>
        <w:t xml:space="preserve">This feels a bit unclear. Are you saying the same engineer brought up the same concern again, and that this time the team changed their stance and gave into the concern, making a change? Some details on the specifics of the change would be helpful here in letting readers better understand the stakes. </w:t>
      </w:r>
    </w:p>
  </w:comment>
  <w:comment w:id="1185" w:author="Gregory Newton Brown" w:date="2026-02-26T17:12:00Z" w:initials="GNB">
    <w:p w14:paraId="6FB4BBF1" w14:textId="3A47CDA0" w:rsidR="003325B2" w:rsidRDefault="003325B2">
      <w:pPr>
        <w:pStyle w:val="CommentText"/>
      </w:pPr>
      <w:r>
        <w:rPr>
          <w:rStyle w:val="CommentReference"/>
        </w:rPr>
        <w:annotationRef/>
      </w:r>
      <w:r>
        <w:t>Like how much effort? How many weeks of work did they end up redoing because of one dissenting voice?</w:t>
      </w:r>
    </w:p>
  </w:comment>
  <w:comment w:id="1232" w:author="Gregory Newton Brown" w:date="2026-02-26T17:13:00Z" w:initials="GNB">
    <w:p w14:paraId="6FA84E16" w14:textId="61B76908" w:rsidR="003325B2" w:rsidRDefault="003325B2">
      <w:pPr>
        <w:pStyle w:val="CommentText"/>
      </w:pPr>
      <w:r>
        <w:rPr>
          <w:rStyle w:val="CommentReference"/>
        </w:rPr>
        <w:annotationRef/>
      </w:r>
      <w:r>
        <w:t>Would it make sense to expand the story above just a bit and have more dialogue, showing the sides of the debate?</w:t>
      </w:r>
    </w:p>
  </w:comment>
  <w:comment w:id="1235" w:author="Gregory Newton Brown" w:date="2026-02-26T17:15:00Z" w:initials="GNB">
    <w:p w14:paraId="60164FAC" w14:textId="3F9C249F" w:rsidR="003325B2" w:rsidRDefault="003325B2">
      <w:pPr>
        <w:pStyle w:val="CommentText"/>
      </w:pPr>
      <w:r>
        <w:rPr>
          <w:rStyle w:val="CommentReference"/>
        </w:rPr>
        <w:annotationRef/>
      </w:r>
      <w:r>
        <w:t xml:space="preserve">What exactly do you mean by this phrase? It’s one of the few lines in the book that feels a bit vague. </w:t>
      </w:r>
    </w:p>
  </w:comment>
  <w:comment w:id="1236" w:author="Joel Karr" w:date="2026-03-07T16:15:00Z" w:initials="JK">
    <w:p w14:paraId="792B4CC6" w14:textId="77777777" w:rsidR="0067271D" w:rsidRDefault="0067271D" w:rsidP="0067271D">
      <w:pPr>
        <w:pStyle w:val="CommentText"/>
      </w:pPr>
      <w:r>
        <w:rPr>
          <w:rStyle w:val="CommentReference"/>
        </w:rPr>
        <w:annotationRef/>
      </w:r>
      <w:r>
        <w:t>Decided to remove the whole paragraph as its jus restating what I’ve already said.</w:t>
      </w:r>
    </w:p>
  </w:comment>
  <w:comment w:id="1245" w:author="Gregory Newton Brown" w:date="2026-02-26T17:17:00Z" w:initials="GNB">
    <w:p w14:paraId="5F0C7972" w14:textId="2966A160" w:rsidR="003325B2" w:rsidRDefault="003325B2">
      <w:pPr>
        <w:pStyle w:val="CommentText"/>
      </w:pPr>
      <w:r>
        <w:rPr>
          <w:rStyle w:val="CommentReference"/>
        </w:rPr>
        <w:annotationRef/>
      </w:r>
      <w:r>
        <w:t>This is a great historical example and a nice segue into explaining the phenomenon above. Again and again, that’s one of my favorite aspects of the book: how you introduce a behavior in the context of a scene / software engineering situation, and then unpack why something was or wasn’t done based on behavioral psych, etc.</w:t>
      </w:r>
    </w:p>
  </w:comment>
  <w:comment w:id="1278" w:author="Gregory Newton Brown" w:date="2026-02-26T17:20:00Z" w:initials="GNB">
    <w:p w14:paraId="7B0C9BA0" w14:textId="17EEC072" w:rsidR="003325B2" w:rsidRDefault="003325B2">
      <w:pPr>
        <w:pStyle w:val="CommentText"/>
      </w:pPr>
      <w:r>
        <w:rPr>
          <w:rStyle w:val="CommentReference"/>
        </w:rPr>
        <w:annotationRef/>
      </w:r>
      <w:r>
        <w:t xml:space="preserve">Love the directness of this. </w:t>
      </w:r>
    </w:p>
  </w:comment>
  <w:comment w:id="1285" w:author="Gregory Newton Brown" w:date="2026-02-26T17:20:00Z" w:initials="GNB">
    <w:p w14:paraId="3D598CDD" w14:textId="7439064E" w:rsidR="003325B2" w:rsidRDefault="003325B2">
      <w:pPr>
        <w:pStyle w:val="CommentText"/>
      </w:pPr>
      <w:r>
        <w:rPr>
          <w:rStyle w:val="CommentReference"/>
        </w:rPr>
        <w:annotationRef/>
      </w:r>
      <w:r>
        <w:t>Nice caveat here.</w:t>
      </w:r>
    </w:p>
  </w:comment>
  <w:comment w:id="1463" w:author="Gregory Newton Brown" w:date="2026-02-26T17:23:00Z" w:initials="GNB">
    <w:p w14:paraId="1A01C593" w14:textId="0AD7F2B5" w:rsidR="003325B2" w:rsidRDefault="003325B2">
      <w:pPr>
        <w:pStyle w:val="CommentText"/>
      </w:pPr>
      <w:r>
        <w:rPr>
          <w:rStyle w:val="CommentReference"/>
        </w:rPr>
        <w:annotationRef/>
      </w:r>
      <w:r>
        <w:t>Suggesting a bit of copy to set up the other reccomendations.</w:t>
      </w:r>
    </w:p>
  </w:comment>
  <w:comment w:id="1512" w:author="Gregory Newton Brown" w:date="2026-02-26T17:25:00Z" w:initials="GNB">
    <w:p w14:paraId="309C7EC2" w14:textId="32E2D0DB" w:rsidR="00712027" w:rsidRDefault="00712027">
      <w:pPr>
        <w:pStyle w:val="CommentText"/>
      </w:pPr>
      <w:r>
        <w:rPr>
          <w:rStyle w:val="CommentReference"/>
        </w:rPr>
        <w:annotationRef/>
      </w:r>
      <w:r>
        <w:t xml:space="preserve">I love how you show your recommendations, then return to the story to look at how the outcome could have been different. It’s nicely done. </w:t>
      </w:r>
    </w:p>
  </w:comment>
  <w:comment w:id="1561" w:author="Gregory Newton Brown" w:date="2026-02-26T20:28:00Z" w:initials="GNB">
    <w:p w14:paraId="5D699BB2" w14:textId="2DDCF1C8" w:rsidR="00921683" w:rsidRPr="00921683" w:rsidRDefault="00921683" w:rsidP="00921683">
      <w:pPr>
        <w:rPr>
          <w:rFonts w:ascii="Times New Roman" w:eastAsia="Times New Roman" w:hAnsi="Times New Roman" w:cs="Times New Roman"/>
          <w:kern w:val="0"/>
          <w14:ligatures w14:val="none"/>
        </w:rPr>
      </w:pPr>
      <w:r>
        <w:rPr>
          <w:rStyle w:val="CommentReference"/>
        </w:rPr>
        <w:annotationRef/>
      </w:r>
      <w:r>
        <w:t xml:space="preserve">Love this chapter. </w:t>
      </w:r>
      <w:r>
        <w:rPr>
          <w:rFonts w:ascii="-webkit-standard" w:eastAsia="Times New Roman" w:hAnsi="-webkit-standard" w:cs="Times New Roman"/>
          <w:color w:val="000000"/>
          <w:kern w:val="0"/>
          <w:sz w:val="27"/>
          <w:szCs w:val="27"/>
          <w14:ligatures w14:val="none"/>
        </w:rPr>
        <w:t xml:space="preserve">It </w:t>
      </w:r>
      <w:r w:rsidRPr="00921683">
        <w:rPr>
          <w:rFonts w:ascii="-webkit-standard" w:eastAsia="Times New Roman" w:hAnsi="-webkit-standard" w:cs="Times New Roman"/>
          <w:color w:val="000000"/>
          <w:kern w:val="0"/>
          <w:sz w:val="27"/>
          <w:szCs w:val="27"/>
          <w14:ligatures w14:val="none"/>
        </w:rPr>
        <w:t>departs entirely from the software career arc and returns to a personal formative story. Because recent chapters have alternated between unnamed employers and conceptual research, the narrative shift here feels clean</w:t>
      </w:r>
      <w:r>
        <w:rPr>
          <w:rFonts w:ascii="-webkit-standard" w:eastAsia="Times New Roman" w:hAnsi="-webkit-standard" w:cs="Times New Roman"/>
          <w:color w:val="000000"/>
          <w:kern w:val="0"/>
          <w:sz w:val="27"/>
          <w:szCs w:val="27"/>
          <w14:ligatures w14:val="none"/>
        </w:rPr>
        <w:t>.</w:t>
      </w:r>
      <w:r>
        <w:rPr>
          <w:rFonts w:ascii="-webkit-standard" w:eastAsia="Times New Roman" w:hAnsi="-webkit-standard" w:cs="Times New Roman"/>
          <w:color w:val="000000"/>
          <w:kern w:val="0"/>
          <w:sz w:val="27"/>
          <w:szCs w:val="27"/>
          <w14:ligatures w14:val="none"/>
        </w:rPr>
        <w:br/>
      </w:r>
      <w:r>
        <w:rPr>
          <w:rFonts w:ascii="-webkit-standard" w:eastAsia="Times New Roman" w:hAnsi="-webkit-standard" w:cs="Times New Roman"/>
          <w:color w:val="000000"/>
          <w:kern w:val="0"/>
          <w:sz w:val="27"/>
          <w:szCs w:val="27"/>
          <w14:ligatures w14:val="none"/>
        </w:rPr>
        <w:br/>
        <w:t xml:space="preserve">It also makes me wonder if there might be value in more personal story unrelated to work chapters? I you’re considering adding chapters. </w:t>
      </w:r>
    </w:p>
    <w:p w14:paraId="5C7B000F" w14:textId="3786D9DA" w:rsidR="00921683" w:rsidRDefault="00921683">
      <w:pPr>
        <w:pStyle w:val="CommentText"/>
      </w:pPr>
    </w:p>
  </w:comment>
  <w:comment w:id="1565" w:author="Greg Newton Brown" w:date="2026-02-27T11:52:00Z" w:initials="GN">
    <w:p w14:paraId="67639178" w14:textId="77777777" w:rsidR="004D47DE" w:rsidRDefault="004D47DE" w:rsidP="004D47DE">
      <w:r>
        <w:rPr>
          <w:rStyle w:val="CommentReference"/>
        </w:rPr>
        <w:annotationRef/>
      </w:r>
      <w:r>
        <w:rPr>
          <w:sz w:val="20"/>
          <w:szCs w:val="20"/>
        </w:rPr>
        <w:t xml:space="preserve">While I really love the wrestling story as a frame, this chapter feels a bit slimmer and thinner in actionable information than other chapters. </w:t>
      </w:r>
    </w:p>
    <w:p w14:paraId="71D08474" w14:textId="77777777" w:rsidR="004D47DE" w:rsidRDefault="004D47DE" w:rsidP="004D47DE"/>
    <w:p w14:paraId="67764A81" w14:textId="77777777" w:rsidR="004D47DE" w:rsidRDefault="004D47DE" w:rsidP="004D47DE">
      <w:r>
        <w:rPr>
          <w:sz w:val="20"/>
          <w:szCs w:val="20"/>
        </w:rPr>
        <w:t xml:space="preserve">Just flagging that for consideration. I marked a couple spots where more depth on feedback systems might help, and I'm sure you have other ideas on how to possibly bolster the topic. </w:t>
      </w:r>
    </w:p>
    <w:p w14:paraId="40151426" w14:textId="77777777" w:rsidR="004D47DE" w:rsidRDefault="004D47DE" w:rsidP="004D47DE"/>
    <w:p w14:paraId="56AAA2A7" w14:textId="77777777" w:rsidR="004D47DE" w:rsidRDefault="004D47DE" w:rsidP="004D47DE">
      <w:r>
        <w:rPr>
          <w:sz w:val="20"/>
          <w:szCs w:val="20"/>
        </w:rPr>
        <w:t xml:space="preserve">I found myself wondering too about the role of feedback in supporting or disrupting flow and employee's confidence and their ability to trust their employers and drop into projects more deeply. Perhaps that's territory worth mining a bit? </w:t>
      </w:r>
    </w:p>
  </w:comment>
  <w:comment w:id="1604" w:author="Greg Newton Brown" w:date="2026-02-27T11:38:00Z" w:initials="GN">
    <w:p w14:paraId="6EC540F6" w14:textId="77777777" w:rsidR="00E418D5" w:rsidRDefault="00E418D5" w:rsidP="00E418D5">
      <w:r>
        <w:rPr>
          <w:rStyle w:val="CommentReference"/>
        </w:rPr>
        <w:annotationRef/>
      </w:r>
      <w:r>
        <w:rPr>
          <w:sz w:val="20"/>
          <w:szCs w:val="20"/>
        </w:rPr>
        <w:t>Great points here, but I'm wondering if there's space to expand on setting and reinforcing standards from the outset here.</w:t>
      </w:r>
    </w:p>
  </w:comment>
  <w:comment w:id="1619" w:author="Greg Newton Brown" w:date="2026-02-27T11:39:00Z" w:initials="GN">
    <w:p w14:paraId="0F720E38" w14:textId="77777777" w:rsidR="00E418D5" w:rsidRDefault="00E418D5" w:rsidP="00E418D5">
      <w:r>
        <w:rPr>
          <w:rStyle w:val="CommentReference"/>
        </w:rPr>
        <w:annotationRef/>
      </w:r>
      <w:r>
        <w:rPr>
          <w:sz w:val="20"/>
          <w:szCs w:val="20"/>
        </w:rPr>
        <w:t>Who would it make sense to contextualize who Amy Edmondson is?</w:t>
      </w:r>
    </w:p>
  </w:comment>
  <w:comment w:id="1755" w:author="Greg Newton Brown" w:date="2026-02-27T11:40:00Z" w:initials="GN">
    <w:p w14:paraId="64C324BD" w14:textId="77777777" w:rsidR="00E418D5" w:rsidRDefault="00E418D5" w:rsidP="00E418D5">
      <w:r>
        <w:rPr>
          <w:rStyle w:val="CommentReference"/>
        </w:rPr>
        <w:annotationRef/>
      </w:r>
      <w:r>
        <w:rPr>
          <w:sz w:val="20"/>
          <w:szCs w:val="20"/>
        </w:rPr>
        <w:t xml:space="preserve">This section, while very important, feels a bit thin. </w:t>
      </w:r>
    </w:p>
    <w:p w14:paraId="2D6565AA" w14:textId="77777777" w:rsidR="00E418D5" w:rsidRDefault="00E418D5" w:rsidP="00E418D5"/>
    <w:p w14:paraId="25FA0007" w14:textId="77777777" w:rsidR="00E418D5" w:rsidRDefault="00E418D5" w:rsidP="00E418D5">
      <w:r>
        <w:rPr>
          <w:sz w:val="20"/>
          <w:szCs w:val="20"/>
        </w:rPr>
        <w:t xml:space="preserve">Would this carry more power with a narrative example of a really great feedback system failing? I could see an example from a work project or something more personal, like the wrestling narrative that so nicely opens things. </w:t>
      </w:r>
    </w:p>
    <w:p w14:paraId="02DFDB26" w14:textId="77777777" w:rsidR="00E418D5" w:rsidRDefault="00E418D5" w:rsidP="00E418D5"/>
    <w:p w14:paraId="57B13005" w14:textId="77777777" w:rsidR="00E418D5" w:rsidRDefault="00E418D5" w:rsidP="00E418D5">
      <w:r>
        <w:rPr>
          <w:sz w:val="20"/>
          <w:szCs w:val="20"/>
        </w:rPr>
        <w:t>Also, I think a bit of segue text into the suggestion points would be helpful.</w:t>
      </w:r>
    </w:p>
  </w:comment>
  <w:comment w:id="1808" w:author="Gregory Newton Brown" w:date="2026-02-25T11:25:00Z" w:initials="GNB">
    <w:p w14:paraId="7B2FD3CF" w14:textId="3E4EC961" w:rsidR="00C50EF8" w:rsidRDefault="00C50EF8">
      <w:pPr>
        <w:pStyle w:val="CommentText"/>
      </w:pPr>
      <w:r>
        <w:rPr>
          <w:rStyle w:val="CommentReference"/>
        </w:rPr>
        <w:annotationRef/>
      </w:r>
      <w:r>
        <w:t>I really like these one-e-sentence opening scenario lines. They tease story, present some mystery, and draw a reader in. You use a similar opening to great effect in Chapter Ten, and this might be a tactic to consider using in more chapter openings.</w:t>
      </w:r>
    </w:p>
  </w:comment>
  <w:comment w:id="1809" w:author="Greg Newton Brown" w:date="2026-02-27T11:58:00Z" w:initials="GN">
    <w:p w14:paraId="0429AE9A" w14:textId="77777777" w:rsidR="004D47DE" w:rsidRDefault="004D47DE" w:rsidP="004D47DE">
      <w:r>
        <w:rPr>
          <w:rStyle w:val="CommentReference"/>
        </w:rPr>
        <w:annotationRef/>
      </w:r>
      <w:r>
        <w:rPr>
          <w:sz w:val="20"/>
          <w:szCs w:val="20"/>
        </w:rPr>
        <w:t>I think some company identification would help here.</w:t>
      </w:r>
    </w:p>
  </w:comment>
  <w:comment w:id="1818" w:author="Greg Newton Brown" w:date="2026-02-27T12:01:00Z" w:initials="GN">
    <w:p w14:paraId="73284214" w14:textId="77777777" w:rsidR="004D47DE" w:rsidRDefault="004D47DE" w:rsidP="004D47DE">
      <w:r>
        <w:rPr>
          <w:rStyle w:val="CommentReference"/>
        </w:rPr>
        <w:annotationRef/>
      </w:r>
      <w:r>
        <w:rPr>
          <w:sz w:val="20"/>
          <w:szCs w:val="20"/>
        </w:rPr>
        <w:t xml:space="preserve">One of the things I most love about this story is that it expands and allows the scene to breathe a bit more. We get dialogue and physical description than many other stories. </w:t>
      </w:r>
    </w:p>
  </w:comment>
  <w:comment w:id="1820" w:author="Greg Newton Brown" w:date="2026-02-27T12:02:00Z" w:initials="GN">
    <w:p w14:paraId="750750E2" w14:textId="77777777" w:rsidR="003D00C8" w:rsidRDefault="003D00C8" w:rsidP="003D00C8">
      <w:r>
        <w:rPr>
          <w:rStyle w:val="CommentReference"/>
        </w:rPr>
        <w:annotationRef/>
      </w:r>
      <w:r>
        <w:rPr>
          <w:sz w:val="20"/>
          <w:szCs w:val="20"/>
        </w:rPr>
        <w:t xml:space="preserve">I love how clearly you break this distinction down. </w:t>
      </w:r>
    </w:p>
  </w:comment>
  <w:comment w:id="1823" w:author="Greg Newton Brown" w:date="2026-02-27T12:02:00Z" w:initials="GN">
    <w:p w14:paraId="660E1611" w14:textId="77777777" w:rsidR="003D00C8" w:rsidRDefault="003D00C8" w:rsidP="003D00C8">
      <w:r>
        <w:rPr>
          <w:rStyle w:val="CommentReference"/>
        </w:rPr>
        <w:annotationRef/>
      </w:r>
      <w:r>
        <w:rPr>
          <w:sz w:val="20"/>
          <w:szCs w:val="20"/>
        </w:rPr>
        <w:t>Is this a dangling reference from a prior version of the book? I don't see a George Miller anywhere else.</w:t>
      </w:r>
    </w:p>
  </w:comment>
  <w:comment w:id="1824" w:author="Joel Karr" w:date="2026-03-08T18:00:00Z" w:initials="JK">
    <w:p w14:paraId="32581900" w14:textId="77777777" w:rsidR="00321F43" w:rsidRDefault="00321F43" w:rsidP="00321F43">
      <w:pPr>
        <w:pStyle w:val="CommentText"/>
      </w:pPr>
      <w:r>
        <w:rPr>
          <w:rStyle w:val="CommentReference"/>
        </w:rPr>
        <w:annotationRef/>
      </w:r>
      <w:r>
        <w:t>It as in what is now Chapter 8.</w:t>
      </w:r>
    </w:p>
  </w:comment>
  <w:comment w:id="1829" w:author="Greg Newton Brown" w:date="2026-02-27T12:07:00Z" w:initials="GN">
    <w:p w14:paraId="0BB04021" w14:textId="52418685" w:rsidR="003D00C8" w:rsidRDefault="003D00C8" w:rsidP="003D00C8">
      <w:r>
        <w:rPr>
          <w:rStyle w:val="CommentReference"/>
        </w:rPr>
        <w:annotationRef/>
      </w:r>
      <w:r>
        <w:rPr>
          <w:sz w:val="20"/>
          <w:szCs w:val="20"/>
        </w:rPr>
        <w:t xml:space="preserve">Nice return here to the outages to wrap the chappter. In fact, this particualr chapter strcuture (which you've used elsewhere) is one of my favorites: </w:t>
      </w:r>
    </w:p>
    <w:p w14:paraId="0398E851" w14:textId="77777777" w:rsidR="003D00C8" w:rsidRDefault="003D00C8" w:rsidP="003D00C8"/>
    <w:p w14:paraId="1C1512FE" w14:textId="77777777" w:rsidR="003D00C8" w:rsidRDefault="003D00C8" w:rsidP="003D00C8">
      <w:r>
        <w:rPr>
          <w:sz w:val="20"/>
          <w:szCs w:val="20"/>
        </w:rPr>
        <w:t>- Opening story</w:t>
      </w:r>
    </w:p>
    <w:p w14:paraId="6F864A26" w14:textId="77777777" w:rsidR="003D00C8" w:rsidRDefault="003D00C8" w:rsidP="003D00C8">
      <w:r>
        <w:rPr>
          <w:sz w:val="20"/>
          <w:szCs w:val="20"/>
        </w:rPr>
        <w:t>- Context on issue</w:t>
      </w:r>
    </w:p>
    <w:p w14:paraId="0DD796A2" w14:textId="77777777" w:rsidR="003D00C8" w:rsidRDefault="003D00C8" w:rsidP="003D00C8">
      <w:r>
        <w:rPr>
          <w:sz w:val="20"/>
          <w:szCs w:val="20"/>
        </w:rPr>
        <w:t>- Return to team / story</w:t>
      </w:r>
    </w:p>
    <w:p w14:paraId="22BA7E06" w14:textId="77777777" w:rsidR="003D00C8" w:rsidRDefault="003D00C8" w:rsidP="003D00C8">
      <w:r>
        <w:rPr>
          <w:sz w:val="20"/>
          <w:szCs w:val="20"/>
        </w:rPr>
        <w:t>- Use of specific criteria or exercises to solve the issue</w:t>
      </w:r>
    </w:p>
    <w:p w14:paraId="3618F5E3" w14:textId="77777777" w:rsidR="003D00C8" w:rsidRDefault="003D00C8" w:rsidP="003D00C8">
      <w:r>
        <w:rPr>
          <w:sz w:val="20"/>
          <w:szCs w:val="20"/>
        </w:rPr>
        <w:t>- A final return to the story to wrap the chapter</w:t>
      </w:r>
    </w:p>
  </w:comment>
  <w:comment w:id="1838" w:author="Gregory Newton Brown" w:date="2026-02-26T20:40:00Z" w:initials="GNB">
    <w:p w14:paraId="76CCF7F7" w14:textId="0F95EC89" w:rsidR="00921683" w:rsidRPr="00921683" w:rsidRDefault="00921683" w:rsidP="00921683">
      <w:pPr>
        <w:rPr>
          <w:rFonts w:ascii="Times" w:eastAsia="Times New Roman" w:hAnsi="Times" w:cs="Times New Roman"/>
          <w:kern w:val="0"/>
          <w14:ligatures w14:val="none"/>
        </w:rPr>
      </w:pPr>
      <w:r w:rsidRPr="00921683">
        <w:rPr>
          <w:rStyle w:val="CommentReference"/>
          <w:rFonts w:ascii="Times" w:hAnsi="Times"/>
        </w:rPr>
        <w:annotationRef/>
      </w:r>
      <w:r w:rsidRPr="00921683">
        <w:rPr>
          <w:rFonts w:ascii="Times" w:hAnsi="Times"/>
        </w:rPr>
        <w:t>This is an ambitious chapter that mostly succeeds.</w:t>
      </w:r>
      <w:r w:rsidRPr="00921683">
        <w:rPr>
          <w:rFonts w:ascii="Times" w:hAnsi="Times"/>
        </w:rPr>
        <w:br/>
      </w:r>
      <w:r w:rsidRPr="00921683">
        <w:rPr>
          <w:rFonts w:ascii="Times" w:hAnsi="Times"/>
        </w:rPr>
        <w:br/>
      </w:r>
      <w:r w:rsidRPr="00921683">
        <w:rPr>
          <w:rFonts w:ascii="Times" w:eastAsia="Times New Roman" w:hAnsi="Times" w:cs="Times New Roman"/>
          <w:color w:val="000000"/>
          <w:kern w:val="0"/>
          <w:sz w:val="27"/>
          <w:szCs w:val="27"/>
          <w14:ligatures w14:val="none"/>
        </w:rPr>
        <w:t>This chapter spans two distinct career phases: the Restaurant.com leadership transition and a later large public-company senior leadership role. The thematic throughline (reducing uncertainty vs. explaining complexity) remains tight, but chronologically this is your first chapter that clearly bridges employers within the same narrative.</w:t>
      </w:r>
    </w:p>
    <w:p w14:paraId="1F92E965" w14:textId="3051B664" w:rsidR="00921683" w:rsidRPr="00921683" w:rsidRDefault="00921683">
      <w:pPr>
        <w:pStyle w:val="CommentText"/>
        <w:rPr>
          <w:rFonts w:ascii="Times" w:hAnsi="Times"/>
        </w:rPr>
      </w:pPr>
    </w:p>
  </w:comment>
  <w:comment w:id="1890" w:author="Greg Newton Brown" w:date="2026-02-27T12:17:00Z" w:initials="GN">
    <w:p w14:paraId="1DC89B32" w14:textId="77777777" w:rsidR="00F65056" w:rsidRDefault="00F65056" w:rsidP="00F65056">
      <w:r>
        <w:rPr>
          <w:rStyle w:val="CommentReference"/>
        </w:rPr>
        <w:annotationRef/>
      </w:r>
      <w:r>
        <w:rPr>
          <w:sz w:val="20"/>
          <w:szCs w:val="20"/>
        </w:rPr>
        <w:t xml:space="preserve">I wonder if there's space in here to look back to that basement and the early days with QuickBASIC? I think that journe form there to where you are now would be something readers could see themselves in, so it's worth reinforcing occasionally in the book, I think. </w:t>
      </w:r>
    </w:p>
  </w:comment>
  <w:comment w:id="1906" w:author="Gregory Newton Brown" w:date="2026-02-25T11:35:00Z" w:initials="GNB">
    <w:p w14:paraId="08CD04B6" w14:textId="49BEE07F" w:rsidR="00163F82" w:rsidRDefault="00163F82">
      <w:pPr>
        <w:pStyle w:val="CommentText"/>
      </w:pPr>
      <w:r>
        <w:rPr>
          <w:rStyle w:val="CommentReference"/>
        </w:rPr>
        <w:annotationRef/>
      </w:r>
      <w:r>
        <w:t xml:space="preserve">This is a great line. A great transition as well. And I wonder if it’s pointing to a structural transition in the book. The walk from the Cloud room (Part One) into Part Two? </w:t>
      </w:r>
    </w:p>
  </w:comment>
  <w:comment w:id="1913" w:author="Greg Newton Brown" w:date="2026-02-27T12:26:00Z" w:initials="GN">
    <w:p w14:paraId="11DAEA1E" w14:textId="77777777" w:rsidR="00957C96" w:rsidRDefault="00957C96" w:rsidP="00957C96">
      <w:r>
        <w:rPr>
          <w:rStyle w:val="CommentReference"/>
        </w:rPr>
        <w:annotationRef/>
      </w:r>
      <w:r>
        <w:rPr>
          <w:sz w:val="20"/>
          <w:szCs w:val="20"/>
        </w:rPr>
        <w:t xml:space="preserve">Nice contextualizing and introduction of Joel here. </w:t>
      </w:r>
    </w:p>
  </w:comment>
  <w:comment w:id="1916" w:author="Greg Newton Brown" w:date="2026-02-27T12:28:00Z" w:initials="GN">
    <w:p w14:paraId="52943AE7" w14:textId="77777777" w:rsidR="00957C96" w:rsidRDefault="00957C96" w:rsidP="00957C96">
      <w:r>
        <w:rPr>
          <w:rStyle w:val="CommentReference"/>
        </w:rPr>
        <w:annotationRef/>
      </w:r>
      <w:r>
        <w:rPr>
          <w:sz w:val="20"/>
          <w:szCs w:val="20"/>
        </w:rPr>
        <w:t>This is an excellent use of metaphor.</w:t>
      </w:r>
    </w:p>
  </w:comment>
  <w:comment w:id="1922" w:author="Gregory Newton Brown" w:date="2026-02-26T20:45:00Z" w:initials="GNB">
    <w:p w14:paraId="2C2F8AFB" w14:textId="77777777" w:rsidR="00921683" w:rsidRPr="00921683" w:rsidRDefault="00921683" w:rsidP="00921683">
      <w:pPr>
        <w:rPr>
          <w:rFonts w:ascii="Times" w:eastAsia="Times New Roman" w:hAnsi="Times" w:cs="Times New Roman"/>
          <w:kern w:val="0"/>
          <w14:ligatures w14:val="none"/>
        </w:rPr>
      </w:pPr>
      <w:r w:rsidRPr="00921683">
        <w:rPr>
          <w:rStyle w:val="CommentReference"/>
          <w:rFonts w:ascii="Times" w:hAnsi="Times"/>
        </w:rPr>
        <w:annotationRef/>
      </w:r>
      <w:r w:rsidRPr="00921683">
        <w:rPr>
          <w:rFonts w:ascii="Times" w:eastAsia="Times New Roman" w:hAnsi="Times" w:cs="Times New Roman"/>
          <w:color w:val="000000"/>
          <w:kern w:val="0"/>
          <w:sz w:val="27"/>
          <w:szCs w:val="27"/>
          <w14:ligatures w14:val="none"/>
        </w:rPr>
        <w:t>This chapter introduces a new employer (Charlotte logistics startup) and clearly marks a later-career executive/turnaround phase. It blends professional narrative with a personal family analogy, maintaining your established pattern of pairing systems thinking with formative stories.</w:t>
      </w:r>
    </w:p>
    <w:p w14:paraId="0A134B67" w14:textId="36F38F95" w:rsidR="00921683" w:rsidRPr="00921683" w:rsidRDefault="00921683">
      <w:pPr>
        <w:pStyle w:val="CommentText"/>
        <w:rPr>
          <w:rFonts w:ascii="Times" w:hAnsi="Times"/>
        </w:rPr>
      </w:pPr>
    </w:p>
  </w:comment>
  <w:comment w:id="1923" w:author="Greg Newton Brown" w:date="2026-02-27T12:34:00Z" w:initials="GN">
    <w:p w14:paraId="3DDA1132" w14:textId="77777777" w:rsidR="00027BBB" w:rsidRDefault="00027BBB" w:rsidP="00027BBB">
      <w:r>
        <w:rPr>
          <w:rStyle w:val="CommentReference"/>
        </w:rPr>
        <w:annotationRef/>
      </w:r>
      <w:r>
        <w:rPr>
          <w:sz w:val="20"/>
          <w:szCs w:val="20"/>
        </w:rPr>
        <w:t xml:space="preserve">This feels vague. I'd get concrete. What kind of truck are we talking about here? A pine-green 1962 Chevy S10 step side (using this as an example because my stepson is rebuilding one lol)? A something way different? A concrete image will grab and ground readers. </w:t>
      </w:r>
    </w:p>
  </w:comment>
  <w:comment w:id="1924" w:author="Greg Newton Brown" w:date="2026-02-27T12:38:00Z" w:initials="GN">
    <w:p w14:paraId="137EC682" w14:textId="77777777" w:rsidR="00EE131C" w:rsidRDefault="00027BBB" w:rsidP="00EE131C">
      <w:r>
        <w:rPr>
          <w:rStyle w:val="CommentReference"/>
        </w:rPr>
        <w:annotationRef/>
      </w:r>
      <w:r w:rsidR="00EE131C">
        <w:rPr>
          <w:sz w:val="20"/>
          <w:szCs w:val="20"/>
        </w:rPr>
        <w:t>I love everything about this. From the hipster menu that tells you nothing about anything to your reference to Midwestern politeness—it’s all working.</w:t>
      </w:r>
    </w:p>
    <w:p w14:paraId="0192283F" w14:textId="77777777" w:rsidR="00EE131C" w:rsidRDefault="00EE131C" w:rsidP="00EE131C"/>
    <w:p w14:paraId="5F1EA325" w14:textId="77777777" w:rsidR="00EE131C" w:rsidRDefault="00EE131C" w:rsidP="00EE131C">
      <w:r>
        <w:rPr>
          <w:sz w:val="20"/>
          <w:szCs w:val="20"/>
        </w:rPr>
        <w:t>You and your personality are so present here, and that really strengthens the chapter. I’ve missed that, to be honest. You were very personally alive on the page in the opening chapter, but in some of the others, I feel like you drift a bit into the background and become more of an observer.</w:t>
      </w:r>
    </w:p>
    <w:p w14:paraId="3565AD5E" w14:textId="77777777" w:rsidR="00EE131C" w:rsidRDefault="00EE131C" w:rsidP="00EE131C"/>
    <w:p w14:paraId="18B8B5CF" w14:textId="77777777" w:rsidR="00EE131C" w:rsidRDefault="00EE131C" w:rsidP="00EE131C">
      <w:r>
        <w:rPr>
          <w:sz w:val="20"/>
          <w:szCs w:val="20"/>
        </w:rPr>
        <w:t>This is one of the book's strongest chapter, and I think it's because of how the lessons are delivered in a sustained personal narrative.</w:t>
      </w:r>
    </w:p>
    <w:p w14:paraId="012384B2" w14:textId="77777777" w:rsidR="00EE131C" w:rsidRDefault="00EE131C" w:rsidP="00EE131C"/>
    <w:p w14:paraId="4AA64082" w14:textId="77777777" w:rsidR="00EE131C" w:rsidRDefault="00EE131C" w:rsidP="00EE131C">
      <w:r>
        <w:rPr>
          <w:sz w:val="20"/>
          <w:szCs w:val="20"/>
        </w:rPr>
        <w:t>Obviously, you don’t want to make yourself too much the main character—that’s not the book’s intention. But I would encourage you to look for places throughout where you can interject more of yourself—your personality, your perceptions, your lived reactions to events. Even small infusions of that presence add depth and dimensionality.</w:t>
      </w:r>
    </w:p>
    <w:p w14:paraId="0D6C79A9" w14:textId="77777777" w:rsidR="00EE131C" w:rsidRDefault="00EE131C" w:rsidP="00EE131C"/>
  </w:comment>
  <w:comment w:id="1925" w:author="Greg Newton Brown" w:date="2026-02-27T12:52:00Z" w:initials="GN">
    <w:p w14:paraId="172DEAC8" w14:textId="5D56DD40" w:rsidR="00EE131C" w:rsidRDefault="00EE131C" w:rsidP="00EE131C">
      <w:r>
        <w:rPr>
          <w:rStyle w:val="CommentReference"/>
        </w:rPr>
        <w:annotationRef/>
      </w:r>
      <w:r>
        <w:rPr>
          <w:sz w:val="20"/>
          <w:szCs w:val="20"/>
        </w:rPr>
        <w:t>Lol. I love this.</w:t>
      </w:r>
    </w:p>
  </w:comment>
  <w:comment w:id="1929" w:author="Greg Newton Brown" w:date="2026-02-27T13:30:00Z" w:initials="GN">
    <w:p w14:paraId="2BBE7C94" w14:textId="77777777" w:rsidR="00B338F8" w:rsidRDefault="00B338F8" w:rsidP="00B338F8">
      <w:r>
        <w:rPr>
          <w:rStyle w:val="CommentReference"/>
        </w:rPr>
        <w:annotationRef/>
      </w:r>
      <w:r>
        <w:rPr>
          <w:sz w:val="20"/>
          <w:szCs w:val="20"/>
        </w:rPr>
        <w:t xml:space="preserve">Again, I love this story. I love how we're getting to know you and your family, the dynamics, the values. But we're meeting all of this information </w:t>
      </w:r>
      <w:r>
        <w:rPr>
          <w:i/>
          <w:iCs/>
          <w:sz w:val="20"/>
          <w:szCs w:val="20"/>
        </w:rPr>
        <w:t>so late</w:t>
      </w:r>
      <w:r>
        <w:rPr>
          <w:sz w:val="20"/>
          <w:szCs w:val="20"/>
        </w:rPr>
        <w:t xml:space="preserve"> in the book.</w:t>
      </w:r>
    </w:p>
  </w:comment>
  <w:comment w:id="1930" w:author="Greg Newton Brown" w:date="2026-02-27T13:31:00Z" w:initials="GN">
    <w:p w14:paraId="4484EAE7" w14:textId="77777777" w:rsidR="00B338F8" w:rsidRDefault="00B338F8" w:rsidP="00B338F8">
      <w:r>
        <w:rPr>
          <w:rStyle w:val="CommentReference"/>
        </w:rPr>
        <w:annotationRef/>
      </w:r>
      <w:r>
        <w:rPr>
          <w:sz w:val="20"/>
          <w:szCs w:val="20"/>
        </w:rPr>
        <w:t>This is great.</w:t>
      </w:r>
    </w:p>
  </w:comment>
  <w:comment w:id="1931" w:author="Greg Newton Brown" w:date="2026-02-27T13:32:00Z" w:initials="GN">
    <w:p w14:paraId="2E2A9E28" w14:textId="77777777" w:rsidR="00B338F8" w:rsidRDefault="00B338F8" w:rsidP="00B338F8">
      <w:r>
        <w:rPr>
          <w:rStyle w:val="CommentReference"/>
        </w:rPr>
        <w:annotationRef/>
      </w:r>
      <w:r>
        <w:rPr>
          <w:sz w:val="20"/>
          <w:szCs w:val="20"/>
        </w:rPr>
        <w:t xml:space="preserve">I also really like the subtle way this relates to flow. By trusting that everyone knows what they can do, and trusting them to act with intuition, things flow and work unfolds with natural efficiency. </w:t>
      </w:r>
    </w:p>
  </w:comment>
  <w:comment w:id="1933" w:author="Greg Newton Brown" w:date="2026-02-27T13:33:00Z" w:initials="GN">
    <w:p w14:paraId="57C0E24B" w14:textId="77777777" w:rsidR="00B338F8" w:rsidRDefault="00B338F8" w:rsidP="00B338F8">
      <w:r>
        <w:rPr>
          <w:rStyle w:val="CommentReference"/>
        </w:rPr>
        <w:annotationRef/>
      </w:r>
      <w:r>
        <w:rPr>
          <w:sz w:val="20"/>
          <w:szCs w:val="20"/>
        </w:rPr>
        <w:t>Very nice transition back to Charlotte.</w:t>
      </w:r>
    </w:p>
  </w:comment>
  <w:comment w:id="1936" w:author="Gregory Newton Brown" w:date="2026-02-25T11:26:00Z" w:initials="GNB">
    <w:p w14:paraId="55A5A59C" w14:textId="77777777" w:rsidR="00F65056" w:rsidRDefault="00AC078F" w:rsidP="00F65056">
      <w:r>
        <w:rPr>
          <w:rStyle w:val="CommentReference"/>
        </w:rPr>
        <w:annotationRef/>
      </w:r>
      <w:r w:rsidR="00F65056">
        <w:rPr>
          <w:color w:val="000000"/>
          <w:sz w:val="20"/>
          <w:szCs w:val="20"/>
        </w:rPr>
        <w:t>This chapter is cleanly anchored in the same unnamed employer / early-2025 AI adoption arc. It maintains chronological continuity and reinforces your broader throughline around execution systems and behavioral change rather than isolated insight.</w:t>
      </w:r>
    </w:p>
    <w:p w14:paraId="4ECF35ED" w14:textId="77777777" w:rsidR="00F65056" w:rsidRDefault="00F65056" w:rsidP="00F65056"/>
    <w:p w14:paraId="45C5553D" w14:textId="77777777" w:rsidR="00F65056" w:rsidRDefault="00F65056" w:rsidP="00F65056">
      <w:r>
        <w:rPr>
          <w:sz w:val="20"/>
          <w:szCs w:val="20"/>
        </w:rPr>
        <w:t xml:space="preserve">I love the depth of this chapter, too. It feels like one of the best written and fullest chapters (in both information and narrative) of the book. </w:t>
      </w:r>
    </w:p>
  </w:comment>
  <w:comment w:id="1945" w:author="Greg Newton Brown" w:date="2026-02-24T12:09:00Z" w:initials="GN">
    <w:p w14:paraId="03C9BB4B" w14:textId="77777777" w:rsidR="00B744BF" w:rsidRDefault="00CD79DE" w:rsidP="00B744BF">
      <w:r>
        <w:rPr>
          <w:rStyle w:val="CommentReference"/>
        </w:rPr>
        <w:annotationRef/>
      </w:r>
      <w:r w:rsidR="00B744BF">
        <w:rPr>
          <w:sz w:val="20"/>
          <w:szCs w:val="20"/>
        </w:rPr>
        <w:t>This feels like a nice wrap chapter for Part One. It feels like it contains some overarching lessons, and narratively we're still centered in the time period of Chapters Five and Six (the resteraunt.com days).</w:t>
      </w:r>
    </w:p>
    <w:p w14:paraId="6D22DCF2" w14:textId="77777777" w:rsidR="00B744BF" w:rsidRDefault="00B744BF" w:rsidP="00B744BF"/>
    <w:p w14:paraId="6BC89785" w14:textId="77777777" w:rsidR="00B744BF" w:rsidRDefault="00B744BF" w:rsidP="00B744BF">
      <w:r>
        <w:rPr>
          <w:sz w:val="20"/>
          <w:szCs w:val="20"/>
        </w:rPr>
        <w:t xml:space="preserve">What it's missing is a tie back to flow and also a look ahead transition that sets up Part Two. </w:t>
      </w:r>
    </w:p>
  </w:comment>
  <w:comment w:id="1949" w:author="Greg Newton Brown" w:date="2026-02-24T12:15:00Z" w:initials="GN">
    <w:p w14:paraId="1155B735" w14:textId="77777777" w:rsidR="006A5DA2" w:rsidRDefault="006A5DA2" w:rsidP="006A5DA2">
      <w:r>
        <w:rPr>
          <w:rStyle w:val="CommentReference"/>
        </w:rPr>
        <w:annotationRef/>
      </w:r>
      <w:r>
        <w:rPr>
          <w:sz w:val="20"/>
          <w:szCs w:val="20"/>
        </w:rPr>
        <w:t>While I like this title, is it a bit opaque? Will it be clear for more literal readers (of which I'd guess you'll have many!) what the never-changing thing actually is?</w:t>
      </w:r>
    </w:p>
  </w:comment>
  <w:comment w:id="1950" w:author="Greg Newton Brown" w:date="2026-02-24T12:11:00Z" w:initials="GN">
    <w:p w14:paraId="28EFD18B" w14:textId="77777777" w:rsidR="006A5DA2" w:rsidRDefault="006A5DA2" w:rsidP="006A5DA2">
      <w:r>
        <w:rPr>
          <w:rStyle w:val="CommentReference"/>
        </w:rPr>
        <w:annotationRef/>
      </w:r>
      <w:r>
        <w:rPr>
          <w:sz w:val="20"/>
          <w:szCs w:val="20"/>
        </w:rPr>
        <w:t>Nice clear takeaway here.</w:t>
      </w:r>
    </w:p>
  </w:comment>
  <w:comment w:id="1952" w:author="Greg Newton Brown" w:date="2026-02-24T12:13:00Z" w:initials="GN">
    <w:p w14:paraId="17ADE788" w14:textId="77777777" w:rsidR="006A5DA2" w:rsidRDefault="006A5DA2" w:rsidP="006A5DA2">
      <w:r>
        <w:rPr>
          <w:rStyle w:val="CommentReference"/>
        </w:rPr>
        <w:annotationRef/>
      </w:r>
      <w:r>
        <w:rPr>
          <w:sz w:val="20"/>
          <w:szCs w:val="20"/>
        </w:rPr>
        <w:t>The history of coding and how change created acceleration each time is really excellent through these pages! As a more general reader (not working in software programming) I found it all really interesting.</w:t>
      </w:r>
    </w:p>
  </w:comment>
  <w:comment w:id="1954" w:author="Greg Newton Brown" w:date="2026-02-24T12:14:00Z" w:initials="GN">
    <w:p w14:paraId="4698D944" w14:textId="77777777" w:rsidR="006A5DA2" w:rsidRDefault="006A5DA2" w:rsidP="006A5DA2">
      <w:r>
        <w:rPr>
          <w:rStyle w:val="CommentReference"/>
        </w:rPr>
        <w:annotationRef/>
      </w:r>
      <w:r>
        <w:rPr>
          <w:sz w:val="20"/>
          <w:szCs w:val="20"/>
        </w:rPr>
        <w:t xml:space="preserve">How does this idea of each new change being a change ultimately for the better relate to flow? I get the AI toolkit here, but it feels like it's coming in a bit randomly in the order of the book. </w:t>
      </w:r>
    </w:p>
  </w:comment>
  <w:comment w:id="1956" w:author="Greg Newton Brown" w:date="2026-02-25T10:22:00Z" w:initials="GN">
    <w:p w14:paraId="2CDC10CF" w14:textId="5CFE1FF6" w:rsidR="00076C1A" w:rsidRDefault="00076C1A" w:rsidP="00076C1A">
      <w:r>
        <w:rPr>
          <w:rStyle w:val="CommentReference"/>
        </w:rPr>
        <w:annotationRef/>
      </w:r>
      <w:r>
        <w:rPr>
          <w:sz w:val="20"/>
          <w:szCs w:val="20"/>
        </w:rPr>
        <w:t xml:space="preserve">Nice section here. The adaptation of task templates for AI prompts feels very useful. </w:t>
      </w:r>
    </w:p>
  </w:comment>
  <w:comment w:id="1958" w:author="Greg Newton Brown" w:date="2026-02-25T10:23:00Z" w:initials="GN">
    <w:p w14:paraId="76021B52" w14:textId="77777777" w:rsidR="00076C1A" w:rsidRDefault="00076C1A" w:rsidP="00076C1A">
      <w:r>
        <w:rPr>
          <w:rStyle w:val="CommentReference"/>
        </w:rPr>
        <w:annotationRef/>
      </w:r>
      <w:r>
        <w:rPr>
          <w:sz w:val="20"/>
          <w:szCs w:val="20"/>
        </w:rPr>
        <w:t>Might it be helpful to number these steps?</w:t>
      </w:r>
    </w:p>
  </w:comment>
  <w:comment w:id="1960" w:author="Greg Newton Brown" w:date="2026-02-24T12:18:00Z" w:initials="GN">
    <w:p w14:paraId="379F4B04" w14:textId="77777777" w:rsidR="00C04B87" w:rsidRDefault="006A5DA2" w:rsidP="00C04B87">
      <w:r>
        <w:rPr>
          <w:rStyle w:val="CommentReference"/>
        </w:rPr>
        <w:annotationRef/>
      </w:r>
      <w:r w:rsidR="00C04B87">
        <w:rPr>
          <w:sz w:val="20"/>
          <w:szCs w:val="20"/>
        </w:rPr>
        <w:t xml:space="preserve">Nice direct meaning statement here. Can't help but wonder if these are the engineers who will also benefit from flow states and how / why. Woth unpacking a bit perhaps? I could even see a call back to Mihaly's observations about how people derived satisfaction (from being in and solving a problem, not the completion of said problem) working well here as a way to kind of wrap the chapter and Part One more generally. </w:t>
      </w:r>
    </w:p>
    <w:p w14:paraId="750DA540" w14:textId="77777777" w:rsidR="00C04B87" w:rsidRDefault="00C04B87" w:rsidP="00C04B87"/>
    <w:p w14:paraId="003F4D38" w14:textId="77777777" w:rsidR="00C04B87" w:rsidRDefault="00C04B87" w:rsidP="00C04B87">
      <w:r>
        <w:rPr>
          <w:sz w:val="20"/>
          <w:szCs w:val="20"/>
        </w:rPr>
        <w:t xml:space="preserve">I've suggested a bit of copy that tries to start doing that.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EA91013" w15:done="1"/>
  <w15:commentEx w15:paraId="32B4C225" w15:done="1"/>
  <w15:commentEx w15:paraId="5BD9D1F1" w15:done="1"/>
  <w15:commentEx w15:paraId="5CC4EE5B" w15:done="0"/>
  <w15:commentEx w15:paraId="0A7003DC" w15:paraIdParent="5CC4EE5B" w15:done="0"/>
  <w15:commentEx w15:paraId="58867D5F" w15:done="1"/>
  <w15:commentEx w15:paraId="12427FAD" w15:done="1"/>
  <w15:commentEx w15:paraId="76329C90" w15:done="1"/>
  <w15:commentEx w15:paraId="3453BAC1" w15:done="1"/>
  <w15:commentEx w15:paraId="13A3F9C4" w15:done="1"/>
  <w15:commentEx w15:paraId="35151B0E" w15:done="0"/>
  <w15:commentEx w15:paraId="3A854A1D" w15:done="1"/>
  <w15:commentEx w15:paraId="13039689" w15:done="1"/>
  <w15:commentEx w15:paraId="601405D5" w15:done="1"/>
  <w15:commentEx w15:paraId="29E4D1DC" w15:done="1"/>
  <w15:commentEx w15:paraId="4A5D6B53" w15:done="1"/>
  <w15:commentEx w15:paraId="5DD4DF59" w15:done="1"/>
  <w15:commentEx w15:paraId="6F01F92B" w15:done="1"/>
  <w15:commentEx w15:paraId="7D3A9CA4" w15:done="0"/>
  <w15:commentEx w15:paraId="2A6DE21E" w15:done="1"/>
  <w15:commentEx w15:paraId="25D64480" w15:done="1"/>
  <w15:commentEx w15:paraId="0E4922F9" w15:done="1"/>
  <w15:commentEx w15:paraId="33ED2BDE" w15:done="0"/>
  <w15:commentEx w15:paraId="77711548" w15:done="1"/>
  <w15:commentEx w15:paraId="1FB0659D" w15:done="0"/>
  <w15:commentEx w15:paraId="6CD27C37" w15:done="1"/>
  <w15:commentEx w15:paraId="5FB7AF04" w15:done="1"/>
  <w15:commentEx w15:paraId="1FBC219C" w15:done="1"/>
  <w15:commentEx w15:paraId="1A5A205A" w15:done="1"/>
  <w15:commentEx w15:paraId="6FF23F2A" w15:done="0"/>
  <w15:commentEx w15:paraId="19A5A025" w15:done="1"/>
  <w15:commentEx w15:paraId="08319B20" w15:done="1"/>
  <w15:commentEx w15:paraId="12E562E1" w15:done="1"/>
  <w15:commentEx w15:paraId="66C5930A" w15:done="0"/>
  <w15:commentEx w15:paraId="2F3E288B" w15:done="0"/>
  <w15:commentEx w15:paraId="5C7BD28B" w15:done="0"/>
  <w15:commentEx w15:paraId="6FB8042C" w15:done="1"/>
  <w15:commentEx w15:paraId="5BFEB9F5" w15:done="1"/>
  <w15:commentEx w15:paraId="61377729" w15:done="1"/>
  <w15:commentEx w15:paraId="4186391C" w15:done="0"/>
  <w15:commentEx w15:paraId="10F015D0" w15:done="0"/>
  <w15:commentEx w15:paraId="7CE45BF3" w15:done="0"/>
  <w15:commentEx w15:paraId="278E9806" w15:done="0"/>
  <w15:commentEx w15:paraId="1340945B" w15:done="0"/>
  <w15:commentEx w15:paraId="18678A90" w15:done="0"/>
  <w15:commentEx w15:paraId="42D8CA19" w15:done="0"/>
  <w15:commentEx w15:paraId="0FDC3F5E" w15:done="0"/>
  <w15:commentEx w15:paraId="50BF4BF4" w15:done="0"/>
  <w15:commentEx w15:paraId="12B730B6" w15:done="0"/>
  <w15:commentEx w15:paraId="2EB3D945" w15:done="0"/>
  <w15:commentEx w15:paraId="0AFAC32C" w15:done="0"/>
  <w15:commentEx w15:paraId="7818BBFE" w15:done="0"/>
  <w15:commentEx w15:paraId="29957FA6" w15:done="0"/>
  <w15:commentEx w15:paraId="2476EB1C" w15:done="0"/>
  <w15:commentEx w15:paraId="58932FDE" w15:paraIdParent="2476EB1C" w15:done="0"/>
  <w15:commentEx w15:paraId="58C07436" w15:done="0"/>
  <w15:commentEx w15:paraId="335A7A82" w15:done="0"/>
  <w15:commentEx w15:paraId="25327090" w15:done="0"/>
  <w15:commentEx w15:paraId="093BE7AB" w15:done="0"/>
  <w15:commentEx w15:paraId="47EB638B" w15:done="0"/>
  <w15:commentEx w15:paraId="3DE0D44A" w15:done="0"/>
  <w15:commentEx w15:paraId="4FC3B39E" w15:paraIdParent="3DE0D44A" w15:done="0"/>
  <w15:commentEx w15:paraId="6AAA494A" w15:done="0"/>
  <w15:commentEx w15:paraId="4ABB521B" w15:paraIdParent="6AAA494A" w15:done="0"/>
  <w15:commentEx w15:paraId="1A1FC109" w15:done="0"/>
  <w15:commentEx w15:paraId="53662183" w15:paraIdParent="1A1FC109" w15:done="0"/>
  <w15:commentEx w15:paraId="59E175D7" w15:done="0"/>
  <w15:commentEx w15:paraId="7011A619" w15:done="0"/>
  <w15:commentEx w15:paraId="1B9B3DB1" w15:done="0"/>
  <w15:commentEx w15:paraId="495860C7" w15:done="0"/>
  <w15:commentEx w15:paraId="2FCB8FF1" w15:done="0"/>
  <w15:commentEx w15:paraId="790A70CB" w15:done="0"/>
  <w15:commentEx w15:paraId="61A93EDC" w15:done="0"/>
  <w15:commentEx w15:paraId="08CEE8FA" w15:done="1"/>
  <w15:commentEx w15:paraId="4FFF71BD" w15:done="0"/>
  <w15:commentEx w15:paraId="6174945A" w15:done="0"/>
  <w15:commentEx w15:paraId="7C60EE0D" w15:done="0"/>
  <w15:commentEx w15:paraId="1524AF1B" w15:done="0"/>
  <w15:commentEx w15:paraId="798D0FEC" w15:done="0"/>
  <w15:commentEx w15:paraId="5E3D9AC4" w15:done="0"/>
  <w15:commentEx w15:paraId="556F202D" w15:done="0"/>
  <w15:commentEx w15:paraId="0A7E5877" w15:done="0"/>
  <w15:commentEx w15:paraId="74C019E8" w15:done="0"/>
  <w15:commentEx w15:paraId="299E8BDA" w15:done="0"/>
  <w15:commentEx w15:paraId="4B9CB3F5" w15:done="0"/>
  <w15:commentEx w15:paraId="2CC31191" w15:done="0"/>
  <w15:commentEx w15:paraId="30A77F0B" w15:done="0"/>
  <w15:commentEx w15:paraId="33272690" w15:done="0"/>
  <w15:commentEx w15:paraId="1C38343D" w15:done="0"/>
  <w15:commentEx w15:paraId="65ABC32E" w15:done="0"/>
  <w15:commentEx w15:paraId="1FF4A7D3" w15:done="0"/>
  <w15:commentEx w15:paraId="31331FE9" w15:done="0"/>
  <w15:commentEx w15:paraId="6FB4BBF1" w15:done="0"/>
  <w15:commentEx w15:paraId="6FA84E16" w15:done="0"/>
  <w15:commentEx w15:paraId="60164FAC" w15:done="0"/>
  <w15:commentEx w15:paraId="792B4CC6" w15:paraIdParent="60164FAC" w15:done="0"/>
  <w15:commentEx w15:paraId="5F0C7972" w15:done="0"/>
  <w15:commentEx w15:paraId="7B0C9BA0" w15:done="0"/>
  <w15:commentEx w15:paraId="3D598CDD" w15:done="0"/>
  <w15:commentEx w15:paraId="1A01C593" w15:done="0"/>
  <w15:commentEx w15:paraId="309C7EC2" w15:done="0"/>
  <w15:commentEx w15:paraId="5C7B000F" w15:done="0"/>
  <w15:commentEx w15:paraId="56AAA2A7" w15:done="0"/>
  <w15:commentEx w15:paraId="6EC540F6" w15:done="0"/>
  <w15:commentEx w15:paraId="0F720E38" w15:done="0"/>
  <w15:commentEx w15:paraId="57B13005" w15:done="0"/>
  <w15:commentEx w15:paraId="7B2FD3CF" w15:done="0"/>
  <w15:commentEx w15:paraId="0429AE9A" w15:done="0"/>
  <w15:commentEx w15:paraId="73284214" w15:done="0"/>
  <w15:commentEx w15:paraId="750750E2" w15:done="0"/>
  <w15:commentEx w15:paraId="660E1611" w15:done="0"/>
  <w15:commentEx w15:paraId="32581900" w15:paraIdParent="660E1611" w15:done="0"/>
  <w15:commentEx w15:paraId="3618F5E3" w15:done="0"/>
  <w15:commentEx w15:paraId="1F92E965" w15:done="0"/>
  <w15:commentEx w15:paraId="1DC89B32" w15:done="0"/>
  <w15:commentEx w15:paraId="08CD04B6" w15:done="0"/>
  <w15:commentEx w15:paraId="11DAEA1E" w15:done="0"/>
  <w15:commentEx w15:paraId="52943AE7" w15:done="0"/>
  <w15:commentEx w15:paraId="0A134B67" w15:done="0"/>
  <w15:commentEx w15:paraId="3DDA1132" w15:done="0"/>
  <w15:commentEx w15:paraId="0D6C79A9" w15:done="0"/>
  <w15:commentEx w15:paraId="172DEAC8" w15:done="0"/>
  <w15:commentEx w15:paraId="2BBE7C94" w15:done="0"/>
  <w15:commentEx w15:paraId="4484EAE7" w15:done="0"/>
  <w15:commentEx w15:paraId="2E2A9E28" w15:done="0"/>
  <w15:commentEx w15:paraId="57C0E24B" w15:done="0"/>
  <w15:commentEx w15:paraId="45C5553D" w15:done="0"/>
  <w15:commentEx w15:paraId="6BC89785" w15:done="0"/>
  <w15:commentEx w15:paraId="1155B735" w15:done="0"/>
  <w15:commentEx w15:paraId="28EFD18B" w15:done="0"/>
  <w15:commentEx w15:paraId="17ADE788" w15:done="0"/>
  <w15:commentEx w15:paraId="4698D944" w15:done="0"/>
  <w15:commentEx w15:paraId="2CDC10CF" w15:done="0"/>
  <w15:commentEx w15:paraId="76021B52" w15:done="0"/>
  <w15:commentEx w15:paraId="003F4D38"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F782772" w16cex:dateUtc="2026-02-24T13:11:00Z"/>
  <w16cex:commentExtensible w16cex:durableId="34125A6F" w16cex:dateUtc="2026-02-04T15:42:00Z"/>
  <w16cex:commentExtensible w16cex:durableId="3E3879C4" w16cex:dateUtc="2026-02-03T14:22:00Z"/>
  <w16cex:commentExtensible w16cex:durableId="45CD2909" w16cex:dateUtc="2026-02-03T14:24:00Z"/>
  <w16cex:commentExtensible w16cex:durableId="3380565B" w16cex:dateUtc="2026-03-01T23:53:00Z"/>
  <w16cex:commentExtensible w16cex:durableId="25921C85" w16cex:dateUtc="2026-02-04T13:42:00Z"/>
  <w16cex:commentExtensible w16cex:durableId="1BCD6034" w16cex:dateUtc="2026-02-04T15:45:00Z"/>
  <w16cex:commentExtensible w16cex:durableId="71543229" w16cex:dateUtc="2026-02-04T15:46:00Z"/>
  <w16cex:commentExtensible w16cex:durableId="257B702A" w16cex:dateUtc="2026-02-04T15:48:00Z"/>
  <w16cex:commentExtensible w16cex:durableId="5DEBBCF4" w16cex:dateUtc="2026-02-04T15:50:00Z"/>
  <w16cex:commentExtensible w16cex:durableId="5C96BDC1" w16cex:dateUtc="2026-03-01T23:55:00Z"/>
  <w16cex:commentExtensible w16cex:durableId="1961854B" w16cex:dateUtc="2026-02-04T16:29:00Z"/>
  <w16cex:commentExtensible w16cex:durableId="65409064" w16cex:dateUtc="2026-02-04T16:29:00Z"/>
  <w16cex:commentExtensible w16cex:durableId="2CDF009F" w16cex:dateUtc="2026-02-04T16:39:00Z"/>
  <w16cex:commentExtensible w16cex:durableId="0C3D575F" w16cex:dateUtc="2026-02-04T16:34:00Z"/>
  <w16cex:commentExtensible w16cex:durableId="1B4F79E5" w16cex:dateUtc="2026-02-24T13:15:00Z"/>
  <w16cex:commentExtensible w16cex:durableId="7C7369D2" w16cex:dateUtc="2026-02-04T16:35:00Z"/>
  <w16cex:commentExtensible w16cex:durableId="40E8BB11" w16cex:dateUtc="2026-02-10T14:58:00Z"/>
  <w16cex:commentExtensible w16cex:durableId="444D03F7" w16cex:dateUtc="2026-03-02T20:02:00Z"/>
  <w16cex:commentExtensible w16cex:durableId="20BEA9E7" w16cex:dateUtc="2026-02-10T15:39:00Z"/>
  <w16cex:commentExtensible w16cex:durableId="6C60D785" w16cex:dateUtc="2026-02-10T15:40:00Z"/>
  <w16cex:commentExtensible w16cex:durableId="110D4FF2" w16cex:dateUtc="2026-02-10T15:50:00Z"/>
  <w16cex:commentExtensible w16cex:durableId="5F29E0E2" w16cex:dateUtc="2026-02-10T15:54:00Z"/>
  <w16cex:commentExtensible w16cex:durableId="7736766D" w16cex:dateUtc="2026-02-10T15:54:00Z"/>
  <w16cex:commentExtensible w16cex:durableId="5A6098BD" w16cex:dateUtc="2026-02-10T15:58:00Z"/>
  <w16cex:commentExtensible w16cex:durableId="14CEA648" w16cex:dateUtc="2026-02-10T15:59:00Z"/>
  <w16cex:commentExtensible w16cex:durableId="0A85DA35" w16cex:dateUtc="2026-02-11T16:52:00Z"/>
  <w16cex:commentExtensible w16cex:durableId="31389BD3" w16cex:dateUtc="2026-02-11T16:54:00Z"/>
  <w16cex:commentExtensible w16cex:durableId="0676D288" w16cex:dateUtc="2026-02-11T16:54:00Z"/>
  <w16cex:commentExtensible w16cex:durableId="15C6B3E5" w16cex:dateUtc="2026-03-03T15:56:00Z"/>
  <w16cex:commentExtensible w16cex:durableId="40B21170" w16cex:dateUtc="2026-02-11T17:17:00Z"/>
  <w16cex:commentExtensible w16cex:durableId="62339028" w16cex:dateUtc="2026-02-18T15:41:00Z"/>
  <w16cex:commentExtensible w16cex:durableId="12B45D27" w16cex:dateUtc="2026-02-11T17:19:00Z"/>
  <w16cex:commentExtensible w16cex:durableId="35B5C476" w16cex:dateUtc="2026-02-11T17:25:00Z"/>
  <w16cex:commentExtensible w16cex:durableId="69B10546" w16cex:dateUtc="2026-02-11T17:26:00Z"/>
  <w16cex:commentExtensible w16cex:durableId="1531CCA5" w16cex:dateUtc="2026-02-18T16:20:00Z"/>
  <w16cex:commentExtensible w16cex:durableId="1E6D99A9" w16cex:dateUtc="2026-02-18T16:19:00Z"/>
  <w16cex:commentExtensible w16cex:durableId="63C2246F" w16cex:dateUtc="2026-02-18T16:22:00Z"/>
  <w16cex:commentExtensible w16cex:durableId="30CD4341" w16cex:dateUtc="2026-02-18T16:29:00Z"/>
  <w16cex:commentExtensible w16cex:durableId="2477BEDF" w16cex:dateUtc="2026-02-18T16:40:00Z"/>
  <w16cex:commentExtensible w16cex:durableId="0094B101" w16cex:dateUtc="2026-02-23T19:25:00Z"/>
  <w16cex:commentExtensible w16cex:durableId="2096C377" w16cex:dateUtc="2026-02-23T19:26:00Z"/>
  <w16cex:commentExtensible w16cex:durableId="7303B6F5" w16cex:dateUtc="2026-02-23T19:31:00Z"/>
  <w16cex:commentExtensible w16cex:durableId="6F6547AE" w16cex:dateUtc="2026-02-23T20:08:00Z"/>
  <w16cex:commentExtensible w16cex:durableId="2D4B2787" w16cex:dateUtc="2026-02-27T01:11:00Z"/>
  <w16cex:commentExtensible w16cex:durableId="783A3C3F" w16cex:dateUtc="2026-02-23T20:27:00Z"/>
  <w16cex:commentExtensible w16cex:durableId="59DE7FC2" w16cex:dateUtc="2026-02-23T20:32:00Z"/>
  <w16cex:commentExtensible w16cex:durableId="2CE52111" w16cex:dateUtc="2026-02-23T20:37:00Z"/>
  <w16cex:commentExtensible w16cex:durableId="200D2002" w16cex:dateUtc="2026-03-04T19:42:00Z"/>
  <w16cex:commentExtensible w16cex:durableId="5DADED5B" w16cex:dateUtc="2026-02-23T21:16:00Z"/>
  <w16cex:commentExtensible w16cex:durableId="107C30AD" w16cex:dateUtc="2026-02-23T20:59:00Z"/>
  <w16cex:commentExtensible w16cex:durableId="2D496ADE" w16cex:dateUtc="2026-02-25T17:34:00Z"/>
  <w16cex:commentExtensible w16cex:durableId="21E3F020" w16cex:dateUtc="2026-02-24T14:29:00Z"/>
  <w16cex:commentExtensible w16cex:durableId="594A514D" w16cex:dateUtc="2026-02-24T14:39:00Z"/>
  <w16cex:commentExtensible w16cex:durableId="1F666029" w16cex:dateUtc="2026-03-06T01:14:00Z"/>
  <w16cex:commentExtensible w16cex:durableId="2D4B2815" w16cex:dateUtc="2026-02-27T01:14:00Z"/>
  <w16cex:commentExtensible w16cex:durableId="0A6118F5" w16cex:dateUtc="2026-02-24T14:57:00Z"/>
  <w16cex:commentExtensible w16cex:durableId="2F9385CA" w16cex:dateUtc="2026-02-24T15:09:00Z"/>
  <w16cex:commentExtensible w16cex:durableId="4DDB7333" w16cex:dateUtc="2026-02-24T15:10:00Z"/>
  <w16cex:commentExtensible w16cex:durableId="3067BDC6" w16cex:dateUtc="2026-02-24T15:11:00Z"/>
  <w16cex:commentExtensible w16cex:durableId="7597F803" w16cex:dateUtc="2026-02-24T17:06:00Z"/>
  <w16cex:commentExtensible w16cex:durableId="54654E82" w16cex:dateUtc="2026-03-06T02:31:00Z"/>
  <w16cex:commentExtensible w16cex:durableId="3683230F" w16cex:dateUtc="2026-02-24T16:54:00Z"/>
  <w16cex:commentExtensible w16cex:durableId="3CADA5C7" w16cex:dateUtc="2026-03-06T02:39:00Z"/>
  <w16cex:commentExtensible w16cex:durableId="0A4D9B12" w16cex:dateUtc="2026-02-24T16:57:00Z"/>
  <w16cex:commentExtensible w16cex:durableId="638FF9CD" w16cex:dateUtc="2026-03-06T02:39:00Z"/>
  <w16cex:commentExtensible w16cex:durableId="2BDF7D14" w16cex:dateUtc="2026-02-24T17:06:00Z"/>
  <w16cex:commentExtensible w16cex:durableId="7202A89D" w16cex:dateUtc="2026-02-24T17:08:00Z"/>
  <w16cex:commentExtensible w16cex:durableId="5857210D" w16cex:dateUtc="2026-02-24T15:46:00Z"/>
  <w16cex:commentExtensible w16cex:durableId="33E0642F" w16cex:dateUtc="2026-02-24T15:45:00Z"/>
  <w16cex:commentExtensible w16cex:durableId="107E1C9E" w16cex:dateUtc="2026-02-24T15:49:00Z"/>
  <w16cex:commentExtensible w16cex:durableId="61FC4C55" w16cex:dateUtc="2026-02-24T16:02:00Z"/>
  <w16cex:commentExtensible w16cex:durableId="1DCDF852" w16cex:dateUtc="2026-02-24T16:04:00Z"/>
  <w16cex:commentExtensible w16cex:durableId="3BD195F9" w16cex:dateUtc="2026-02-24T16:15:00Z"/>
  <w16cex:commentExtensible w16cex:durableId="2D38C1CB" w16cex:dateUtc="2026-02-25T15:40:00Z"/>
  <w16cex:commentExtensible w16cex:durableId="2D4B2A86" w16cex:dateUtc="2026-02-27T01:24:00Z"/>
  <w16cex:commentExtensible w16cex:durableId="54AC3BD7" w16cex:dateUtc="2026-02-25T15:31:00Z"/>
  <w16cex:commentExtensible w16cex:durableId="29D112A0" w16cex:dateUtc="2026-02-25T15:32:00Z"/>
  <w16cex:commentExtensible w16cex:durableId="1AEDE26C" w16cex:dateUtc="2026-02-25T15:49:00Z"/>
  <w16cex:commentExtensible w16cex:durableId="68EB8B6F" w16cex:dateUtc="2026-02-25T15:38:00Z"/>
  <w16cex:commentExtensible w16cex:durableId="6EB15309" w16cex:dateUtc="2026-02-25T15:41:00Z"/>
  <w16cex:commentExtensible w16cex:durableId="4A95FDDA" w16cex:dateUtc="2026-02-25T15:44:00Z"/>
  <w16cex:commentExtensible w16cex:durableId="6AD1807C" w16cex:dateUtc="2026-02-25T15:47:00Z"/>
  <w16cex:commentExtensible w16cex:durableId="36637D8C" w16cex:dateUtc="2026-02-25T16:05:00Z"/>
  <w16cex:commentExtensible w16cex:durableId="29E922DA" w16cex:dateUtc="2026-02-25T16:07:00Z"/>
  <w16cex:commentExtensible w16cex:durableId="57A88C26" w16cex:dateUtc="2026-02-25T16:07:00Z"/>
  <w16cex:commentExtensible w16cex:durableId="1BED1448" w16cex:dateUtc="2026-02-25T16:11:00Z"/>
  <w16cex:commentExtensible w16cex:durableId="03415180" w16cex:dateUtc="2026-02-24T17:21:00Z"/>
  <w16cex:commentExtensible w16cex:durableId="2D4969CA" w16cex:dateUtc="2026-02-25T17:30:00Z"/>
  <w16cex:commentExtensible w16cex:durableId="2D4AFC7B" w16cex:dateUtc="2026-02-26T22:08:00Z"/>
  <w16cex:commentExtensible w16cex:durableId="2D4AFC98" w16cex:dateUtc="2026-02-26T22:08:00Z"/>
  <w16cex:commentExtensible w16cex:durableId="2D4AFD33" w16cex:dateUtc="2026-02-26T22:11:00Z"/>
  <w16cex:commentExtensible w16cex:durableId="2D4AFD7B" w16cex:dateUtc="2026-02-26T22:12:00Z"/>
  <w16cex:commentExtensible w16cex:durableId="2D4AFDA1" w16cex:dateUtc="2026-02-26T22:13:00Z"/>
  <w16cex:commentExtensible w16cex:durableId="2D4AFE45" w16cex:dateUtc="2026-02-26T22:15:00Z"/>
  <w16cex:commentExtensible w16cex:durableId="6B41810D" w16cex:dateUtc="2026-03-07T22:15:00Z"/>
  <w16cex:commentExtensible w16cex:durableId="2D4AFEB5" w16cex:dateUtc="2026-02-26T22:17:00Z"/>
  <w16cex:commentExtensible w16cex:durableId="2D4AFF66" w16cex:dateUtc="2026-02-26T22:20:00Z"/>
  <w16cex:commentExtensible w16cex:durableId="2D4AFF71" w16cex:dateUtc="2026-02-26T22:20:00Z"/>
  <w16cex:commentExtensible w16cex:durableId="2D4AFFF9" w16cex:dateUtc="2026-02-26T22:23:00Z"/>
  <w16cex:commentExtensible w16cex:durableId="2D4B0079" w16cex:dateUtc="2026-02-26T22:25:00Z"/>
  <w16cex:commentExtensible w16cex:durableId="2D4B2B69" w16cex:dateUtc="2026-02-27T01:28:00Z"/>
  <w16cex:commentExtensible w16cex:durableId="1B775012" w16cex:dateUtc="2026-02-27T16:52:00Z"/>
  <w16cex:commentExtensible w16cex:durableId="0293BE12" w16cex:dateUtc="2026-02-27T16:38:00Z"/>
  <w16cex:commentExtensible w16cex:durableId="438C84E4" w16cex:dateUtc="2026-02-27T16:39:00Z"/>
  <w16cex:commentExtensible w16cex:durableId="2B2A22E4" w16cex:dateUtc="2026-02-27T16:40:00Z"/>
  <w16cex:commentExtensible w16cex:durableId="2D495AA3" w16cex:dateUtc="2026-02-25T16:25:00Z"/>
  <w16cex:commentExtensible w16cex:durableId="3D4E6068" w16cex:dateUtc="2026-02-27T16:58:00Z"/>
  <w16cex:commentExtensible w16cex:durableId="746E40DE" w16cex:dateUtc="2026-02-27T17:01:00Z"/>
  <w16cex:commentExtensible w16cex:durableId="7C3318FF" w16cex:dateUtc="2026-02-27T17:02:00Z"/>
  <w16cex:commentExtensible w16cex:durableId="48A6D954" w16cex:dateUtc="2026-02-27T17:02:00Z"/>
  <w16cex:commentExtensible w16cex:durableId="75E47EE5" w16cex:dateUtc="2026-03-08T23:00:00Z"/>
  <w16cex:commentExtensible w16cex:durableId="0F0EE268" w16cex:dateUtc="2026-02-27T17:07:00Z"/>
  <w16cex:commentExtensible w16cex:durableId="2D4B2E59" w16cex:dateUtc="2026-02-27T01:40:00Z"/>
  <w16cex:commentExtensible w16cex:durableId="18F755DD" w16cex:dateUtc="2026-02-27T17:17:00Z"/>
  <w16cex:commentExtensible w16cex:durableId="2D495D0A" w16cex:dateUtc="2026-02-25T16:35:00Z"/>
  <w16cex:commentExtensible w16cex:durableId="1DE1DB1E" w16cex:dateUtc="2026-02-27T17:26:00Z"/>
  <w16cex:commentExtensible w16cex:durableId="58586712" w16cex:dateUtc="2026-02-27T17:28:00Z"/>
  <w16cex:commentExtensible w16cex:durableId="2D4B2F5E" w16cex:dateUtc="2026-02-27T01:45:00Z"/>
  <w16cex:commentExtensible w16cex:durableId="66927105" w16cex:dateUtc="2026-02-27T17:34:00Z"/>
  <w16cex:commentExtensible w16cex:durableId="7F8B6796" w16cex:dateUtc="2026-02-27T17:38:00Z"/>
  <w16cex:commentExtensible w16cex:durableId="3E6351CE" w16cex:dateUtc="2026-02-27T17:52:00Z"/>
  <w16cex:commentExtensible w16cex:durableId="7DC36661" w16cex:dateUtc="2026-02-27T18:30:00Z"/>
  <w16cex:commentExtensible w16cex:durableId="22FCFA41" w16cex:dateUtc="2026-02-27T18:31:00Z"/>
  <w16cex:commentExtensible w16cex:durableId="394BCB49" w16cex:dateUtc="2026-02-27T18:32:00Z"/>
  <w16cex:commentExtensible w16cex:durableId="2A3C5B64" w16cex:dateUtc="2026-02-27T18:33:00Z"/>
  <w16cex:commentExtensible w16cex:durableId="2D495AF2" w16cex:dateUtc="2026-02-25T16:26:00Z"/>
  <w16cex:commentExtensible w16cex:durableId="3C0FFD17" w16cex:dateUtc="2026-02-24T17:09:00Z"/>
  <w16cex:commentExtensible w16cex:durableId="59E7E307" w16cex:dateUtc="2026-02-24T17:15:00Z"/>
  <w16cex:commentExtensible w16cex:durableId="0BA1703F" w16cex:dateUtc="2026-02-24T17:11:00Z"/>
  <w16cex:commentExtensible w16cex:durableId="40EFFD0C" w16cex:dateUtc="2026-02-24T17:13:00Z"/>
  <w16cex:commentExtensible w16cex:durableId="3243A367" w16cex:dateUtc="2026-02-24T17:14:00Z"/>
  <w16cex:commentExtensible w16cex:durableId="4F2C5BC9" w16cex:dateUtc="2026-02-25T15:22:00Z"/>
  <w16cex:commentExtensible w16cex:durableId="12C87920" w16cex:dateUtc="2026-02-25T15:23:00Z"/>
  <w16cex:commentExtensible w16cex:durableId="7E383799" w16cex:dateUtc="2026-02-24T17:1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EA91013" w16cid:durableId="2F782772"/>
  <w16cid:commentId w16cid:paraId="32B4C225" w16cid:durableId="34125A6F"/>
  <w16cid:commentId w16cid:paraId="5BD9D1F1" w16cid:durableId="3E3879C4"/>
  <w16cid:commentId w16cid:paraId="5CC4EE5B" w16cid:durableId="45CD2909"/>
  <w16cid:commentId w16cid:paraId="0A7003DC" w16cid:durableId="3380565B"/>
  <w16cid:commentId w16cid:paraId="58867D5F" w16cid:durableId="25921C85"/>
  <w16cid:commentId w16cid:paraId="12427FAD" w16cid:durableId="1BCD6034"/>
  <w16cid:commentId w16cid:paraId="76329C90" w16cid:durableId="71543229"/>
  <w16cid:commentId w16cid:paraId="3453BAC1" w16cid:durableId="257B702A"/>
  <w16cid:commentId w16cid:paraId="13A3F9C4" w16cid:durableId="5DEBBCF4"/>
  <w16cid:commentId w16cid:paraId="35151B0E" w16cid:durableId="5C96BDC1"/>
  <w16cid:commentId w16cid:paraId="3A854A1D" w16cid:durableId="1961854B"/>
  <w16cid:commentId w16cid:paraId="13039689" w16cid:durableId="65409064"/>
  <w16cid:commentId w16cid:paraId="601405D5" w16cid:durableId="2CDF009F"/>
  <w16cid:commentId w16cid:paraId="29E4D1DC" w16cid:durableId="0C3D575F"/>
  <w16cid:commentId w16cid:paraId="4A5D6B53" w16cid:durableId="1B4F79E5"/>
  <w16cid:commentId w16cid:paraId="5DD4DF59" w16cid:durableId="7C7369D2"/>
  <w16cid:commentId w16cid:paraId="6F01F92B" w16cid:durableId="40E8BB11"/>
  <w16cid:commentId w16cid:paraId="7D3A9CA4" w16cid:durableId="444D03F7"/>
  <w16cid:commentId w16cid:paraId="2A6DE21E" w16cid:durableId="20BEA9E7"/>
  <w16cid:commentId w16cid:paraId="25D64480" w16cid:durableId="6C60D785"/>
  <w16cid:commentId w16cid:paraId="0E4922F9" w16cid:durableId="110D4FF2"/>
  <w16cid:commentId w16cid:paraId="33ED2BDE" w16cid:durableId="5F29E0E2"/>
  <w16cid:commentId w16cid:paraId="77711548" w16cid:durableId="7736766D"/>
  <w16cid:commentId w16cid:paraId="1FB0659D" w16cid:durableId="5A6098BD"/>
  <w16cid:commentId w16cid:paraId="6CD27C37" w16cid:durableId="14CEA648"/>
  <w16cid:commentId w16cid:paraId="5FB7AF04" w16cid:durableId="0A85DA35"/>
  <w16cid:commentId w16cid:paraId="1FBC219C" w16cid:durableId="31389BD3"/>
  <w16cid:commentId w16cid:paraId="1A5A205A" w16cid:durableId="0676D288"/>
  <w16cid:commentId w16cid:paraId="6FF23F2A" w16cid:durableId="15C6B3E5"/>
  <w16cid:commentId w16cid:paraId="19A5A025" w16cid:durableId="40B21170"/>
  <w16cid:commentId w16cid:paraId="08319B20" w16cid:durableId="62339028"/>
  <w16cid:commentId w16cid:paraId="12E562E1" w16cid:durableId="12B45D27"/>
  <w16cid:commentId w16cid:paraId="66C5930A" w16cid:durableId="35B5C476"/>
  <w16cid:commentId w16cid:paraId="2F3E288B" w16cid:durableId="69B10546"/>
  <w16cid:commentId w16cid:paraId="5C7BD28B" w16cid:durableId="1531CCA5"/>
  <w16cid:commentId w16cid:paraId="6FB8042C" w16cid:durableId="1E6D99A9"/>
  <w16cid:commentId w16cid:paraId="5BFEB9F5" w16cid:durableId="63C2246F"/>
  <w16cid:commentId w16cid:paraId="61377729" w16cid:durableId="30CD4341"/>
  <w16cid:commentId w16cid:paraId="4186391C" w16cid:durableId="2477BEDF"/>
  <w16cid:commentId w16cid:paraId="10F015D0" w16cid:durableId="0094B101"/>
  <w16cid:commentId w16cid:paraId="7CE45BF3" w16cid:durableId="2096C377"/>
  <w16cid:commentId w16cid:paraId="278E9806" w16cid:durableId="7303B6F5"/>
  <w16cid:commentId w16cid:paraId="1340945B" w16cid:durableId="6F6547AE"/>
  <w16cid:commentId w16cid:paraId="18678A90" w16cid:durableId="2D4B2787"/>
  <w16cid:commentId w16cid:paraId="42D8CA19" w16cid:durableId="783A3C3F"/>
  <w16cid:commentId w16cid:paraId="0FDC3F5E" w16cid:durableId="59DE7FC2"/>
  <w16cid:commentId w16cid:paraId="50BF4BF4" w16cid:durableId="2CE52111"/>
  <w16cid:commentId w16cid:paraId="12B730B6" w16cid:durableId="200D2002"/>
  <w16cid:commentId w16cid:paraId="2EB3D945" w16cid:durableId="5DADED5B"/>
  <w16cid:commentId w16cid:paraId="0AFAC32C" w16cid:durableId="107C30AD"/>
  <w16cid:commentId w16cid:paraId="7818BBFE" w16cid:durableId="2D496ADE"/>
  <w16cid:commentId w16cid:paraId="29957FA6" w16cid:durableId="21E3F020"/>
  <w16cid:commentId w16cid:paraId="2476EB1C" w16cid:durableId="594A514D"/>
  <w16cid:commentId w16cid:paraId="58932FDE" w16cid:durableId="1F666029"/>
  <w16cid:commentId w16cid:paraId="58C07436" w16cid:durableId="2D4B2815"/>
  <w16cid:commentId w16cid:paraId="335A7A82" w16cid:durableId="0A6118F5"/>
  <w16cid:commentId w16cid:paraId="25327090" w16cid:durableId="2F9385CA"/>
  <w16cid:commentId w16cid:paraId="093BE7AB" w16cid:durableId="4DDB7333"/>
  <w16cid:commentId w16cid:paraId="47EB638B" w16cid:durableId="3067BDC6"/>
  <w16cid:commentId w16cid:paraId="3DE0D44A" w16cid:durableId="7597F803"/>
  <w16cid:commentId w16cid:paraId="4FC3B39E" w16cid:durableId="54654E82"/>
  <w16cid:commentId w16cid:paraId="6AAA494A" w16cid:durableId="3683230F"/>
  <w16cid:commentId w16cid:paraId="4ABB521B" w16cid:durableId="3CADA5C7"/>
  <w16cid:commentId w16cid:paraId="1A1FC109" w16cid:durableId="0A4D9B12"/>
  <w16cid:commentId w16cid:paraId="53662183" w16cid:durableId="638FF9CD"/>
  <w16cid:commentId w16cid:paraId="59E175D7" w16cid:durableId="2BDF7D14"/>
  <w16cid:commentId w16cid:paraId="7011A619" w16cid:durableId="7202A89D"/>
  <w16cid:commentId w16cid:paraId="1B9B3DB1" w16cid:durableId="5857210D"/>
  <w16cid:commentId w16cid:paraId="495860C7" w16cid:durableId="33E0642F"/>
  <w16cid:commentId w16cid:paraId="2FCB8FF1" w16cid:durableId="107E1C9E"/>
  <w16cid:commentId w16cid:paraId="790A70CB" w16cid:durableId="61FC4C55"/>
  <w16cid:commentId w16cid:paraId="61A93EDC" w16cid:durableId="1DCDF852"/>
  <w16cid:commentId w16cid:paraId="08CEE8FA" w16cid:durableId="3BD195F9"/>
  <w16cid:commentId w16cid:paraId="4FFF71BD" w16cid:durableId="2D38C1CB"/>
  <w16cid:commentId w16cid:paraId="6174945A" w16cid:durableId="2D4B2A86"/>
  <w16cid:commentId w16cid:paraId="7C60EE0D" w16cid:durableId="54AC3BD7"/>
  <w16cid:commentId w16cid:paraId="1524AF1B" w16cid:durableId="29D112A0"/>
  <w16cid:commentId w16cid:paraId="798D0FEC" w16cid:durableId="1AEDE26C"/>
  <w16cid:commentId w16cid:paraId="5E3D9AC4" w16cid:durableId="68EB8B6F"/>
  <w16cid:commentId w16cid:paraId="556F202D" w16cid:durableId="6EB15309"/>
  <w16cid:commentId w16cid:paraId="0A7E5877" w16cid:durableId="4A95FDDA"/>
  <w16cid:commentId w16cid:paraId="74C019E8" w16cid:durableId="6AD1807C"/>
  <w16cid:commentId w16cid:paraId="299E8BDA" w16cid:durableId="36637D8C"/>
  <w16cid:commentId w16cid:paraId="4B9CB3F5" w16cid:durableId="29E922DA"/>
  <w16cid:commentId w16cid:paraId="2CC31191" w16cid:durableId="57A88C26"/>
  <w16cid:commentId w16cid:paraId="30A77F0B" w16cid:durableId="1BED1448"/>
  <w16cid:commentId w16cid:paraId="33272690" w16cid:durableId="03415180"/>
  <w16cid:commentId w16cid:paraId="1C38343D" w16cid:durableId="2D4969CA"/>
  <w16cid:commentId w16cid:paraId="65ABC32E" w16cid:durableId="2D4AFC7B"/>
  <w16cid:commentId w16cid:paraId="1FF4A7D3" w16cid:durableId="2D4AFC98"/>
  <w16cid:commentId w16cid:paraId="31331FE9" w16cid:durableId="2D4AFD33"/>
  <w16cid:commentId w16cid:paraId="6FB4BBF1" w16cid:durableId="2D4AFD7B"/>
  <w16cid:commentId w16cid:paraId="6FA84E16" w16cid:durableId="2D4AFDA1"/>
  <w16cid:commentId w16cid:paraId="60164FAC" w16cid:durableId="2D4AFE45"/>
  <w16cid:commentId w16cid:paraId="792B4CC6" w16cid:durableId="6B41810D"/>
  <w16cid:commentId w16cid:paraId="5F0C7972" w16cid:durableId="2D4AFEB5"/>
  <w16cid:commentId w16cid:paraId="7B0C9BA0" w16cid:durableId="2D4AFF66"/>
  <w16cid:commentId w16cid:paraId="3D598CDD" w16cid:durableId="2D4AFF71"/>
  <w16cid:commentId w16cid:paraId="1A01C593" w16cid:durableId="2D4AFFF9"/>
  <w16cid:commentId w16cid:paraId="309C7EC2" w16cid:durableId="2D4B0079"/>
  <w16cid:commentId w16cid:paraId="5C7B000F" w16cid:durableId="2D4B2B69"/>
  <w16cid:commentId w16cid:paraId="56AAA2A7" w16cid:durableId="1B775012"/>
  <w16cid:commentId w16cid:paraId="6EC540F6" w16cid:durableId="0293BE12"/>
  <w16cid:commentId w16cid:paraId="0F720E38" w16cid:durableId="438C84E4"/>
  <w16cid:commentId w16cid:paraId="57B13005" w16cid:durableId="2B2A22E4"/>
  <w16cid:commentId w16cid:paraId="7B2FD3CF" w16cid:durableId="2D495AA3"/>
  <w16cid:commentId w16cid:paraId="0429AE9A" w16cid:durableId="3D4E6068"/>
  <w16cid:commentId w16cid:paraId="73284214" w16cid:durableId="746E40DE"/>
  <w16cid:commentId w16cid:paraId="750750E2" w16cid:durableId="7C3318FF"/>
  <w16cid:commentId w16cid:paraId="660E1611" w16cid:durableId="48A6D954"/>
  <w16cid:commentId w16cid:paraId="32581900" w16cid:durableId="75E47EE5"/>
  <w16cid:commentId w16cid:paraId="3618F5E3" w16cid:durableId="0F0EE268"/>
  <w16cid:commentId w16cid:paraId="1F92E965" w16cid:durableId="2D4B2E59"/>
  <w16cid:commentId w16cid:paraId="1DC89B32" w16cid:durableId="18F755DD"/>
  <w16cid:commentId w16cid:paraId="08CD04B6" w16cid:durableId="2D495D0A"/>
  <w16cid:commentId w16cid:paraId="11DAEA1E" w16cid:durableId="1DE1DB1E"/>
  <w16cid:commentId w16cid:paraId="52943AE7" w16cid:durableId="58586712"/>
  <w16cid:commentId w16cid:paraId="0A134B67" w16cid:durableId="2D4B2F5E"/>
  <w16cid:commentId w16cid:paraId="3DDA1132" w16cid:durableId="66927105"/>
  <w16cid:commentId w16cid:paraId="0D6C79A9" w16cid:durableId="7F8B6796"/>
  <w16cid:commentId w16cid:paraId="172DEAC8" w16cid:durableId="3E6351CE"/>
  <w16cid:commentId w16cid:paraId="2BBE7C94" w16cid:durableId="7DC36661"/>
  <w16cid:commentId w16cid:paraId="4484EAE7" w16cid:durableId="22FCFA41"/>
  <w16cid:commentId w16cid:paraId="2E2A9E28" w16cid:durableId="394BCB49"/>
  <w16cid:commentId w16cid:paraId="57C0E24B" w16cid:durableId="2A3C5B64"/>
  <w16cid:commentId w16cid:paraId="45C5553D" w16cid:durableId="2D495AF2"/>
  <w16cid:commentId w16cid:paraId="6BC89785" w16cid:durableId="3C0FFD17"/>
  <w16cid:commentId w16cid:paraId="1155B735" w16cid:durableId="59E7E307"/>
  <w16cid:commentId w16cid:paraId="28EFD18B" w16cid:durableId="0BA1703F"/>
  <w16cid:commentId w16cid:paraId="17ADE788" w16cid:durableId="40EFFD0C"/>
  <w16cid:commentId w16cid:paraId="4698D944" w16cid:durableId="3243A367"/>
  <w16cid:commentId w16cid:paraId="2CDC10CF" w16cid:durableId="4F2C5BC9"/>
  <w16cid:commentId w16cid:paraId="76021B52" w16cid:durableId="12C87920"/>
  <w16cid:commentId w16cid:paraId="003F4D38" w16cid:durableId="7E383799"/>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webkit-standard">
    <w:altName w:val="Cambria"/>
    <w:panose1 w:val="00000000000000000000"/>
    <w:charset w:val="00"/>
    <w:family w:val="roman"/>
    <w:notTrueType/>
    <w:pitch w:val="default"/>
  </w:font>
  <w:font w:name="Times">
    <w:altName w:val="Times New Roman"/>
    <w:panose1 w:val="02020603050405020304"/>
    <w:charset w:val="00"/>
    <w:family w:val="roman"/>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4507FA"/>
    <w:multiLevelType w:val="hybridMultilevel"/>
    <w:tmpl w:val="864CB0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EEB7A3F"/>
    <w:multiLevelType w:val="multilevel"/>
    <w:tmpl w:val="1D8AB6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29C19A6"/>
    <w:multiLevelType w:val="multilevel"/>
    <w:tmpl w:val="62A4C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40259F"/>
    <w:multiLevelType w:val="multilevel"/>
    <w:tmpl w:val="15F84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714252"/>
    <w:multiLevelType w:val="hybridMultilevel"/>
    <w:tmpl w:val="1C2C2C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D2D0FBC"/>
    <w:multiLevelType w:val="hybridMultilevel"/>
    <w:tmpl w:val="5412AAE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1DEF1DF2"/>
    <w:multiLevelType w:val="hybridMultilevel"/>
    <w:tmpl w:val="FF0C13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DF74AE9"/>
    <w:multiLevelType w:val="multilevel"/>
    <w:tmpl w:val="3FD2D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E043D1E"/>
    <w:multiLevelType w:val="multilevel"/>
    <w:tmpl w:val="D93A1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13D5852"/>
    <w:multiLevelType w:val="multilevel"/>
    <w:tmpl w:val="23E21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68754C3"/>
    <w:multiLevelType w:val="multilevel"/>
    <w:tmpl w:val="21344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C6716CB"/>
    <w:multiLevelType w:val="hybridMultilevel"/>
    <w:tmpl w:val="5A969A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0FF6B3F"/>
    <w:multiLevelType w:val="hybridMultilevel"/>
    <w:tmpl w:val="467C53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1B775AA"/>
    <w:multiLevelType w:val="multilevel"/>
    <w:tmpl w:val="A79A6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37427AE"/>
    <w:multiLevelType w:val="multilevel"/>
    <w:tmpl w:val="0BB0A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6BD2C59"/>
    <w:multiLevelType w:val="hybridMultilevel"/>
    <w:tmpl w:val="F962AF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4647E93"/>
    <w:multiLevelType w:val="hybridMultilevel"/>
    <w:tmpl w:val="3DF68A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4CF06CD"/>
    <w:multiLevelType w:val="multilevel"/>
    <w:tmpl w:val="3E3AB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B0955CE"/>
    <w:multiLevelType w:val="hybridMultilevel"/>
    <w:tmpl w:val="6324B322"/>
    <w:lvl w:ilvl="0" w:tplc="C92416C8">
      <w:start w:val="1"/>
      <w:numFmt w:val="decimal"/>
      <w:lvlText w:val="%1."/>
      <w:lvlJc w:val="left"/>
      <w:pPr>
        <w:ind w:left="360" w:hanging="360"/>
      </w:pPr>
      <w:rPr>
        <w:rFonts w:hint="default"/>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 w15:restartNumberingAfterBreak="0">
    <w:nsid w:val="4FF24712"/>
    <w:multiLevelType w:val="multilevel"/>
    <w:tmpl w:val="7A7EB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AC21847"/>
    <w:multiLevelType w:val="multilevel"/>
    <w:tmpl w:val="06B82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BF33A33"/>
    <w:multiLevelType w:val="hybridMultilevel"/>
    <w:tmpl w:val="F2DA38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3E923F0"/>
    <w:multiLevelType w:val="multilevel"/>
    <w:tmpl w:val="AAE48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B185418"/>
    <w:multiLevelType w:val="multilevel"/>
    <w:tmpl w:val="D902D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BD06A9F"/>
    <w:multiLevelType w:val="multilevel"/>
    <w:tmpl w:val="82FEC24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3CE63B9"/>
    <w:multiLevelType w:val="multilevel"/>
    <w:tmpl w:val="017E9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44E2828"/>
    <w:multiLevelType w:val="multilevel"/>
    <w:tmpl w:val="5EC65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9685D57"/>
    <w:multiLevelType w:val="hybridMultilevel"/>
    <w:tmpl w:val="E390BD4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7E0C6F00"/>
    <w:multiLevelType w:val="multilevel"/>
    <w:tmpl w:val="3034A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22540047">
    <w:abstractNumId w:val="25"/>
  </w:num>
  <w:num w:numId="2" w16cid:durableId="376785939">
    <w:abstractNumId w:val="6"/>
  </w:num>
  <w:num w:numId="3" w16cid:durableId="297540852">
    <w:abstractNumId w:val="21"/>
  </w:num>
  <w:num w:numId="4" w16cid:durableId="386606698">
    <w:abstractNumId w:val="12"/>
  </w:num>
  <w:num w:numId="5" w16cid:durableId="131531400">
    <w:abstractNumId w:val="15"/>
  </w:num>
  <w:num w:numId="6" w16cid:durableId="1079905874">
    <w:abstractNumId w:val="26"/>
  </w:num>
  <w:num w:numId="7" w16cid:durableId="305277515">
    <w:abstractNumId w:val="13"/>
  </w:num>
  <w:num w:numId="8" w16cid:durableId="1467551324">
    <w:abstractNumId w:val="9"/>
  </w:num>
  <w:num w:numId="9" w16cid:durableId="1467549263">
    <w:abstractNumId w:val="22"/>
  </w:num>
  <w:num w:numId="10" w16cid:durableId="2119178728">
    <w:abstractNumId w:val="17"/>
  </w:num>
  <w:num w:numId="11" w16cid:durableId="671644995">
    <w:abstractNumId w:val="19"/>
  </w:num>
  <w:num w:numId="12" w16cid:durableId="670256616">
    <w:abstractNumId w:val="2"/>
  </w:num>
  <w:num w:numId="13" w16cid:durableId="783114911">
    <w:abstractNumId w:val="16"/>
  </w:num>
  <w:num w:numId="14" w16cid:durableId="1921478963">
    <w:abstractNumId w:val="14"/>
  </w:num>
  <w:num w:numId="15" w16cid:durableId="1437217914">
    <w:abstractNumId w:val="28"/>
  </w:num>
  <w:num w:numId="16" w16cid:durableId="1864127391">
    <w:abstractNumId w:val="3"/>
  </w:num>
  <w:num w:numId="17" w16cid:durableId="444275730">
    <w:abstractNumId w:val="1"/>
  </w:num>
  <w:num w:numId="18" w16cid:durableId="1511021044">
    <w:abstractNumId w:val="7"/>
  </w:num>
  <w:num w:numId="19" w16cid:durableId="1652513576">
    <w:abstractNumId w:val="20"/>
  </w:num>
  <w:num w:numId="20" w16cid:durableId="300156589">
    <w:abstractNumId w:val="10"/>
  </w:num>
  <w:num w:numId="21" w16cid:durableId="1802992247">
    <w:abstractNumId w:val="23"/>
  </w:num>
  <w:num w:numId="22" w16cid:durableId="678626191">
    <w:abstractNumId w:val="8"/>
  </w:num>
  <w:num w:numId="23" w16cid:durableId="2020545103">
    <w:abstractNumId w:val="24"/>
  </w:num>
  <w:num w:numId="24" w16cid:durableId="966155421">
    <w:abstractNumId w:val="27"/>
  </w:num>
  <w:num w:numId="25" w16cid:durableId="1416439610">
    <w:abstractNumId w:val="0"/>
  </w:num>
  <w:num w:numId="26" w16cid:durableId="507453349">
    <w:abstractNumId w:val="4"/>
  </w:num>
  <w:num w:numId="27" w16cid:durableId="1756586068">
    <w:abstractNumId w:val="11"/>
  </w:num>
  <w:num w:numId="28" w16cid:durableId="1996031061">
    <w:abstractNumId w:val="18"/>
  </w:num>
  <w:num w:numId="29" w16cid:durableId="202330673">
    <w:abstractNumId w:val="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Joel Karr">
    <w15:presenceInfo w15:providerId="AD" w15:userId="S::joel.karr@kellerpostman.com::c7e48f63-0c65-4987-8d8e-93f54d6a8cec"/>
  </w15:person>
  <w15:person w15:author="Greg Newton Brown">
    <w15:presenceInfo w15:providerId="Windows Live" w15:userId="d6bbdafc3cf40f9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trackRevision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7380"/>
    <w:rsid w:val="000035D7"/>
    <w:rsid w:val="00013EF2"/>
    <w:rsid w:val="000230BB"/>
    <w:rsid w:val="00025FD6"/>
    <w:rsid w:val="00026A03"/>
    <w:rsid w:val="00027BBB"/>
    <w:rsid w:val="000303E6"/>
    <w:rsid w:val="000342A5"/>
    <w:rsid w:val="00035399"/>
    <w:rsid w:val="00042342"/>
    <w:rsid w:val="0005662C"/>
    <w:rsid w:val="000610A5"/>
    <w:rsid w:val="000614F5"/>
    <w:rsid w:val="00067334"/>
    <w:rsid w:val="00073368"/>
    <w:rsid w:val="0007445B"/>
    <w:rsid w:val="00074F24"/>
    <w:rsid w:val="00076C1A"/>
    <w:rsid w:val="000814EE"/>
    <w:rsid w:val="000829AF"/>
    <w:rsid w:val="000857C6"/>
    <w:rsid w:val="0009078A"/>
    <w:rsid w:val="00096C4A"/>
    <w:rsid w:val="000975BB"/>
    <w:rsid w:val="000A3A71"/>
    <w:rsid w:val="000A5ACA"/>
    <w:rsid w:val="000A5E77"/>
    <w:rsid w:val="000B0B6F"/>
    <w:rsid w:val="000B3288"/>
    <w:rsid w:val="000B3DF0"/>
    <w:rsid w:val="000B60F7"/>
    <w:rsid w:val="000B6764"/>
    <w:rsid w:val="000C6A3D"/>
    <w:rsid w:val="000D686D"/>
    <w:rsid w:val="000D79D8"/>
    <w:rsid w:val="000E181F"/>
    <w:rsid w:val="000E2B04"/>
    <w:rsid w:val="000E2D83"/>
    <w:rsid w:val="000E6537"/>
    <w:rsid w:val="000E7BBC"/>
    <w:rsid w:val="000F7EC0"/>
    <w:rsid w:val="001007CC"/>
    <w:rsid w:val="00100E4B"/>
    <w:rsid w:val="00111D51"/>
    <w:rsid w:val="00112110"/>
    <w:rsid w:val="001128DE"/>
    <w:rsid w:val="00112ED1"/>
    <w:rsid w:val="00123D96"/>
    <w:rsid w:val="00126B63"/>
    <w:rsid w:val="00133164"/>
    <w:rsid w:val="0013683E"/>
    <w:rsid w:val="00141F21"/>
    <w:rsid w:val="00147C6C"/>
    <w:rsid w:val="00150BF9"/>
    <w:rsid w:val="001522AE"/>
    <w:rsid w:val="001550A6"/>
    <w:rsid w:val="00155824"/>
    <w:rsid w:val="00163F82"/>
    <w:rsid w:val="00176DA2"/>
    <w:rsid w:val="0017704F"/>
    <w:rsid w:val="00185C3E"/>
    <w:rsid w:val="00190C0A"/>
    <w:rsid w:val="00195301"/>
    <w:rsid w:val="001A1170"/>
    <w:rsid w:val="001A1896"/>
    <w:rsid w:val="001B5B5F"/>
    <w:rsid w:val="001C146E"/>
    <w:rsid w:val="001C2337"/>
    <w:rsid w:val="001C2F1E"/>
    <w:rsid w:val="001D3AFE"/>
    <w:rsid w:val="001E4A7A"/>
    <w:rsid w:val="001E53BA"/>
    <w:rsid w:val="001F3BFF"/>
    <w:rsid w:val="001F4857"/>
    <w:rsid w:val="001F4B01"/>
    <w:rsid w:val="001F6820"/>
    <w:rsid w:val="002032F1"/>
    <w:rsid w:val="002038D0"/>
    <w:rsid w:val="00205D5C"/>
    <w:rsid w:val="00215CFF"/>
    <w:rsid w:val="00220483"/>
    <w:rsid w:val="002218A5"/>
    <w:rsid w:val="002338BE"/>
    <w:rsid w:val="0023490C"/>
    <w:rsid w:val="00234C42"/>
    <w:rsid w:val="0023578C"/>
    <w:rsid w:val="002367DD"/>
    <w:rsid w:val="00242954"/>
    <w:rsid w:val="00243666"/>
    <w:rsid w:val="0025123E"/>
    <w:rsid w:val="00255F7A"/>
    <w:rsid w:val="00260CC3"/>
    <w:rsid w:val="002637C3"/>
    <w:rsid w:val="002734C2"/>
    <w:rsid w:val="002765AB"/>
    <w:rsid w:val="002825DD"/>
    <w:rsid w:val="002827C5"/>
    <w:rsid w:val="00283071"/>
    <w:rsid w:val="002845A0"/>
    <w:rsid w:val="002853B6"/>
    <w:rsid w:val="00286511"/>
    <w:rsid w:val="002937E8"/>
    <w:rsid w:val="00294041"/>
    <w:rsid w:val="002A21BE"/>
    <w:rsid w:val="002A3F4A"/>
    <w:rsid w:val="002A5E6D"/>
    <w:rsid w:val="002C3443"/>
    <w:rsid w:val="002D22EC"/>
    <w:rsid w:val="002E4A4E"/>
    <w:rsid w:val="002F0DEF"/>
    <w:rsid w:val="002F3D49"/>
    <w:rsid w:val="002F40CF"/>
    <w:rsid w:val="002F51C3"/>
    <w:rsid w:val="00302225"/>
    <w:rsid w:val="00304D6E"/>
    <w:rsid w:val="0030762B"/>
    <w:rsid w:val="003079AE"/>
    <w:rsid w:val="003141C8"/>
    <w:rsid w:val="003145A2"/>
    <w:rsid w:val="00321F43"/>
    <w:rsid w:val="00322336"/>
    <w:rsid w:val="003325B2"/>
    <w:rsid w:val="0034108A"/>
    <w:rsid w:val="003413FF"/>
    <w:rsid w:val="003515E9"/>
    <w:rsid w:val="00360623"/>
    <w:rsid w:val="003607C1"/>
    <w:rsid w:val="0036217E"/>
    <w:rsid w:val="00364613"/>
    <w:rsid w:val="00364B74"/>
    <w:rsid w:val="003661E8"/>
    <w:rsid w:val="00367382"/>
    <w:rsid w:val="003717FA"/>
    <w:rsid w:val="00372924"/>
    <w:rsid w:val="003731D8"/>
    <w:rsid w:val="00374B0B"/>
    <w:rsid w:val="003814F3"/>
    <w:rsid w:val="0038238A"/>
    <w:rsid w:val="00384FEC"/>
    <w:rsid w:val="00397015"/>
    <w:rsid w:val="003A4018"/>
    <w:rsid w:val="003B0F1E"/>
    <w:rsid w:val="003C05DA"/>
    <w:rsid w:val="003C48A1"/>
    <w:rsid w:val="003C6816"/>
    <w:rsid w:val="003D00C8"/>
    <w:rsid w:val="003D0698"/>
    <w:rsid w:val="003D118C"/>
    <w:rsid w:val="003D1B1A"/>
    <w:rsid w:val="003F762F"/>
    <w:rsid w:val="0040350B"/>
    <w:rsid w:val="00410168"/>
    <w:rsid w:val="004114FA"/>
    <w:rsid w:val="00420555"/>
    <w:rsid w:val="00421E79"/>
    <w:rsid w:val="00423DB3"/>
    <w:rsid w:val="004264CF"/>
    <w:rsid w:val="00431041"/>
    <w:rsid w:val="0043385A"/>
    <w:rsid w:val="00434833"/>
    <w:rsid w:val="00434AD5"/>
    <w:rsid w:val="00437F03"/>
    <w:rsid w:val="0044180A"/>
    <w:rsid w:val="004421AF"/>
    <w:rsid w:val="00442F42"/>
    <w:rsid w:val="004449B0"/>
    <w:rsid w:val="00447FCC"/>
    <w:rsid w:val="0045037B"/>
    <w:rsid w:val="00454BE9"/>
    <w:rsid w:val="00462DEE"/>
    <w:rsid w:val="004670F5"/>
    <w:rsid w:val="00482009"/>
    <w:rsid w:val="004834F3"/>
    <w:rsid w:val="0048628D"/>
    <w:rsid w:val="004940D4"/>
    <w:rsid w:val="00495110"/>
    <w:rsid w:val="004A07DF"/>
    <w:rsid w:val="004A2D48"/>
    <w:rsid w:val="004A3CAC"/>
    <w:rsid w:val="004B15CD"/>
    <w:rsid w:val="004B6300"/>
    <w:rsid w:val="004B77F0"/>
    <w:rsid w:val="004C057E"/>
    <w:rsid w:val="004C23E4"/>
    <w:rsid w:val="004C3A17"/>
    <w:rsid w:val="004D10CD"/>
    <w:rsid w:val="004D4793"/>
    <w:rsid w:val="004D47DE"/>
    <w:rsid w:val="004E070E"/>
    <w:rsid w:val="004E0A46"/>
    <w:rsid w:val="004F3416"/>
    <w:rsid w:val="004F5A15"/>
    <w:rsid w:val="004F669F"/>
    <w:rsid w:val="004F68B1"/>
    <w:rsid w:val="004F7395"/>
    <w:rsid w:val="00502183"/>
    <w:rsid w:val="00503D9D"/>
    <w:rsid w:val="005073F9"/>
    <w:rsid w:val="005139B4"/>
    <w:rsid w:val="00513F83"/>
    <w:rsid w:val="00520759"/>
    <w:rsid w:val="00522AAF"/>
    <w:rsid w:val="00523305"/>
    <w:rsid w:val="00527BB8"/>
    <w:rsid w:val="00531232"/>
    <w:rsid w:val="00536C11"/>
    <w:rsid w:val="00542CBE"/>
    <w:rsid w:val="00543275"/>
    <w:rsid w:val="00544AAE"/>
    <w:rsid w:val="00550AEA"/>
    <w:rsid w:val="005525D7"/>
    <w:rsid w:val="00554F80"/>
    <w:rsid w:val="005563E6"/>
    <w:rsid w:val="005609E8"/>
    <w:rsid w:val="00561B10"/>
    <w:rsid w:val="0056224B"/>
    <w:rsid w:val="00562EC7"/>
    <w:rsid w:val="005658B0"/>
    <w:rsid w:val="00565929"/>
    <w:rsid w:val="00571E13"/>
    <w:rsid w:val="005722BD"/>
    <w:rsid w:val="005734F3"/>
    <w:rsid w:val="005811C1"/>
    <w:rsid w:val="00582832"/>
    <w:rsid w:val="00583170"/>
    <w:rsid w:val="00583359"/>
    <w:rsid w:val="005839AF"/>
    <w:rsid w:val="00585673"/>
    <w:rsid w:val="00586BDC"/>
    <w:rsid w:val="00591C88"/>
    <w:rsid w:val="005933A4"/>
    <w:rsid w:val="005938D0"/>
    <w:rsid w:val="0059558E"/>
    <w:rsid w:val="00595C20"/>
    <w:rsid w:val="00596EA8"/>
    <w:rsid w:val="005A3E72"/>
    <w:rsid w:val="005A43A1"/>
    <w:rsid w:val="005A70F2"/>
    <w:rsid w:val="005A7E77"/>
    <w:rsid w:val="005B5072"/>
    <w:rsid w:val="005B57A6"/>
    <w:rsid w:val="005C165B"/>
    <w:rsid w:val="005C183E"/>
    <w:rsid w:val="005C2051"/>
    <w:rsid w:val="005C4179"/>
    <w:rsid w:val="005C5104"/>
    <w:rsid w:val="005D044E"/>
    <w:rsid w:val="005D7F4D"/>
    <w:rsid w:val="005E2877"/>
    <w:rsid w:val="005E384B"/>
    <w:rsid w:val="005E624E"/>
    <w:rsid w:val="005F16DC"/>
    <w:rsid w:val="005F174A"/>
    <w:rsid w:val="005F29D9"/>
    <w:rsid w:val="0060614B"/>
    <w:rsid w:val="0060740A"/>
    <w:rsid w:val="0061331D"/>
    <w:rsid w:val="006164D9"/>
    <w:rsid w:val="00624302"/>
    <w:rsid w:val="00627545"/>
    <w:rsid w:val="00630B69"/>
    <w:rsid w:val="0064251A"/>
    <w:rsid w:val="00643097"/>
    <w:rsid w:val="00650F83"/>
    <w:rsid w:val="00652DA0"/>
    <w:rsid w:val="006531AB"/>
    <w:rsid w:val="0065388C"/>
    <w:rsid w:val="00657A1C"/>
    <w:rsid w:val="00661BA5"/>
    <w:rsid w:val="00666088"/>
    <w:rsid w:val="0067271D"/>
    <w:rsid w:val="00675AD8"/>
    <w:rsid w:val="006810C1"/>
    <w:rsid w:val="006823D7"/>
    <w:rsid w:val="00682ECC"/>
    <w:rsid w:val="00686329"/>
    <w:rsid w:val="00691FE4"/>
    <w:rsid w:val="00694740"/>
    <w:rsid w:val="006A112A"/>
    <w:rsid w:val="006A1812"/>
    <w:rsid w:val="006A2FF4"/>
    <w:rsid w:val="006A5DA2"/>
    <w:rsid w:val="006A6B10"/>
    <w:rsid w:val="006B1A64"/>
    <w:rsid w:val="006B5DD9"/>
    <w:rsid w:val="006B6016"/>
    <w:rsid w:val="006B60EF"/>
    <w:rsid w:val="006B639D"/>
    <w:rsid w:val="006B6A8A"/>
    <w:rsid w:val="006C0FB7"/>
    <w:rsid w:val="006D3152"/>
    <w:rsid w:val="006E326E"/>
    <w:rsid w:val="006E3777"/>
    <w:rsid w:val="006E3C92"/>
    <w:rsid w:val="006E7819"/>
    <w:rsid w:val="006F450E"/>
    <w:rsid w:val="006F6850"/>
    <w:rsid w:val="00701A2F"/>
    <w:rsid w:val="00707ED5"/>
    <w:rsid w:val="00712027"/>
    <w:rsid w:val="00713908"/>
    <w:rsid w:val="00716864"/>
    <w:rsid w:val="00727985"/>
    <w:rsid w:val="00727E26"/>
    <w:rsid w:val="00731210"/>
    <w:rsid w:val="00733A93"/>
    <w:rsid w:val="0073446E"/>
    <w:rsid w:val="007368B6"/>
    <w:rsid w:val="00736CC6"/>
    <w:rsid w:val="00741E3E"/>
    <w:rsid w:val="00761DDE"/>
    <w:rsid w:val="00774BA9"/>
    <w:rsid w:val="00782A78"/>
    <w:rsid w:val="007878B1"/>
    <w:rsid w:val="00790E8E"/>
    <w:rsid w:val="0079325D"/>
    <w:rsid w:val="007A52EF"/>
    <w:rsid w:val="007A5D41"/>
    <w:rsid w:val="007B3CD0"/>
    <w:rsid w:val="007B589F"/>
    <w:rsid w:val="007C184A"/>
    <w:rsid w:val="007C2CF9"/>
    <w:rsid w:val="007C33DB"/>
    <w:rsid w:val="007F7F05"/>
    <w:rsid w:val="00800623"/>
    <w:rsid w:val="00804FC3"/>
    <w:rsid w:val="00806A9F"/>
    <w:rsid w:val="00811151"/>
    <w:rsid w:val="00814506"/>
    <w:rsid w:val="0082229E"/>
    <w:rsid w:val="00822FB6"/>
    <w:rsid w:val="008267F5"/>
    <w:rsid w:val="00831CDD"/>
    <w:rsid w:val="0084091C"/>
    <w:rsid w:val="00844A97"/>
    <w:rsid w:val="00851E46"/>
    <w:rsid w:val="00855FE9"/>
    <w:rsid w:val="0086360F"/>
    <w:rsid w:val="00871F76"/>
    <w:rsid w:val="00872C64"/>
    <w:rsid w:val="008731C4"/>
    <w:rsid w:val="00880554"/>
    <w:rsid w:val="00884D59"/>
    <w:rsid w:val="008905B2"/>
    <w:rsid w:val="00893C09"/>
    <w:rsid w:val="00895A0C"/>
    <w:rsid w:val="008A5A35"/>
    <w:rsid w:val="008A6EE5"/>
    <w:rsid w:val="008B1C5D"/>
    <w:rsid w:val="008B1F2C"/>
    <w:rsid w:val="008B4D4D"/>
    <w:rsid w:val="008B72A4"/>
    <w:rsid w:val="008C0497"/>
    <w:rsid w:val="008C150E"/>
    <w:rsid w:val="008C333B"/>
    <w:rsid w:val="008C51D1"/>
    <w:rsid w:val="008D2D2C"/>
    <w:rsid w:val="008D6046"/>
    <w:rsid w:val="008E233E"/>
    <w:rsid w:val="008E71CE"/>
    <w:rsid w:val="008F6CCF"/>
    <w:rsid w:val="00904295"/>
    <w:rsid w:val="0091647A"/>
    <w:rsid w:val="0091728C"/>
    <w:rsid w:val="00920634"/>
    <w:rsid w:val="00921683"/>
    <w:rsid w:val="00921CEC"/>
    <w:rsid w:val="00922B6C"/>
    <w:rsid w:val="009235B4"/>
    <w:rsid w:val="00926459"/>
    <w:rsid w:val="009304E0"/>
    <w:rsid w:val="00933C7B"/>
    <w:rsid w:val="009467DA"/>
    <w:rsid w:val="00946936"/>
    <w:rsid w:val="00946D52"/>
    <w:rsid w:val="00957674"/>
    <w:rsid w:val="00957C96"/>
    <w:rsid w:val="00961A47"/>
    <w:rsid w:val="009628AC"/>
    <w:rsid w:val="00975353"/>
    <w:rsid w:val="00975B49"/>
    <w:rsid w:val="0097656F"/>
    <w:rsid w:val="009A3622"/>
    <w:rsid w:val="009A43C5"/>
    <w:rsid w:val="009A55E3"/>
    <w:rsid w:val="009B0D9C"/>
    <w:rsid w:val="009B1B1F"/>
    <w:rsid w:val="009B5373"/>
    <w:rsid w:val="009B6DB5"/>
    <w:rsid w:val="009C1164"/>
    <w:rsid w:val="009C2F49"/>
    <w:rsid w:val="009C31BA"/>
    <w:rsid w:val="009C50F2"/>
    <w:rsid w:val="009C7068"/>
    <w:rsid w:val="009D0BFA"/>
    <w:rsid w:val="009D1541"/>
    <w:rsid w:val="009D1C51"/>
    <w:rsid w:val="009D2AAD"/>
    <w:rsid w:val="009D35F6"/>
    <w:rsid w:val="009D5036"/>
    <w:rsid w:val="009E4608"/>
    <w:rsid w:val="009E6CB1"/>
    <w:rsid w:val="009F1B35"/>
    <w:rsid w:val="00A02DCB"/>
    <w:rsid w:val="00A05BD3"/>
    <w:rsid w:val="00A060EE"/>
    <w:rsid w:val="00A12E70"/>
    <w:rsid w:val="00A13B2E"/>
    <w:rsid w:val="00A17DF6"/>
    <w:rsid w:val="00A20A12"/>
    <w:rsid w:val="00A238E2"/>
    <w:rsid w:val="00A25AAD"/>
    <w:rsid w:val="00A324B1"/>
    <w:rsid w:val="00A32714"/>
    <w:rsid w:val="00A35065"/>
    <w:rsid w:val="00A36C8C"/>
    <w:rsid w:val="00A36E4F"/>
    <w:rsid w:val="00A42172"/>
    <w:rsid w:val="00A468B8"/>
    <w:rsid w:val="00A524F1"/>
    <w:rsid w:val="00A5423D"/>
    <w:rsid w:val="00A55DED"/>
    <w:rsid w:val="00A65B31"/>
    <w:rsid w:val="00A66C1C"/>
    <w:rsid w:val="00A71247"/>
    <w:rsid w:val="00A80D92"/>
    <w:rsid w:val="00A813E9"/>
    <w:rsid w:val="00A8243B"/>
    <w:rsid w:val="00A931AD"/>
    <w:rsid w:val="00A94BBD"/>
    <w:rsid w:val="00A97814"/>
    <w:rsid w:val="00AA0064"/>
    <w:rsid w:val="00AA01CC"/>
    <w:rsid w:val="00AA1049"/>
    <w:rsid w:val="00AA4213"/>
    <w:rsid w:val="00AA66BF"/>
    <w:rsid w:val="00AB14D5"/>
    <w:rsid w:val="00AB4D38"/>
    <w:rsid w:val="00AB54F8"/>
    <w:rsid w:val="00AC078F"/>
    <w:rsid w:val="00AC23A3"/>
    <w:rsid w:val="00AC2F43"/>
    <w:rsid w:val="00AC6809"/>
    <w:rsid w:val="00AC690B"/>
    <w:rsid w:val="00AC788F"/>
    <w:rsid w:val="00AE04E9"/>
    <w:rsid w:val="00AE6598"/>
    <w:rsid w:val="00AE7653"/>
    <w:rsid w:val="00AF0169"/>
    <w:rsid w:val="00AF10A2"/>
    <w:rsid w:val="00AF2B3F"/>
    <w:rsid w:val="00B0617F"/>
    <w:rsid w:val="00B1263C"/>
    <w:rsid w:val="00B3383F"/>
    <w:rsid w:val="00B338F8"/>
    <w:rsid w:val="00B35D22"/>
    <w:rsid w:val="00B4335F"/>
    <w:rsid w:val="00B44343"/>
    <w:rsid w:val="00B44B57"/>
    <w:rsid w:val="00B44DD8"/>
    <w:rsid w:val="00B46307"/>
    <w:rsid w:val="00B66DA9"/>
    <w:rsid w:val="00B67829"/>
    <w:rsid w:val="00B744BF"/>
    <w:rsid w:val="00B8714E"/>
    <w:rsid w:val="00B87611"/>
    <w:rsid w:val="00B90E44"/>
    <w:rsid w:val="00B91F87"/>
    <w:rsid w:val="00B96CF3"/>
    <w:rsid w:val="00BA02E1"/>
    <w:rsid w:val="00BA11A0"/>
    <w:rsid w:val="00BA1362"/>
    <w:rsid w:val="00BA17BD"/>
    <w:rsid w:val="00BA654C"/>
    <w:rsid w:val="00BA6E33"/>
    <w:rsid w:val="00BA7CBE"/>
    <w:rsid w:val="00BB13EA"/>
    <w:rsid w:val="00BC5C76"/>
    <w:rsid w:val="00BD53A7"/>
    <w:rsid w:val="00BD6399"/>
    <w:rsid w:val="00BD6930"/>
    <w:rsid w:val="00BE34D9"/>
    <w:rsid w:val="00BE5D69"/>
    <w:rsid w:val="00BF0BB5"/>
    <w:rsid w:val="00BF709C"/>
    <w:rsid w:val="00C00A80"/>
    <w:rsid w:val="00C04B87"/>
    <w:rsid w:val="00C116FB"/>
    <w:rsid w:val="00C16058"/>
    <w:rsid w:val="00C16990"/>
    <w:rsid w:val="00C213BF"/>
    <w:rsid w:val="00C21F4F"/>
    <w:rsid w:val="00C23262"/>
    <w:rsid w:val="00C24A3A"/>
    <w:rsid w:val="00C25199"/>
    <w:rsid w:val="00C27B1A"/>
    <w:rsid w:val="00C305E0"/>
    <w:rsid w:val="00C30D2B"/>
    <w:rsid w:val="00C3206A"/>
    <w:rsid w:val="00C34D5C"/>
    <w:rsid w:val="00C41B58"/>
    <w:rsid w:val="00C42405"/>
    <w:rsid w:val="00C437A7"/>
    <w:rsid w:val="00C50379"/>
    <w:rsid w:val="00C50EF8"/>
    <w:rsid w:val="00C54F04"/>
    <w:rsid w:val="00C60DE9"/>
    <w:rsid w:val="00C62194"/>
    <w:rsid w:val="00C66C18"/>
    <w:rsid w:val="00C70F44"/>
    <w:rsid w:val="00C71CFB"/>
    <w:rsid w:val="00C743C8"/>
    <w:rsid w:val="00C83865"/>
    <w:rsid w:val="00C91856"/>
    <w:rsid w:val="00C9203E"/>
    <w:rsid w:val="00C92CDF"/>
    <w:rsid w:val="00C96125"/>
    <w:rsid w:val="00CA5543"/>
    <w:rsid w:val="00CA7713"/>
    <w:rsid w:val="00CB19B8"/>
    <w:rsid w:val="00CB58D5"/>
    <w:rsid w:val="00CC0179"/>
    <w:rsid w:val="00CC32B2"/>
    <w:rsid w:val="00CD10C7"/>
    <w:rsid w:val="00CD4425"/>
    <w:rsid w:val="00CD79DE"/>
    <w:rsid w:val="00CE2B63"/>
    <w:rsid w:val="00CE7B1B"/>
    <w:rsid w:val="00CF00C6"/>
    <w:rsid w:val="00CF4E0D"/>
    <w:rsid w:val="00D01A5F"/>
    <w:rsid w:val="00D033EB"/>
    <w:rsid w:val="00D035E4"/>
    <w:rsid w:val="00D040EA"/>
    <w:rsid w:val="00D04B21"/>
    <w:rsid w:val="00D10FB8"/>
    <w:rsid w:val="00D11691"/>
    <w:rsid w:val="00D131AD"/>
    <w:rsid w:val="00D17A91"/>
    <w:rsid w:val="00D252EB"/>
    <w:rsid w:val="00D26BC8"/>
    <w:rsid w:val="00D3165E"/>
    <w:rsid w:val="00D41EE6"/>
    <w:rsid w:val="00D45196"/>
    <w:rsid w:val="00D45CDC"/>
    <w:rsid w:val="00D5045E"/>
    <w:rsid w:val="00D504CA"/>
    <w:rsid w:val="00D55216"/>
    <w:rsid w:val="00D56620"/>
    <w:rsid w:val="00D66D85"/>
    <w:rsid w:val="00D71506"/>
    <w:rsid w:val="00D82353"/>
    <w:rsid w:val="00D8320B"/>
    <w:rsid w:val="00D836BB"/>
    <w:rsid w:val="00D9572C"/>
    <w:rsid w:val="00D95BBF"/>
    <w:rsid w:val="00D96DC8"/>
    <w:rsid w:val="00D97FC8"/>
    <w:rsid w:val="00DA1F31"/>
    <w:rsid w:val="00DA3023"/>
    <w:rsid w:val="00DA4BE3"/>
    <w:rsid w:val="00DA76AF"/>
    <w:rsid w:val="00DB2246"/>
    <w:rsid w:val="00DB5080"/>
    <w:rsid w:val="00DB718E"/>
    <w:rsid w:val="00DC0770"/>
    <w:rsid w:val="00DC33A4"/>
    <w:rsid w:val="00DC4A2C"/>
    <w:rsid w:val="00DC5E3B"/>
    <w:rsid w:val="00DC735F"/>
    <w:rsid w:val="00DD014F"/>
    <w:rsid w:val="00DD0687"/>
    <w:rsid w:val="00DD34A0"/>
    <w:rsid w:val="00DD4557"/>
    <w:rsid w:val="00DD7B09"/>
    <w:rsid w:val="00DD7DAA"/>
    <w:rsid w:val="00DE41AC"/>
    <w:rsid w:val="00DF391C"/>
    <w:rsid w:val="00E01AE2"/>
    <w:rsid w:val="00E1101E"/>
    <w:rsid w:val="00E16727"/>
    <w:rsid w:val="00E16C6D"/>
    <w:rsid w:val="00E16E2E"/>
    <w:rsid w:val="00E2159F"/>
    <w:rsid w:val="00E250AF"/>
    <w:rsid w:val="00E26FD7"/>
    <w:rsid w:val="00E27115"/>
    <w:rsid w:val="00E27577"/>
    <w:rsid w:val="00E27D35"/>
    <w:rsid w:val="00E30AA3"/>
    <w:rsid w:val="00E349DF"/>
    <w:rsid w:val="00E37387"/>
    <w:rsid w:val="00E409CE"/>
    <w:rsid w:val="00E418D5"/>
    <w:rsid w:val="00E44674"/>
    <w:rsid w:val="00E50636"/>
    <w:rsid w:val="00E57821"/>
    <w:rsid w:val="00E64874"/>
    <w:rsid w:val="00E70D96"/>
    <w:rsid w:val="00E82FC5"/>
    <w:rsid w:val="00E857EA"/>
    <w:rsid w:val="00E8716D"/>
    <w:rsid w:val="00E95455"/>
    <w:rsid w:val="00EA6E99"/>
    <w:rsid w:val="00EA7DD5"/>
    <w:rsid w:val="00EB0FC9"/>
    <w:rsid w:val="00EC0EEC"/>
    <w:rsid w:val="00ED3355"/>
    <w:rsid w:val="00ED7F2A"/>
    <w:rsid w:val="00EE131C"/>
    <w:rsid w:val="00EE4B7F"/>
    <w:rsid w:val="00EF3D3B"/>
    <w:rsid w:val="00EF543E"/>
    <w:rsid w:val="00F01EB7"/>
    <w:rsid w:val="00F04E1A"/>
    <w:rsid w:val="00F0521B"/>
    <w:rsid w:val="00F0614C"/>
    <w:rsid w:val="00F06B85"/>
    <w:rsid w:val="00F2178A"/>
    <w:rsid w:val="00F337B8"/>
    <w:rsid w:val="00F351EC"/>
    <w:rsid w:val="00F41F5D"/>
    <w:rsid w:val="00F469FC"/>
    <w:rsid w:val="00F46E90"/>
    <w:rsid w:val="00F53FB3"/>
    <w:rsid w:val="00F60942"/>
    <w:rsid w:val="00F632A2"/>
    <w:rsid w:val="00F65056"/>
    <w:rsid w:val="00F65A1B"/>
    <w:rsid w:val="00F72E3F"/>
    <w:rsid w:val="00F731FE"/>
    <w:rsid w:val="00F73873"/>
    <w:rsid w:val="00F77575"/>
    <w:rsid w:val="00F8659A"/>
    <w:rsid w:val="00F8684D"/>
    <w:rsid w:val="00F870DB"/>
    <w:rsid w:val="00F87DD9"/>
    <w:rsid w:val="00FA225F"/>
    <w:rsid w:val="00FA36F3"/>
    <w:rsid w:val="00FB711E"/>
    <w:rsid w:val="00FD1D11"/>
    <w:rsid w:val="00FD1DAA"/>
    <w:rsid w:val="00FE0D42"/>
    <w:rsid w:val="00FE4580"/>
    <w:rsid w:val="00FE5B1B"/>
    <w:rsid w:val="00FE7960"/>
    <w:rsid w:val="00FF2C17"/>
    <w:rsid w:val="00FF3177"/>
    <w:rsid w:val="00FF3730"/>
    <w:rsid w:val="00FF52D4"/>
    <w:rsid w:val="00FF5B77"/>
    <w:rsid w:val="00FF7380"/>
    <w:rsid w:val="00FF7E9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6BB7BF"/>
  <w15:chartTrackingRefBased/>
  <w15:docId w15:val="{7F72BF21-F0C5-41B3-8931-08D5D507A6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F738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A36F3"/>
    <w:pPr>
      <w:keepNext/>
      <w:keepLines/>
      <w:spacing w:before="160" w:after="80"/>
      <w:jc w:val="center"/>
      <w:outlineLvl w:val="1"/>
    </w:pPr>
    <w:rPr>
      <w:rFonts w:asciiTheme="majorHAnsi" w:eastAsiaTheme="majorEastAsia" w:hAnsiTheme="majorHAnsi" w:cstheme="majorBidi"/>
      <w:b/>
      <w:bCs/>
      <w:color w:val="156082" w:themeColor="accent1"/>
      <w:sz w:val="32"/>
      <w:szCs w:val="32"/>
    </w:rPr>
  </w:style>
  <w:style w:type="paragraph" w:styleId="Heading3">
    <w:name w:val="heading 3"/>
    <w:basedOn w:val="Normal"/>
    <w:next w:val="Normal"/>
    <w:link w:val="Heading3Char"/>
    <w:uiPriority w:val="9"/>
    <w:unhideWhenUsed/>
    <w:qFormat/>
    <w:rsid w:val="00FF738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FF738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F738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F738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F738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F738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F738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F738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A36F3"/>
    <w:rPr>
      <w:rFonts w:asciiTheme="majorHAnsi" w:eastAsiaTheme="majorEastAsia" w:hAnsiTheme="majorHAnsi" w:cstheme="majorBidi"/>
      <w:b/>
      <w:bCs/>
      <w:color w:val="156082" w:themeColor="accent1"/>
      <w:sz w:val="32"/>
      <w:szCs w:val="32"/>
    </w:rPr>
  </w:style>
  <w:style w:type="character" w:customStyle="1" w:styleId="Heading3Char">
    <w:name w:val="Heading 3 Char"/>
    <w:basedOn w:val="DefaultParagraphFont"/>
    <w:link w:val="Heading3"/>
    <w:uiPriority w:val="9"/>
    <w:rsid w:val="00FF738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FF738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F738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F738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F738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F738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F7380"/>
    <w:rPr>
      <w:rFonts w:eastAsiaTheme="majorEastAsia" w:cstheme="majorBidi"/>
      <w:color w:val="272727" w:themeColor="text1" w:themeTint="D8"/>
    </w:rPr>
  </w:style>
  <w:style w:type="paragraph" w:styleId="Title">
    <w:name w:val="Title"/>
    <w:basedOn w:val="Normal"/>
    <w:next w:val="Normal"/>
    <w:link w:val="TitleChar"/>
    <w:uiPriority w:val="10"/>
    <w:qFormat/>
    <w:rsid w:val="00FF738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F738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F738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F738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F7380"/>
    <w:pPr>
      <w:spacing w:before="160"/>
      <w:jc w:val="center"/>
    </w:pPr>
    <w:rPr>
      <w:i/>
      <w:iCs/>
      <w:color w:val="404040" w:themeColor="text1" w:themeTint="BF"/>
    </w:rPr>
  </w:style>
  <w:style w:type="character" w:customStyle="1" w:styleId="QuoteChar">
    <w:name w:val="Quote Char"/>
    <w:basedOn w:val="DefaultParagraphFont"/>
    <w:link w:val="Quote"/>
    <w:uiPriority w:val="29"/>
    <w:rsid w:val="00FF7380"/>
    <w:rPr>
      <w:i/>
      <w:iCs/>
      <w:color w:val="404040" w:themeColor="text1" w:themeTint="BF"/>
    </w:rPr>
  </w:style>
  <w:style w:type="paragraph" w:styleId="ListParagraph">
    <w:name w:val="List Paragraph"/>
    <w:basedOn w:val="Normal"/>
    <w:uiPriority w:val="34"/>
    <w:qFormat/>
    <w:rsid w:val="00FF7380"/>
    <w:pPr>
      <w:ind w:left="720"/>
      <w:contextualSpacing/>
    </w:pPr>
  </w:style>
  <w:style w:type="character" w:styleId="IntenseEmphasis">
    <w:name w:val="Intense Emphasis"/>
    <w:basedOn w:val="DefaultParagraphFont"/>
    <w:uiPriority w:val="21"/>
    <w:qFormat/>
    <w:rsid w:val="00FF7380"/>
    <w:rPr>
      <w:i/>
      <w:iCs/>
      <w:color w:val="0F4761" w:themeColor="accent1" w:themeShade="BF"/>
    </w:rPr>
  </w:style>
  <w:style w:type="paragraph" w:styleId="IntenseQuote">
    <w:name w:val="Intense Quote"/>
    <w:basedOn w:val="Normal"/>
    <w:next w:val="Normal"/>
    <w:link w:val="IntenseQuoteChar"/>
    <w:uiPriority w:val="30"/>
    <w:qFormat/>
    <w:rsid w:val="00FF738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F7380"/>
    <w:rPr>
      <w:i/>
      <w:iCs/>
      <w:color w:val="0F4761" w:themeColor="accent1" w:themeShade="BF"/>
    </w:rPr>
  </w:style>
  <w:style w:type="character" w:styleId="IntenseReference">
    <w:name w:val="Intense Reference"/>
    <w:basedOn w:val="DefaultParagraphFont"/>
    <w:uiPriority w:val="32"/>
    <w:qFormat/>
    <w:rsid w:val="00FF7380"/>
    <w:rPr>
      <w:b/>
      <w:bCs/>
      <w:smallCaps/>
      <w:color w:val="0F4761" w:themeColor="accent1" w:themeShade="BF"/>
      <w:spacing w:val="5"/>
    </w:rPr>
  </w:style>
  <w:style w:type="paragraph" w:styleId="NoSpacing">
    <w:name w:val="No Spacing"/>
    <w:link w:val="NoSpacingChar"/>
    <w:uiPriority w:val="1"/>
    <w:qFormat/>
    <w:rsid w:val="00374B0B"/>
    <w:pPr>
      <w:spacing w:after="0" w:line="240" w:lineRule="auto"/>
    </w:pPr>
    <w:rPr>
      <w:rFonts w:eastAsiaTheme="minorEastAsia"/>
      <w:kern w:val="0"/>
      <w:sz w:val="22"/>
      <w:szCs w:val="22"/>
      <w14:ligatures w14:val="none"/>
    </w:rPr>
  </w:style>
  <w:style w:type="character" w:customStyle="1" w:styleId="NoSpacingChar">
    <w:name w:val="No Spacing Char"/>
    <w:basedOn w:val="DefaultParagraphFont"/>
    <w:link w:val="NoSpacing"/>
    <w:uiPriority w:val="1"/>
    <w:rsid w:val="00374B0B"/>
    <w:rPr>
      <w:rFonts w:eastAsiaTheme="minorEastAsia"/>
      <w:kern w:val="0"/>
      <w:sz w:val="22"/>
      <w:szCs w:val="22"/>
      <w14:ligatures w14:val="none"/>
    </w:rPr>
  </w:style>
  <w:style w:type="paragraph" w:styleId="TOCHeading">
    <w:name w:val="TOC Heading"/>
    <w:basedOn w:val="Heading1"/>
    <w:next w:val="Normal"/>
    <w:uiPriority w:val="39"/>
    <w:unhideWhenUsed/>
    <w:qFormat/>
    <w:rsid w:val="00AA1049"/>
    <w:pPr>
      <w:spacing w:before="240" w:after="0" w:line="259" w:lineRule="auto"/>
      <w:outlineLvl w:val="9"/>
    </w:pPr>
    <w:rPr>
      <w:kern w:val="0"/>
      <w:sz w:val="32"/>
      <w:szCs w:val="32"/>
      <w14:ligatures w14:val="none"/>
    </w:rPr>
  </w:style>
  <w:style w:type="paragraph" w:styleId="TOC2">
    <w:name w:val="toc 2"/>
    <w:basedOn w:val="Normal"/>
    <w:next w:val="Normal"/>
    <w:autoRedefine/>
    <w:uiPriority w:val="39"/>
    <w:unhideWhenUsed/>
    <w:rsid w:val="00AA1049"/>
    <w:pPr>
      <w:spacing w:after="100"/>
      <w:ind w:left="240"/>
    </w:pPr>
  </w:style>
  <w:style w:type="paragraph" w:styleId="TOC3">
    <w:name w:val="toc 3"/>
    <w:basedOn w:val="Normal"/>
    <w:next w:val="Normal"/>
    <w:autoRedefine/>
    <w:uiPriority w:val="39"/>
    <w:unhideWhenUsed/>
    <w:rsid w:val="00AA1049"/>
    <w:pPr>
      <w:spacing w:after="100"/>
      <w:ind w:left="480"/>
    </w:pPr>
  </w:style>
  <w:style w:type="paragraph" w:styleId="TOC1">
    <w:name w:val="toc 1"/>
    <w:basedOn w:val="Normal"/>
    <w:next w:val="Normal"/>
    <w:autoRedefine/>
    <w:uiPriority w:val="39"/>
    <w:unhideWhenUsed/>
    <w:rsid w:val="00AA1049"/>
    <w:pPr>
      <w:spacing w:after="100"/>
    </w:pPr>
  </w:style>
  <w:style w:type="character" w:styleId="Hyperlink">
    <w:name w:val="Hyperlink"/>
    <w:basedOn w:val="DefaultParagraphFont"/>
    <w:uiPriority w:val="99"/>
    <w:unhideWhenUsed/>
    <w:rsid w:val="00AA1049"/>
    <w:rPr>
      <w:color w:val="467886" w:themeColor="hyperlink"/>
      <w:u w:val="single"/>
    </w:rPr>
  </w:style>
  <w:style w:type="paragraph" w:styleId="Revision">
    <w:name w:val="Revision"/>
    <w:hidden/>
    <w:uiPriority w:val="99"/>
    <w:semiHidden/>
    <w:rsid w:val="00155824"/>
    <w:pPr>
      <w:spacing w:after="0" w:line="240" w:lineRule="auto"/>
    </w:pPr>
  </w:style>
  <w:style w:type="character" w:styleId="CommentReference">
    <w:name w:val="annotation reference"/>
    <w:basedOn w:val="DefaultParagraphFont"/>
    <w:uiPriority w:val="99"/>
    <w:semiHidden/>
    <w:unhideWhenUsed/>
    <w:rsid w:val="00155824"/>
    <w:rPr>
      <w:sz w:val="16"/>
      <w:szCs w:val="16"/>
    </w:rPr>
  </w:style>
  <w:style w:type="paragraph" w:styleId="CommentText">
    <w:name w:val="annotation text"/>
    <w:basedOn w:val="Normal"/>
    <w:link w:val="CommentTextChar"/>
    <w:uiPriority w:val="99"/>
    <w:unhideWhenUsed/>
    <w:rsid w:val="00155824"/>
    <w:pPr>
      <w:spacing w:line="240" w:lineRule="auto"/>
    </w:pPr>
    <w:rPr>
      <w:sz w:val="20"/>
      <w:szCs w:val="20"/>
    </w:rPr>
  </w:style>
  <w:style w:type="character" w:customStyle="1" w:styleId="CommentTextChar">
    <w:name w:val="Comment Text Char"/>
    <w:basedOn w:val="DefaultParagraphFont"/>
    <w:link w:val="CommentText"/>
    <w:uiPriority w:val="99"/>
    <w:rsid w:val="00155824"/>
    <w:rPr>
      <w:sz w:val="20"/>
      <w:szCs w:val="20"/>
    </w:rPr>
  </w:style>
  <w:style w:type="paragraph" w:styleId="CommentSubject">
    <w:name w:val="annotation subject"/>
    <w:basedOn w:val="CommentText"/>
    <w:next w:val="CommentText"/>
    <w:link w:val="CommentSubjectChar"/>
    <w:uiPriority w:val="99"/>
    <w:semiHidden/>
    <w:unhideWhenUsed/>
    <w:rsid w:val="00155824"/>
    <w:rPr>
      <w:b/>
      <w:bCs/>
    </w:rPr>
  </w:style>
  <w:style w:type="character" w:customStyle="1" w:styleId="CommentSubjectChar">
    <w:name w:val="Comment Subject Char"/>
    <w:basedOn w:val="CommentTextChar"/>
    <w:link w:val="CommentSubject"/>
    <w:uiPriority w:val="99"/>
    <w:semiHidden/>
    <w:rsid w:val="00155824"/>
    <w:rPr>
      <w:b/>
      <w:bCs/>
      <w:sz w:val="20"/>
      <w:szCs w:val="20"/>
    </w:rPr>
  </w:style>
  <w:style w:type="paragraph" w:styleId="NormalWeb">
    <w:name w:val="Normal (Web)"/>
    <w:basedOn w:val="Normal"/>
    <w:uiPriority w:val="99"/>
    <w:semiHidden/>
    <w:unhideWhenUsed/>
    <w:rsid w:val="00BE5D69"/>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TOC4">
    <w:name w:val="toc 4"/>
    <w:basedOn w:val="Normal"/>
    <w:next w:val="Normal"/>
    <w:autoRedefine/>
    <w:uiPriority w:val="39"/>
    <w:unhideWhenUsed/>
    <w:rsid w:val="009B5373"/>
    <w:pPr>
      <w:spacing w:after="100"/>
      <w:ind w:left="720"/>
    </w:pPr>
    <w:rPr>
      <w:rFonts w:eastAsiaTheme="minorEastAsia"/>
    </w:rPr>
  </w:style>
  <w:style w:type="paragraph" w:styleId="TOC5">
    <w:name w:val="toc 5"/>
    <w:basedOn w:val="Normal"/>
    <w:next w:val="Normal"/>
    <w:autoRedefine/>
    <w:uiPriority w:val="39"/>
    <w:unhideWhenUsed/>
    <w:rsid w:val="009B5373"/>
    <w:pPr>
      <w:spacing w:after="100"/>
      <w:ind w:left="960"/>
    </w:pPr>
    <w:rPr>
      <w:rFonts w:eastAsiaTheme="minorEastAsia"/>
    </w:rPr>
  </w:style>
  <w:style w:type="paragraph" w:styleId="TOC6">
    <w:name w:val="toc 6"/>
    <w:basedOn w:val="Normal"/>
    <w:next w:val="Normal"/>
    <w:autoRedefine/>
    <w:uiPriority w:val="39"/>
    <w:unhideWhenUsed/>
    <w:rsid w:val="009B5373"/>
    <w:pPr>
      <w:spacing w:after="100"/>
      <w:ind w:left="1200"/>
    </w:pPr>
    <w:rPr>
      <w:rFonts w:eastAsiaTheme="minorEastAsia"/>
    </w:rPr>
  </w:style>
  <w:style w:type="paragraph" w:styleId="TOC7">
    <w:name w:val="toc 7"/>
    <w:basedOn w:val="Normal"/>
    <w:next w:val="Normal"/>
    <w:autoRedefine/>
    <w:uiPriority w:val="39"/>
    <w:unhideWhenUsed/>
    <w:rsid w:val="009B5373"/>
    <w:pPr>
      <w:spacing w:after="100"/>
      <w:ind w:left="1440"/>
    </w:pPr>
    <w:rPr>
      <w:rFonts w:eastAsiaTheme="minorEastAsia"/>
    </w:rPr>
  </w:style>
  <w:style w:type="paragraph" w:styleId="TOC8">
    <w:name w:val="toc 8"/>
    <w:basedOn w:val="Normal"/>
    <w:next w:val="Normal"/>
    <w:autoRedefine/>
    <w:uiPriority w:val="39"/>
    <w:unhideWhenUsed/>
    <w:rsid w:val="009B5373"/>
    <w:pPr>
      <w:spacing w:after="100"/>
      <w:ind w:left="1680"/>
    </w:pPr>
    <w:rPr>
      <w:rFonts w:eastAsiaTheme="minorEastAsia"/>
    </w:rPr>
  </w:style>
  <w:style w:type="paragraph" w:styleId="TOC9">
    <w:name w:val="toc 9"/>
    <w:basedOn w:val="Normal"/>
    <w:next w:val="Normal"/>
    <w:autoRedefine/>
    <w:uiPriority w:val="39"/>
    <w:unhideWhenUsed/>
    <w:rsid w:val="009B5373"/>
    <w:pPr>
      <w:spacing w:after="100"/>
      <w:ind w:left="1920"/>
    </w:pPr>
    <w:rPr>
      <w:rFonts w:eastAsiaTheme="minorEastAsia"/>
    </w:rPr>
  </w:style>
  <w:style w:type="character" w:styleId="UnresolvedMention">
    <w:name w:val="Unresolved Mention"/>
    <w:basedOn w:val="DefaultParagraphFont"/>
    <w:uiPriority w:val="99"/>
    <w:semiHidden/>
    <w:unhideWhenUsed/>
    <w:rsid w:val="009B537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536874">
      <w:bodyDiv w:val="1"/>
      <w:marLeft w:val="0"/>
      <w:marRight w:val="0"/>
      <w:marTop w:val="0"/>
      <w:marBottom w:val="0"/>
      <w:divBdr>
        <w:top w:val="none" w:sz="0" w:space="0" w:color="auto"/>
        <w:left w:val="none" w:sz="0" w:space="0" w:color="auto"/>
        <w:bottom w:val="none" w:sz="0" w:space="0" w:color="auto"/>
        <w:right w:val="none" w:sz="0" w:space="0" w:color="auto"/>
      </w:divBdr>
    </w:div>
    <w:div w:id="232130887">
      <w:bodyDiv w:val="1"/>
      <w:marLeft w:val="0"/>
      <w:marRight w:val="0"/>
      <w:marTop w:val="0"/>
      <w:marBottom w:val="0"/>
      <w:divBdr>
        <w:top w:val="none" w:sz="0" w:space="0" w:color="auto"/>
        <w:left w:val="none" w:sz="0" w:space="0" w:color="auto"/>
        <w:bottom w:val="none" w:sz="0" w:space="0" w:color="auto"/>
        <w:right w:val="none" w:sz="0" w:space="0" w:color="auto"/>
      </w:divBdr>
    </w:div>
    <w:div w:id="432407250">
      <w:bodyDiv w:val="1"/>
      <w:marLeft w:val="0"/>
      <w:marRight w:val="0"/>
      <w:marTop w:val="0"/>
      <w:marBottom w:val="0"/>
      <w:divBdr>
        <w:top w:val="none" w:sz="0" w:space="0" w:color="auto"/>
        <w:left w:val="none" w:sz="0" w:space="0" w:color="auto"/>
        <w:bottom w:val="none" w:sz="0" w:space="0" w:color="auto"/>
        <w:right w:val="none" w:sz="0" w:space="0" w:color="auto"/>
      </w:divBdr>
    </w:div>
    <w:div w:id="666787591">
      <w:bodyDiv w:val="1"/>
      <w:marLeft w:val="0"/>
      <w:marRight w:val="0"/>
      <w:marTop w:val="0"/>
      <w:marBottom w:val="0"/>
      <w:divBdr>
        <w:top w:val="none" w:sz="0" w:space="0" w:color="auto"/>
        <w:left w:val="none" w:sz="0" w:space="0" w:color="auto"/>
        <w:bottom w:val="none" w:sz="0" w:space="0" w:color="auto"/>
        <w:right w:val="none" w:sz="0" w:space="0" w:color="auto"/>
      </w:divBdr>
    </w:div>
    <w:div w:id="669794888">
      <w:bodyDiv w:val="1"/>
      <w:marLeft w:val="0"/>
      <w:marRight w:val="0"/>
      <w:marTop w:val="0"/>
      <w:marBottom w:val="0"/>
      <w:divBdr>
        <w:top w:val="none" w:sz="0" w:space="0" w:color="auto"/>
        <w:left w:val="none" w:sz="0" w:space="0" w:color="auto"/>
        <w:bottom w:val="none" w:sz="0" w:space="0" w:color="auto"/>
        <w:right w:val="none" w:sz="0" w:space="0" w:color="auto"/>
      </w:divBdr>
    </w:div>
    <w:div w:id="818229324">
      <w:bodyDiv w:val="1"/>
      <w:marLeft w:val="0"/>
      <w:marRight w:val="0"/>
      <w:marTop w:val="0"/>
      <w:marBottom w:val="0"/>
      <w:divBdr>
        <w:top w:val="none" w:sz="0" w:space="0" w:color="auto"/>
        <w:left w:val="none" w:sz="0" w:space="0" w:color="auto"/>
        <w:bottom w:val="none" w:sz="0" w:space="0" w:color="auto"/>
        <w:right w:val="none" w:sz="0" w:space="0" w:color="auto"/>
      </w:divBdr>
    </w:div>
    <w:div w:id="18593895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microsoft.com/office/2011/relationships/people" Target="peop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theme" Target="theme/theme1.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693348071E4D4C99A7168DB19FDF65CE"/>
        <w:category>
          <w:name w:val="General"/>
          <w:gallery w:val="placeholder"/>
        </w:category>
        <w:types>
          <w:type w:val="bbPlcHdr"/>
        </w:types>
        <w:behaviors>
          <w:behavior w:val="content"/>
        </w:behaviors>
        <w:guid w:val="{9992A130-C8CA-43CF-9A65-D77A6AC85DEC}"/>
      </w:docPartPr>
      <w:docPartBody>
        <w:p w:rsidR="00C807D1" w:rsidRDefault="00C807D1" w:rsidP="00C807D1">
          <w:pPr>
            <w:pStyle w:val="693348071E4D4C99A7168DB19FDF65CE"/>
          </w:pPr>
          <w:r>
            <w:rPr>
              <w:rFonts w:asciiTheme="majorHAnsi" w:eastAsiaTheme="majorEastAsia" w:hAnsiTheme="majorHAnsi" w:cstheme="majorBidi"/>
              <w:caps/>
              <w:color w:val="156082" w:themeColor="accent1"/>
              <w:sz w:val="80"/>
              <w:szCs w:val="80"/>
            </w:rPr>
            <w:t>[Document title]</w:t>
          </w:r>
        </w:p>
      </w:docPartBody>
    </w:docPart>
    <w:docPart>
      <w:docPartPr>
        <w:name w:val="1CF1B6F120F34272A89F9B49C6DC6927"/>
        <w:category>
          <w:name w:val="General"/>
          <w:gallery w:val="placeholder"/>
        </w:category>
        <w:types>
          <w:type w:val="bbPlcHdr"/>
        </w:types>
        <w:behaviors>
          <w:behavior w:val="content"/>
        </w:behaviors>
        <w:guid w:val="{1CFD3CE5-C041-43BA-8580-67899E6EF1AF}"/>
      </w:docPartPr>
      <w:docPartBody>
        <w:p w:rsidR="00C807D1" w:rsidRDefault="00C807D1" w:rsidP="00C807D1">
          <w:pPr>
            <w:pStyle w:val="1CF1B6F120F34272A89F9B49C6DC6927"/>
          </w:pPr>
          <w:r>
            <w:rPr>
              <w:color w:val="156082" w:themeColor="accent1"/>
              <w:sz w:val="28"/>
              <w:szCs w:val="28"/>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webkit-standard">
    <w:altName w:val="Cambria"/>
    <w:panose1 w:val="00000000000000000000"/>
    <w:charset w:val="00"/>
    <w:family w:val="roman"/>
    <w:notTrueType/>
    <w:pitch w:val="default"/>
  </w:font>
  <w:font w:name="Times">
    <w:altName w:val="Times New Roman"/>
    <w:panose1 w:val="02020603050405020304"/>
    <w:charset w:val="00"/>
    <w:family w:val="roman"/>
    <w:pitch w:val="variable"/>
    <w:sig w:usb0="E0002EFF" w:usb1="C000785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07D1"/>
    <w:rsid w:val="00073368"/>
    <w:rsid w:val="000F0BF0"/>
    <w:rsid w:val="00133164"/>
    <w:rsid w:val="002A4166"/>
    <w:rsid w:val="002C3443"/>
    <w:rsid w:val="0039639A"/>
    <w:rsid w:val="004344B5"/>
    <w:rsid w:val="00462DEE"/>
    <w:rsid w:val="00491FA9"/>
    <w:rsid w:val="004A5EE7"/>
    <w:rsid w:val="00503D9D"/>
    <w:rsid w:val="005658B0"/>
    <w:rsid w:val="00583359"/>
    <w:rsid w:val="005A0700"/>
    <w:rsid w:val="005B5922"/>
    <w:rsid w:val="006F207E"/>
    <w:rsid w:val="00A17DF6"/>
    <w:rsid w:val="00A85582"/>
    <w:rsid w:val="00C807D1"/>
    <w:rsid w:val="00D91CC9"/>
    <w:rsid w:val="00E113E0"/>
    <w:rsid w:val="00F00A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693348071E4D4C99A7168DB19FDF65CE">
    <w:name w:val="693348071E4D4C99A7168DB19FDF65CE"/>
    <w:rsid w:val="00C807D1"/>
  </w:style>
  <w:style w:type="paragraph" w:customStyle="1" w:styleId="1CF1B6F120F34272A89F9B49C6DC6927">
    <w:name w:val="1CF1B6F120F34272A89F9B49C6DC6927"/>
    <w:rsid w:val="00C807D1"/>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2EF6E8F-3835-430E-8F9D-52646819D758}">
  <ds:schemaRefs>
    <ds:schemaRef ds:uri="http://schemas.openxmlformats.org/officeDocument/2006/bibliography"/>
  </ds:schemaRefs>
</ds:datastoreItem>
</file>

<file path=docMetadata/LabelInfo.xml><?xml version="1.0" encoding="utf-8"?>
<clbl:labelList xmlns:clbl="http://schemas.microsoft.com/office/2020/mipLabelMetadata">
  <clbl:label id="{152bbb85-8f49-479d-ae36-667b714db621}" enabled="0" method="" siteId="{152bbb85-8f49-479d-ae36-667b714db621}" removed="1"/>
</clbl:labelList>
</file>

<file path=docProps/app.xml><?xml version="1.0" encoding="utf-8"?>
<Properties xmlns="http://schemas.openxmlformats.org/officeDocument/2006/extended-properties" xmlns:vt="http://schemas.openxmlformats.org/officeDocument/2006/docPropsVTypes">
  <Template>Normal</Template>
  <TotalTime>3053</TotalTime>
  <Pages>137</Pages>
  <Words>46919</Words>
  <Characters>238350</Characters>
  <Application>Microsoft Office Word</Application>
  <DocSecurity>0</DocSecurity>
  <Lines>4181</Lines>
  <Paragraphs>1876</Paragraphs>
  <ScaleCrop>false</ScaleCrop>
  <HeadingPairs>
    <vt:vector size="2" baseType="variant">
      <vt:variant>
        <vt:lpstr>Title</vt:lpstr>
      </vt:variant>
      <vt:variant>
        <vt:i4>1</vt:i4>
      </vt:variant>
    </vt:vector>
  </HeadingPairs>
  <TitlesOfParts>
    <vt:vector size="1" baseType="lpstr">
      <vt:lpstr>Don’t Think When You Code</vt:lpstr>
    </vt:vector>
  </TitlesOfParts>
  <Company/>
  <LinksUpToDate>false</LinksUpToDate>
  <CharactersWithSpaces>283393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Don’t Think When You Code</dc:title>
  <dc:subject>By Joel Karr</dc:subject>
  <dc:creator>Joel Karr</dc:creator>
  <cp:keywords/>
  <dc:description/>
  <cp:lastModifiedBy>Joel Karr</cp:lastModifiedBy>
  <cp:revision>2</cp:revision>
  <dcterms:created xsi:type="dcterms:W3CDTF">2026-03-12T01:02:00Z</dcterms:created>
  <dcterms:modified xsi:type="dcterms:W3CDTF">2026-03-12T01:02:00Z</dcterms:modified>
</cp:coreProperties>
</file>